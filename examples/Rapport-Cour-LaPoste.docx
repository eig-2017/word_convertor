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header11.xml" ContentType="application/vnd.openxmlformats-officedocument.wordprocessingml.header+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header12.xml" ContentType="application/vnd.openxmlformats-officedocument.wordprocessingml.header+xml"/>
  <Override PartName="/word/header1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theme/themeOverride6.xml" ContentType="application/vnd.openxmlformats-officedocument.themeOverrid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charts/chart10.xml" ContentType="application/vnd.openxmlformats-officedocument.drawingml.chart+xml"/>
  <Override PartName="/word/theme/themeOverride7.xml" ContentType="application/vnd.openxmlformats-officedocument.themeOverride+xml"/>
  <Override PartName="/word/charts/chart11.xml" ContentType="application/vnd.openxmlformats-officedocument.drawingml.chart+xml"/>
  <Override PartName="/word/theme/themeOverride8.xml" ContentType="application/vnd.openxmlformats-officedocument.themeOverride+xml"/>
  <Override PartName="/word/charts/chart12.xml" ContentType="application/vnd.openxmlformats-officedocument.drawingml.chart+xml"/>
  <Override PartName="/word/theme/themeOverride9.xml" ContentType="application/vnd.openxmlformats-officedocument.themeOverride+xml"/>
  <Override PartName="/word/charts/chart13.xml" ContentType="application/vnd.openxmlformats-officedocument.drawingml.chart+xml"/>
  <Override PartName="/word/theme/themeOverride10.xml" ContentType="application/vnd.openxmlformats-officedocument.themeOverride+xml"/>
  <Override PartName="/word/charts/chart14.xml" ContentType="application/vnd.openxmlformats-officedocument.drawingml.chart+xml"/>
  <Override PartName="/word/theme/themeOverride11.xml" ContentType="application/vnd.openxmlformats-officedocument.themeOverride+xml"/>
  <Override PartName="/word/header24.xml" ContentType="application/vnd.openxmlformats-officedocument.wordprocessingml.header+xml"/>
  <Override PartName="/word/header2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6.xml" ContentType="application/vnd.openxmlformats-officedocument.wordprocessingml.header+xml"/>
  <Override PartName="/word/footer12.xml" ContentType="application/vnd.openxmlformats-officedocument.wordprocessingml.footer+xml"/>
  <Override PartName="/word/header2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1BDEA7" w14:textId="4FE483D4" w:rsidR="007379BA" w:rsidRDefault="007379BA" w:rsidP="007379BA">
      <w:pPr>
        <w:pStyle w:val="Surtitre"/>
      </w:pPr>
    </w:p>
    <w:p w14:paraId="211BDEA8" w14:textId="77777777" w:rsidR="00D27AD1" w:rsidRDefault="003236DE" w:rsidP="00633116">
      <w:pPr>
        <w:pStyle w:val="TITREDURAPPORTPUBLICTHMATIQUE"/>
      </w:pPr>
      <w:sdt>
        <w:sdtPr>
          <w:alias w:val="TITRE DU RAPPORT"/>
          <w:tag w:val="TITRE DU RAPPORT"/>
          <w:id w:val="-1105647817"/>
          <w:placeholder>
            <w:docPart w:val="7ADAFF163EA24CA8B643FA2AE492989E"/>
          </w:placeholder>
          <w:text w:multiLine="1"/>
        </w:sdtPr>
        <w:sdtEndPr/>
        <w:sdtContent>
          <w:r w:rsidR="0091694D">
            <w:t xml:space="preserve">La poste </w:t>
          </w:r>
        </w:sdtContent>
      </w:sdt>
    </w:p>
    <w:sdt>
      <w:sdtPr>
        <w:alias w:val="Sous-titre"/>
        <w:tag w:val="Sous-titre"/>
        <w:id w:val="225608730"/>
        <w:placeholder>
          <w:docPart w:val="BAA09A92FDFC4321ADBEE583A9F71726"/>
        </w:placeholder>
        <w:text w:multiLine="1"/>
      </w:sdtPr>
      <w:sdtEndPr/>
      <w:sdtContent>
        <w:p w14:paraId="211BDEA9" w14:textId="5FBCCBEF" w:rsidR="00D27AD1" w:rsidRPr="00C76D6B" w:rsidRDefault="006F25F0" w:rsidP="009A36EC">
          <w:pPr>
            <w:pStyle w:val="Sous-titreduRapportpublicthmatique"/>
          </w:pPr>
          <w:r>
            <w:t>Une transformation à accélérer</w:t>
          </w:r>
        </w:p>
      </w:sdtContent>
    </w:sdt>
    <w:sdt>
      <w:sdtPr>
        <w:alias w:val="Rapport public thématique (inamovible)"/>
        <w:tag w:val="Rapport public thématique (inamovible)"/>
        <w:id w:val="225608728"/>
        <w:lock w:val="sdtLocked"/>
        <w:placeholder>
          <w:docPart w:val="BAA09A92FDFC4321ADBEE583A9F71726"/>
        </w:placeholder>
        <w:text/>
      </w:sdtPr>
      <w:sdtEndPr/>
      <w:sdtContent>
        <w:p w14:paraId="211BDEAA" w14:textId="784842C9" w:rsidR="00C76D6B" w:rsidRDefault="00C46C28" w:rsidP="00C76D6B">
          <w:pPr>
            <w:pStyle w:val="RapportpublicthmatiqueDate"/>
          </w:pPr>
          <w:r>
            <w:t>Rapport public thématique</w:t>
          </w:r>
        </w:p>
      </w:sdtContent>
    </w:sdt>
    <w:p w14:paraId="211BDEAB" w14:textId="77777777" w:rsidR="008D27D8" w:rsidRDefault="008D27D8" w:rsidP="00C76D6B">
      <w:pPr>
        <w:pStyle w:val="RapportpublicthmatiqueDate"/>
      </w:pPr>
    </w:p>
    <w:p w14:paraId="211BDEAD" w14:textId="77777777" w:rsidR="00D27AD1" w:rsidRDefault="00D27AD1" w:rsidP="00983E9E">
      <w:pPr>
        <w:pStyle w:val="NEPASSUPPRIMER"/>
      </w:pPr>
    </w:p>
    <w:p w14:paraId="211BDEAE" w14:textId="77777777" w:rsidR="00C76D6B" w:rsidRDefault="00C76D6B" w:rsidP="00633116">
      <w:pPr>
        <w:jc w:val="left"/>
        <w:sectPr w:rsidR="00C76D6B" w:rsidSect="007379BA">
          <w:headerReference w:type="even" r:id="rId8"/>
          <w:headerReference w:type="default" r:id="rId9"/>
          <w:footerReference w:type="even" r:id="rId10"/>
          <w:footerReference w:type="default" r:id="rId11"/>
          <w:headerReference w:type="first" r:id="rId12"/>
          <w:footerReference w:type="first" r:id="rId13"/>
          <w:pgSz w:w="11907" w:h="16840" w:code="9"/>
          <w:pgMar w:top="5103" w:right="2835" w:bottom="2722" w:left="2835" w:header="2665" w:footer="2665" w:gutter="0"/>
          <w:cols w:space="708"/>
          <w:vAlign w:val="center"/>
          <w:titlePg/>
          <w:docGrid w:linePitch="360"/>
        </w:sectPr>
      </w:pPr>
    </w:p>
    <w:bookmarkStart w:id="0" w:name="_GoBack" w:displacedByCustomXml="next"/>
    <w:bookmarkEnd w:id="0" w:displacedByCustomXml="next"/>
    <w:bookmarkStart w:id="1" w:name="NE_PAS_SUPPRIMER_TOC" w:displacedByCustomXml="next"/>
    <w:bookmarkEnd w:id="1" w:displacedByCustomXml="next"/>
    <w:sdt>
      <w:sdtPr>
        <w:alias w:val="SOMMAIRE"/>
        <w:tag w:val="SOMMAIRE"/>
        <w:id w:val="211111817"/>
        <w:lock w:val="sdtContentLocked"/>
        <w:placeholder>
          <w:docPart w:val="A1609FDFC59944FAA6CC245CEFDC62C9"/>
        </w:placeholder>
        <w:text/>
      </w:sdtPr>
      <w:sdtEndPr/>
      <w:sdtContent>
        <w:p w14:paraId="211BDEAF" w14:textId="77777777" w:rsidR="00D27AD1" w:rsidRDefault="0091694D" w:rsidP="00633116">
          <w:pPr>
            <w:pStyle w:val="Sommairegnral"/>
          </w:pPr>
          <w:r>
            <w:t>Sommaire</w:t>
          </w:r>
        </w:p>
      </w:sdtContent>
    </w:sdt>
    <w:p w14:paraId="41E7B284" w14:textId="6715C1F7" w:rsidR="006B012B" w:rsidRDefault="0027285F">
      <w:pPr>
        <w:pStyle w:val="TM9"/>
        <w:rPr>
          <w:rFonts w:asciiTheme="minorHAnsi" w:eastAsiaTheme="minorEastAsia" w:hAnsiTheme="minorHAnsi"/>
          <w:b w:val="0"/>
          <w:sz w:val="22"/>
          <w:lang w:eastAsia="fr-FR"/>
        </w:rPr>
      </w:pPr>
      <w:r>
        <w:rPr>
          <w:caps/>
        </w:rPr>
        <w:fldChar w:fldCharType="begin"/>
      </w:r>
      <w:r w:rsidR="006131EE">
        <w:instrText xml:space="preserve"> TOC \o "1-3" \h \z \t "Titre général;9;</w:instrText>
      </w:r>
      <w:r w:rsidR="006131EE" w:rsidRPr="00214FF9">
        <w:instrText>Titre (Sommaire des réponses)</w:instrText>
      </w:r>
      <w:r w:rsidR="006131EE">
        <w:instrText>;</w:instrText>
      </w:r>
      <w:r w:rsidR="00C4123C">
        <w:instrText>9</w:instrText>
      </w:r>
      <w:r w:rsidR="006131EE">
        <w:instrText xml:space="preserve">" </w:instrText>
      </w:r>
      <w:r>
        <w:rPr>
          <w:caps/>
        </w:rPr>
        <w:fldChar w:fldCharType="separate"/>
      </w:r>
      <w:hyperlink w:anchor="_Toc468868294" w:history="1">
        <w:r w:rsidR="006B012B" w:rsidRPr="00354F9E">
          <w:rPr>
            <w:rStyle w:val="Lienhypertexte"/>
          </w:rPr>
          <w:t>Délibéré</w:t>
        </w:r>
        <w:r w:rsidR="006B012B">
          <w:rPr>
            <w:webHidden/>
          </w:rPr>
          <w:tab/>
        </w:r>
        <w:r w:rsidR="006B012B">
          <w:rPr>
            <w:webHidden/>
          </w:rPr>
          <w:fldChar w:fldCharType="begin"/>
        </w:r>
        <w:r w:rsidR="006B012B">
          <w:rPr>
            <w:webHidden/>
          </w:rPr>
          <w:instrText xml:space="preserve"> PAGEREF _Toc468868294 \h </w:instrText>
        </w:r>
        <w:r w:rsidR="006B012B">
          <w:rPr>
            <w:webHidden/>
          </w:rPr>
        </w:r>
        <w:r w:rsidR="006B012B">
          <w:rPr>
            <w:webHidden/>
          </w:rPr>
          <w:fldChar w:fldCharType="separate"/>
        </w:r>
        <w:r w:rsidR="00345141">
          <w:rPr>
            <w:webHidden/>
          </w:rPr>
          <w:t>7</w:t>
        </w:r>
        <w:r w:rsidR="006B012B">
          <w:rPr>
            <w:webHidden/>
          </w:rPr>
          <w:fldChar w:fldCharType="end"/>
        </w:r>
      </w:hyperlink>
    </w:p>
    <w:p w14:paraId="70B83FA7" w14:textId="25931974" w:rsidR="006B012B" w:rsidRDefault="003236DE">
      <w:pPr>
        <w:pStyle w:val="TM9"/>
        <w:rPr>
          <w:rFonts w:asciiTheme="minorHAnsi" w:eastAsiaTheme="minorEastAsia" w:hAnsiTheme="minorHAnsi"/>
          <w:b w:val="0"/>
          <w:sz w:val="22"/>
          <w:lang w:eastAsia="fr-FR"/>
        </w:rPr>
      </w:pPr>
      <w:hyperlink w:anchor="_Toc468868295" w:history="1">
        <w:r w:rsidR="006B012B" w:rsidRPr="00354F9E">
          <w:rPr>
            <w:rStyle w:val="Lienhypertexte"/>
          </w:rPr>
          <w:t>Introduction</w:t>
        </w:r>
        <w:r w:rsidR="006B012B">
          <w:rPr>
            <w:webHidden/>
          </w:rPr>
          <w:tab/>
        </w:r>
        <w:r w:rsidR="006B012B">
          <w:rPr>
            <w:webHidden/>
          </w:rPr>
          <w:fldChar w:fldCharType="begin"/>
        </w:r>
        <w:r w:rsidR="006B012B">
          <w:rPr>
            <w:webHidden/>
          </w:rPr>
          <w:instrText xml:space="preserve"> PAGEREF _Toc468868295 \h </w:instrText>
        </w:r>
        <w:r w:rsidR="006B012B">
          <w:rPr>
            <w:webHidden/>
          </w:rPr>
        </w:r>
        <w:r w:rsidR="006B012B">
          <w:rPr>
            <w:webHidden/>
          </w:rPr>
          <w:fldChar w:fldCharType="separate"/>
        </w:r>
        <w:r w:rsidR="00345141">
          <w:rPr>
            <w:webHidden/>
          </w:rPr>
          <w:t>9</w:t>
        </w:r>
        <w:r w:rsidR="006B012B">
          <w:rPr>
            <w:webHidden/>
          </w:rPr>
          <w:fldChar w:fldCharType="end"/>
        </w:r>
      </w:hyperlink>
    </w:p>
    <w:p w14:paraId="676ED15E" w14:textId="30E9959E" w:rsidR="006B012B" w:rsidRDefault="003236DE">
      <w:pPr>
        <w:pStyle w:val="TM1"/>
        <w:rPr>
          <w:rFonts w:asciiTheme="minorHAnsi" w:eastAsiaTheme="minorEastAsia" w:hAnsiTheme="minorHAnsi" w:cstheme="minorBidi"/>
          <w:b w:val="0"/>
          <w:sz w:val="22"/>
          <w:szCs w:val="22"/>
        </w:rPr>
      </w:pPr>
      <w:hyperlink w:anchor="_Toc468868296" w:history="1">
        <w:r w:rsidR="006B012B" w:rsidRPr="00354F9E">
          <w:rPr>
            <w:rStyle w:val="Lienhypertexte"/>
          </w:rPr>
          <w:t>Chapitre I  Une entreprise qui a évolué</w:t>
        </w:r>
        <w:r w:rsidR="006B012B">
          <w:rPr>
            <w:webHidden/>
          </w:rPr>
          <w:tab/>
        </w:r>
        <w:r w:rsidR="006B012B">
          <w:rPr>
            <w:webHidden/>
          </w:rPr>
          <w:fldChar w:fldCharType="begin"/>
        </w:r>
        <w:r w:rsidR="006B012B">
          <w:rPr>
            <w:webHidden/>
          </w:rPr>
          <w:instrText xml:space="preserve"> PAGEREF _Toc468868296 \h </w:instrText>
        </w:r>
        <w:r w:rsidR="006B012B">
          <w:rPr>
            <w:webHidden/>
          </w:rPr>
        </w:r>
        <w:r w:rsidR="006B012B">
          <w:rPr>
            <w:webHidden/>
          </w:rPr>
          <w:fldChar w:fldCharType="separate"/>
        </w:r>
        <w:r w:rsidR="00345141">
          <w:rPr>
            <w:webHidden/>
          </w:rPr>
          <w:t>11</w:t>
        </w:r>
        <w:r w:rsidR="006B012B">
          <w:rPr>
            <w:webHidden/>
          </w:rPr>
          <w:fldChar w:fldCharType="end"/>
        </w:r>
      </w:hyperlink>
    </w:p>
    <w:p w14:paraId="2162EBFA" w14:textId="6830C4D0" w:rsidR="006B012B" w:rsidRDefault="003236DE">
      <w:pPr>
        <w:pStyle w:val="TM2"/>
        <w:rPr>
          <w:rFonts w:asciiTheme="minorHAnsi" w:eastAsiaTheme="minorEastAsia" w:hAnsiTheme="minorHAnsi" w:cstheme="minorBidi"/>
          <w:sz w:val="22"/>
          <w:szCs w:val="22"/>
        </w:rPr>
      </w:pPr>
      <w:hyperlink w:anchor="_Toc468868297" w:history="1">
        <w:r w:rsidR="006B012B" w:rsidRPr="00354F9E">
          <w:rPr>
            <w:rStyle w:val="Lienhypertexte"/>
          </w:rPr>
          <w:t>I - Des mutations statutaires et réglementaires qui ont favorisé la capacité d’adaptation de l’entreprise</w:t>
        </w:r>
        <w:r w:rsidR="006B012B">
          <w:rPr>
            <w:webHidden/>
          </w:rPr>
          <w:tab/>
        </w:r>
        <w:r w:rsidR="006B012B">
          <w:rPr>
            <w:webHidden/>
          </w:rPr>
          <w:fldChar w:fldCharType="begin"/>
        </w:r>
        <w:r w:rsidR="006B012B">
          <w:rPr>
            <w:webHidden/>
          </w:rPr>
          <w:instrText xml:space="preserve"> PAGEREF _Toc468868297 \h </w:instrText>
        </w:r>
        <w:r w:rsidR="006B012B">
          <w:rPr>
            <w:webHidden/>
          </w:rPr>
        </w:r>
        <w:r w:rsidR="006B012B">
          <w:rPr>
            <w:webHidden/>
          </w:rPr>
          <w:fldChar w:fldCharType="separate"/>
        </w:r>
        <w:r w:rsidR="00345141">
          <w:rPr>
            <w:webHidden/>
          </w:rPr>
          <w:t>11</w:t>
        </w:r>
        <w:r w:rsidR="006B012B">
          <w:rPr>
            <w:webHidden/>
          </w:rPr>
          <w:fldChar w:fldCharType="end"/>
        </w:r>
      </w:hyperlink>
    </w:p>
    <w:p w14:paraId="6B038DB7" w14:textId="125F41D8" w:rsidR="006B012B" w:rsidRDefault="003236DE">
      <w:pPr>
        <w:pStyle w:val="TM3"/>
        <w:rPr>
          <w:rFonts w:asciiTheme="minorHAnsi" w:eastAsiaTheme="minorEastAsia" w:hAnsiTheme="minorHAnsi" w:cstheme="minorBidi"/>
          <w:sz w:val="22"/>
          <w:szCs w:val="22"/>
        </w:rPr>
      </w:pPr>
      <w:hyperlink w:anchor="_Toc468868298" w:history="1">
        <w:r w:rsidR="006B012B" w:rsidRPr="00354F9E">
          <w:rPr>
            <w:rStyle w:val="Lienhypertexte"/>
          </w:rPr>
          <w:t>A - La transformation en société anonyme et l’arrivée d’un nouvel actionnaire, facteurs de consolidation</w:t>
        </w:r>
        <w:r w:rsidR="006B012B">
          <w:rPr>
            <w:webHidden/>
          </w:rPr>
          <w:tab/>
        </w:r>
        <w:r w:rsidR="006B012B">
          <w:rPr>
            <w:webHidden/>
          </w:rPr>
          <w:fldChar w:fldCharType="begin"/>
        </w:r>
        <w:r w:rsidR="006B012B">
          <w:rPr>
            <w:webHidden/>
          </w:rPr>
          <w:instrText xml:space="preserve"> PAGEREF _Toc468868298 \h </w:instrText>
        </w:r>
        <w:r w:rsidR="006B012B">
          <w:rPr>
            <w:webHidden/>
          </w:rPr>
        </w:r>
        <w:r w:rsidR="006B012B">
          <w:rPr>
            <w:webHidden/>
          </w:rPr>
          <w:fldChar w:fldCharType="separate"/>
        </w:r>
        <w:r w:rsidR="00345141">
          <w:rPr>
            <w:webHidden/>
          </w:rPr>
          <w:t>11</w:t>
        </w:r>
        <w:r w:rsidR="006B012B">
          <w:rPr>
            <w:webHidden/>
          </w:rPr>
          <w:fldChar w:fldCharType="end"/>
        </w:r>
      </w:hyperlink>
    </w:p>
    <w:p w14:paraId="026092A8" w14:textId="6D416487" w:rsidR="006B012B" w:rsidRDefault="003236DE">
      <w:pPr>
        <w:pStyle w:val="TM3"/>
        <w:rPr>
          <w:rFonts w:asciiTheme="minorHAnsi" w:eastAsiaTheme="minorEastAsia" w:hAnsiTheme="minorHAnsi" w:cstheme="minorBidi"/>
          <w:sz w:val="22"/>
          <w:szCs w:val="22"/>
        </w:rPr>
      </w:pPr>
      <w:hyperlink w:anchor="_Toc468868299" w:history="1">
        <w:r w:rsidR="006B012B" w:rsidRPr="00354F9E">
          <w:rPr>
            <w:rStyle w:val="Lienhypertexte"/>
          </w:rPr>
          <w:t>B - Une organisation de groupe avec de multiples filiales, reflet de sa diversification concurrentielle et internationale</w:t>
        </w:r>
        <w:r w:rsidR="006B012B">
          <w:rPr>
            <w:webHidden/>
          </w:rPr>
          <w:tab/>
        </w:r>
        <w:r w:rsidR="006B012B">
          <w:rPr>
            <w:webHidden/>
          </w:rPr>
          <w:fldChar w:fldCharType="begin"/>
        </w:r>
        <w:r w:rsidR="006B012B">
          <w:rPr>
            <w:webHidden/>
          </w:rPr>
          <w:instrText xml:space="preserve"> PAGEREF _Toc468868299 \h </w:instrText>
        </w:r>
        <w:r w:rsidR="006B012B">
          <w:rPr>
            <w:webHidden/>
          </w:rPr>
        </w:r>
        <w:r w:rsidR="006B012B">
          <w:rPr>
            <w:webHidden/>
          </w:rPr>
          <w:fldChar w:fldCharType="separate"/>
        </w:r>
        <w:r w:rsidR="00345141">
          <w:rPr>
            <w:webHidden/>
          </w:rPr>
          <w:t>13</w:t>
        </w:r>
        <w:r w:rsidR="006B012B">
          <w:rPr>
            <w:webHidden/>
          </w:rPr>
          <w:fldChar w:fldCharType="end"/>
        </w:r>
      </w:hyperlink>
    </w:p>
    <w:p w14:paraId="4DE6DD2B" w14:textId="0D7B53A4" w:rsidR="006B012B" w:rsidRDefault="003236DE">
      <w:pPr>
        <w:pStyle w:val="TM3"/>
        <w:rPr>
          <w:rFonts w:asciiTheme="minorHAnsi" w:eastAsiaTheme="minorEastAsia" w:hAnsiTheme="minorHAnsi" w:cstheme="minorBidi"/>
          <w:sz w:val="22"/>
          <w:szCs w:val="22"/>
        </w:rPr>
      </w:pPr>
      <w:hyperlink w:anchor="_Toc468868300" w:history="1">
        <w:r w:rsidR="006B012B" w:rsidRPr="00354F9E">
          <w:rPr>
            <w:rStyle w:val="Lienhypertexte"/>
          </w:rPr>
          <w:t>C - Des missions de service public réaffirmées</w:t>
        </w:r>
        <w:r w:rsidR="006B012B">
          <w:rPr>
            <w:webHidden/>
          </w:rPr>
          <w:tab/>
        </w:r>
        <w:r w:rsidR="006B012B">
          <w:rPr>
            <w:webHidden/>
          </w:rPr>
          <w:fldChar w:fldCharType="begin"/>
        </w:r>
        <w:r w:rsidR="006B012B">
          <w:rPr>
            <w:webHidden/>
          </w:rPr>
          <w:instrText xml:space="preserve"> PAGEREF _Toc468868300 \h </w:instrText>
        </w:r>
        <w:r w:rsidR="006B012B">
          <w:rPr>
            <w:webHidden/>
          </w:rPr>
        </w:r>
        <w:r w:rsidR="006B012B">
          <w:rPr>
            <w:webHidden/>
          </w:rPr>
          <w:fldChar w:fldCharType="separate"/>
        </w:r>
        <w:r w:rsidR="00345141">
          <w:rPr>
            <w:webHidden/>
          </w:rPr>
          <w:t>16</w:t>
        </w:r>
        <w:r w:rsidR="006B012B">
          <w:rPr>
            <w:webHidden/>
          </w:rPr>
          <w:fldChar w:fldCharType="end"/>
        </w:r>
      </w:hyperlink>
    </w:p>
    <w:p w14:paraId="2CBFA5EC" w14:textId="0FC6062F" w:rsidR="006B012B" w:rsidRDefault="003236DE">
      <w:pPr>
        <w:pStyle w:val="TM2"/>
        <w:rPr>
          <w:rFonts w:asciiTheme="minorHAnsi" w:eastAsiaTheme="minorEastAsia" w:hAnsiTheme="minorHAnsi" w:cstheme="minorBidi"/>
          <w:sz w:val="22"/>
          <w:szCs w:val="22"/>
        </w:rPr>
      </w:pPr>
      <w:hyperlink w:anchor="_Toc468868301" w:history="1">
        <w:r w:rsidR="006B012B" w:rsidRPr="00354F9E">
          <w:rPr>
            <w:rStyle w:val="Lienhypertexte"/>
          </w:rPr>
          <w:t>II - Des efforts de modernisation</w:t>
        </w:r>
        <w:r w:rsidR="006B012B">
          <w:rPr>
            <w:webHidden/>
          </w:rPr>
          <w:tab/>
        </w:r>
        <w:r w:rsidR="006B012B">
          <w:rPr>
            <w:webHidden/>
          </w:rPr>
          <w:fldChar w:fldCharType="begin"/>
        </w:r>
        <w:r w:rsidR="006B012B">
          <w:rPr>
            <w:webHidden/>
          </w:rPr>
          <w:instrText xml:space="preserve"> PAGEREF _Toc468868301 \h </w:instrText>
        </w:r>
        <w:r w:rsidR="006B012B">
          <w:rPr>
            <w:webHidden/>
          </w:rPr>
        </w:r>
        <w:r w:rsidR="006B012B">
          <w:rPr>
            <w:webHidden/>
          </w:rPr>
          <w:fldChar w:fldCharType="separate"/>
        </w:r>
        <w:r w:rsidR="00345141">
          <w:rPr>
            <w:webHidden/>
          </w:rPr>
          <w:t>18</w:t>
        </w:r>
        <w:r w:rsidR="006B012B">
          <w:rPr>
            <w:webHidden/>
          </w:rPr>
          <w:fldChar w:fldCharType="end"/>
        </w:r>
      </w:hyperlink>
    </w:p>
    <w:p w14:paraId="4F4D1D69" w14:textId="7044F98E" w:rsidR="006B012B" w:rsidRDefault="003236DE">
      <w:pPr>
        <w:pStyle w:val="TM3"/>
        <w:rPr>
          <w:rFonts w:asciiTheme="minorHAnsi" w:eastAsiaTheme="minorEastAsia" w:hAnsiTheme="minorHAnsi" w:cstheme="minorBidi"/>
          <w:sz w:val="22"/>
          <w:szCs w:val="22"/>
        </w:rPr>
      </w:pPr>
      <w:hyperlink w:anchor="_Toc468868302" w:history="1">
        <w:r w:rsidR="006B012B" w:rsidRPr="00354F9E">
          <w:rPr>
            <w:rStyle w:val="Lienhypertexte"/>
          </w:rPr>
          <w:t>A - Des réorganisations industrielles importantes au sein de la branche Courrier</w:t>
        </w:r>
        <w:r w:rsidR="006B012B">
          <w:rPr>
            <w:webHidden/>
          </w:rPr>
          <w:tab/>
        </w:r>
        <w:r w:rsidR="006B012B">
          <w:rPr>
            <w:webHidden/>
          </w:rPr>
          <w:fldChar w:fldCharType="begin"/>
        </w:r>
        <w:r w:rsidR="006B012B">
          <w:rPr>
            <w:webHidden/>
          </w:rPr>
          <w:instrText xml:space="preserve"> PAGEREF _Toc468868302 \h </w:instrText>
        </w:r>
        <w:r w:rsidR="006B012B">
          <w:rPr>
            <w:webHidden/>
          </w:rPr>
        </w:r>
        <w:r w:rsidR="006B012B">
          <w:rPr>
            <w:webHidden/>
          </w:rPr>
          <w:fldChar w:fldCharType="separate"/>
        </w:r>
        <w:r w:rsidR="00345141">
          <w:rPr>
            <w:webHidden/>
          </w:rPr>
          <w:t>18</w:t>
        </w:r>
        <w:r w:rsidR="006B012B">
          <w:rPr>
            <w:webHidden/>
          </w:rPr>
          <w:fldChar w:fldCharType="end"/>
        </w:r>
      </w:hyperlink>
    </w:p>
    <w:p w14:paraId="5C6E1458" w14:textId="61E9B3F5" w:rsidR="006B012B" w:rsidRDefault="003236DE">
      <w:pPr>
        <w:pStyle w:val="TM3"/>
        <w:rPr>
          <w:rFonts w:asciiTheme="minorHAnsi" w:eastAsiaTheme="minorEastAsia" w:hAnsiTheme="minorHAnsi" w:cstheme="minorBidi"/>
          <w:sz w:val="22"/>
          <w:szCs w:val="22"/>
        </w:rPr>
      </w:pPr>
      <w:hyperlink w:anchor="_Toc468868303" w:history="1">
        <w:r w:rsidR="006B012B" w:rsidRPr="00354F9E">
          <w:rPr>
            <w:rStyle w:val="Lienhypertexte"/>
          </w:rPr>
          <w:t>B - Des progrès en matière de qualité et d’adaptation du réseau des bureaux de poste</w:t>
        </w:r>
        <w:r w:rsidR="006B012B">
          <w:rPr>
            <w:webHidden/>
          </w:rPr>
          <w:tab/>
        </w:r>
        <w:r w:rsidR="006B012B">
          <w:rPr>
            <w:webHidden/>
          </w:rPr>
          <w:fldChar w:fldCharType="begin"/>
        </w:r>
        <w:r w:rsidR="006B012B">
          <w:rPr>
            <w:webHidden/>
          </w:rPr>
          <w:instrText xml:space="preserve"> PAGEREF _Toc468868303 \h </w:instrText>
        </w:r>
        <w:r w:rsidR="006B012B">
          <w:rPr>
            <w:webHidden/>
          </w:rPr>
        </w:r>
        <w:r w:rsidR="006B012B">
          <w:rPr>
            <w:webHidden/>
          </w:rPr>
          <w:fldChar w:fldCharType="separate"/>
        </w:r>
        <w:r w:rsidR="00345141">
          <w:rPr>
            <w:webHidden/>
          </w:rPr>
          <w:t>19</w:t>
        </w:r>
        <w:r w:rsidR="006B012B">
          <w:rPr>
            <w:webHidden/>
          </w:rPr>
          <w:fldChar w:fldCharType="end"/>
        </w:r>
      </w:hyperlink>
    </w:p>
    <w:p w14:paraId="060F4D96" w14:textId="531572E2" w:rsidR="006B012B" w:rsidRDefault="003236DE">
      <w:pPr>
        <w:pStyle w:val="TM3"/>
        <w:rPr>
          <w:rFonts w:asciiTheme="minorHAnsi" w:eastAsiaTheme="minorEastAsia" w:hAnsiTheme="minorHAnsi" w:cstheme="minorBidi"/>
          <w:sz w:val="22"/>
          <w:szCs w:val="22"/>
        </w:rPr>
      </w:pPr>
      <w:hyperlink w:anchor="_Toc468868304" w:history="1">
        <w:r w:rsidR="006B012B" w:rsidRPr="00354F9E">
          <w:rPr>
            <w:rStyle w:val="Lienhypertexte"/>
          </w:rPr>
          <w:t>C - Une méthode de conduite du changement qui a porté ses fruits</w:t>
        </w:r>
        <w:r w:rsidR="006B012B">
          <w:rPr>
            <w:webHidden/>
          </w:rPr>
          <w:tab/>
        </w:r>
        <w:r w:rsidR="006B012B">
          <w:rPr>
            <w:webHidden/>
          </w:rPr>
          <w:fldChar w:fldCharType="begin"/>
        </w:r>
        <w:r w:rsidR="006B012B">
          <w:rPr>
            <w:webHidden/>
          </w:rPr>
          <w:instrText xml:space="preserve"> PAGEREF _Toc468868304 \h </w:instrText>
        </w:r>
        <w:r w:rsidR="006B012B">
          <w:rPr>
            <w:webHidden/>
          </w:rPr>
        </w:r>
        <w:r w:rsidR="006B012B">
          <w:rPr>
            <w:webHidden/>
          </w:rPr>
          <w:fldChar w:fldCharType="separate"/>
        </w:r>
        <w:r w:rsidR="00345141">
          <w:rPr>
            <w:webHidden/>
          </w:rPr>
          <w:t>22</w:t>
        </w:r>
        <w:r w:rsidR="006B012B">
          <w:rPr>
            <w:webHidden/>
          </w:rPr>
          <w:fldChar w:fldCharType="end"/>
        </w:r>
      </w:hyperlink>
    </w:p>
    <w:p w14:paraId="14203043" w14:textId="0AD23B07" w:rsidR="006B012B" w:rsidRDefault="003236DE">
      <w:pPr>
        <w:pStyle w:val="TM2"/>
        <w:rPr>
          <w:rFonts w:asciiTheme="minorHAnsi" w:eastAsiaTheme="minorEastAsia" w:hAnsiTheme="minorHAnsi" w:cstheme="minorBidi"/>
          <w:sz w:val="22"/>
          <w:szCs w:val="22"/>
        </w:rPr>
      </w:pPr>
      <w:hyperlink w:anchor="_Toc468868305" w:history="1">
        <w:r w:rsidR="006B012B" w:rsidRPr="00354F9E">
          <w:rPr>
            <w:rStyle w:val="Lienhypertexte"/>
          </w:rPr>
          <w:t>III - Un modèle économique qui a résisté à la crise</w:t>
        </w:r>
        <w:r w:rsidR="006B012B">
          <w:rPr>
            <w:webHidden/>
          </w:rPr>
          <w:tab/>
        </w:r>
        <w:r w:rsidR="006B012B">
          <w:rPr>
            <w:webHidden/>
          </w:rPr>
          <w:fldChar w:fldCharType="begin"/>
        </w:r>
        <w:r w:rsidR="006B012B">
          <w:rPr>
            <w:webHidden/>
          </w:rPr>
          <w:instrText xml:space="preserve"> PAGEREF _Toc468868305 \h </w:instrText>
        </w:r>
        <w:r w:rsidR="006B012B">
          <w:rPr>
            <w:webHidden/>
          </w:rPr>
        </w:r>
        <w:r w:rsidR="006B012B">
          <w:rPr>
            <w:webHidden/>
          </w:rPr>
          <w:fldChar w:fldCharType="separate"/>
        </w:r>
        <w:r w:rsidR="00345141">
          <w:rPr>
            <w:webHidden/>
          </w:rPr>
          <w:t>23</w:t>
        </w:r>
        <w:r w:rsidR="006B012B">
          <w:rPr>
            <w:webHidden/>
          </w:rPr>
          <w:fldChar w:fldCharType="end"/>
        </w:r>
      </w:hyperlink>
    </w:p>
    <w:p w14:paraId="31E839BB" w14:textId="3176B826" w:rsidR="006B012B" w:rsidRDefault="003236DE">
      <w:pPr>
        <w:pStyle w:val="TM3"/>
        <w:rPr>
          <w:rFonts w:asciiTheme="minorHAnsi" w:eastAsiaTheme="minorEastAsia" w:hAnsiTheme="minorHAnsi" w:cstheme="minorBidi"/>
          <w:sz w:val="22"/>
          <w:szCs w:val="22"/>
        </w:rPr>
      </w:pPr>
      <w:hyperlink w:anchor="_Toc468868306" w:history="1">
        <w:r w:rsidR="006B012B" w:rsidRPr="00354F9E">
          <w:rPr>
            <w:rStyle w:val="Lienhypertexte"/>
          </w:rPr>
          <w:t>A - Une structure financière consolidée</w:t>
        </w:r>
        <w:r w:rsidR="006B012B">
          <w:rPr>
            <w:webHidden/>
          </w:rPr>
          <w:tab/>
        </w:r>
        <w:r w:rsidR="006B012B">
          <w:rPr>
            <w:webHidden/>
          </w:rPr>
          <w:fldChar w:fldCharType="begin"/>
        </w:r>
        <w:r w:rsidR="006B012B">
          <w:rPr>
            <w:webHidden/>
          </w:rPr>
          <w:instrText xml:space="preserve"> PAGEREF _Toc468868306 \h </w:instrText>
        </w:r>
        <w:r w:rsidR="006B012B">
          <w:rPr>
            <w:webHidden/>
          </w:rPr>
        </w:r>
        <w:r w:rsidR="006B012B">
          <w:rPr>
            <w:webHidden/>
          </w:rPr>
          <w:fldChar w:fldCharType="separate"/>
        </w:r>
        <w:r w:rsidR="00345141">
          <w:rPr>
            <w:webHidden/>
          </w:rPr>
          <w:t>24</w:t>
        </w:r>
        <w:r w:rsidR="006B012B">
          <w:rPr>
            <w:webHidden/>
          </w:rPr>
          <w:fldChar w:fldCharType="end"/>
        </w:r>
      </w:hyperlink>
    </w:p>
    <w:p w14:paraId="34FB8809" w14:textId="71A46FE0" w:rsidR="006B012B" w:rsidRDefault="003236DE">
      <w:pPr>
        <w:pStyle w:val="TM3"/>
        <w:rPr>
          <w:rFonts w:asciiTheme="minorHAnsi" w:eastAsiaTheme="minorEastAsia" w:hAnsiTheme="minorHAnsi" w:cstheme="minorBidi"/>
          <w:sz w:val="22"/>
          <w:szCs w:val="22"/>
        </w:rPr>
      </w:pPr>
      <w:hyperlink w:anchor="_Toc468868307" w:history="1">
        <w:r w:rsidR="006B012B" w:rsidRPr="00354F9E">
          <w:rPr>
            <w:rStyle w:val="Lienhypertexte"/>
          </w:rPr>
          <w:t>B - Des relais de croissance qui ont bien fonctionné</w:t>
        </w:r>
        <w:r w:rsidR="006B012B">
          <w:rPr>
            <w:webHidden/>
          </w:rPr>
          <w:tab/>
        </w:r>
        <w:r w:rsidR="006B012B">
          <w:rPr>
            <w:webHidden/>
          </w:rPr>
          <w:fldChar w:fldCharType="begin"/>
        </w:r>
        <w:r w:rsidR="006B012B">
          <w:rPr>
            <w:webHidden/>
          </w:rPr>
          <w:instrText xml:space="preserve"> PAGEREF _Toc468868307 \h </w:instrText>
        </w:r>
        <w:r w:rsidR="006B012B">
          <w:rPr>
            <w:webHidden/>
          </w:rPr>
        </w:r>
        <w:r w:rsidR="006B012B">
          <w:rPr>
            <w:webHidden/>
          </w:rPr>
          <w:fldChar w:fldCharType="separate"/>
        </w:r>
        <w:r w:rsidR="00345141">
          <w:rPr>
            <w:webHidden/>
          </w:rPr>
          <w:t>28</w:t>
        </w:r>
        <w:r w:rsidR="006B012B">
          <w:rPr>
            <w:webHidden/>
          </w:rPr>
          <w:fldChar w:fldCharType="end"/>
        </w:r>
      </w:hyperlink>
    </w:p>
    <w:p w14:paraId="309E9797" w14:textId="53406EEE" w:rsidR="006B012B" w:rsidRDefault="003236DE">
      <w:pPr>
        <w:pStyle w:val="TM3"/>
        <w:rPr>
          <w:rFonts w:asciiTheme="minorHAnsi" w:eastAsiaTheme="minorEastAsia" w:hAnsiTheme="minorHAnsi" w:cstheme="minorBidi"/>
          <w:sz w:val="22"/>
          <w:szCs w:val="22"/>
        </w:rPr>
      </w:pPr>
      <w:hyperlink w:anchor="_Toc468868308" w:history="1">
        <w:r w:rsidR="006B012B" w:rsidRPr="00354F9E">
          <w:rPr>
            <w:rStyle w:val="Lienhypertexte"/>
          </w:rPr>
          <w:t>C - Une maîtrise des charges engagée</w:t>
        </w:r>
        <w:r w:rsidR="006B012B">
          <w:rPr>
            <w:webHidden/>
          </w:rPr>
          <w:tab/>
        </w:r>
        <w:r w:rsidR="006B012B">
          <w:rPr>
            <w:webHidden/>
          </w:rPr>
          <w:fldChar w:fldCharType="begin"/>
        </w:r>
        <w:r w:rsidR="006B012B">
          <w:rPr>
            <w:webHidden/>
          </w:rPr>
          <w:instrText xml:space="preserve"> PAGEREF _Toc468868308 \h </w:instrText>
        </w:r>
        <w:r w:rsidR="006B012B">
          <w:rPr>
            <w:webHidden/>
          </w:rPr>
        </w:r>
        <w:r w:rsidR="006B012B">
          <w:rPr>
            <w:webHidden/>
          </w:rPr>
          <w:fldChar w:fldCharType="separate"/>
        </w:r>
        <w:r w:rsidR="00345141">
          <w:rPr>
            <w:webHidden/>
          </w:rPr>
          <w:t>35</w:t>
        </w:r>
        <w:r w:rsidR="006B012B">
          <w:rPr>
            <w:webHidden/>
          </w:rPr>
          <w:fldChar w:fldCharType="end"/>
        </w:r>
      </w:hyperlink>
    </w:p>
    <w:p w14:paraId="4F2A38EC" w14:textId="2FC95165" w:rsidR="006B012B" w:rsidRDefault="003236DE">
      <w:pPr>
        <w:pStyle w:val="TM1"/>
        <w:rPr>
          <w:rFonts w:asciiTheme="minorHAnsi" w:eastAsiaTheme="minorEastAsia" w:hAnsiTheme="minorHAnsi" w:cstheme="minorBidi"/>
          <w:b w:val="0"/>
          <w:sz w:val="22"/>
          <w:szCs w:val="22"/>
        </w:rPr>
      </w:pPr>
      <w:hyperlink w:anchor="_Toc468868309" w:history="1">
        <w:r w:rsidR="006B012B" w:rsidRPr="00354F9E">
          <w:rPr>
            <w:rStyle w:val="Lienhypertexte"/>
          </w:rPr>
          <w:t>Chapitre II  Des fragilités persistantes</w:t>
        </w:r>
        <w:r w:rsidR="006B012B">
          <w:rPr>
            <w:webHidden/>
          </w:rPr>
          <w:tab/>
        </w:r>
        <w:r w:rsidR="006B012B">
          <w:rPr>
            <w:webHidden/>
          </w:rPr>
          <w:fldChar w:fldCharType="begin"/>
        </w:r>
        <w:r w:rsidR="006B012B">
          <w:rPr>
            <w:webHidden/>
          </w:rPr>
          <w:instrText xml:space="preserve"> PAGEREF _Toc468868309 \h </w:instrText>
        </w:r>
        <w:r w:rsidR="006B012B">
          <w:rPr>
            <w:webHidden/>
          </w:rPr>
        </w:r>
        <w:r w:rsidR="006B012B">
          <w:rPr>
            <w:webHidden/>
          </w:rPr>
          <w:fldChar w:fldCharType="separate"/>
        </w:r>
        <w:r w:rsidR="00345141">
          <w:rPr>
            <w:webHidden/>
          </w:rPr>
          <w:t>41</w:t>
        </w:r>
        <w:r w:rsidR="006B012B">
          <w:rPr>
            <w:webHidden/>
          </w:rPr>
          <w:fldChar w:fldCharType="end"/>
        </w:r>
      </w:hyperlink>
    </w:p>
    <w:p w14:paraId="21D69100" w14:textId="3129B13A" w:rsidR="006B012B" w:rsidRDefault="003236DE">
      <w:pPr>
        <w:pStyle w:val="TM2"/>
        <w:rPr>
          <w:rFonts w:asciiTheme="minorHAnsi" w:eastAsiaTheme="minorEastAsia" w:hAnsiTheme="minorHAnsi" w:cstheme="minorBidi"/>
          <w:sz w:val="22"/>
          <w:szCs w:val="22"/>
        </w:rPr>
      </w:pPr>
      <w:hyperlink w:anchor="_Toc468868310" w:history="1">
        <w:r w:rsidR="006B012B" w:rsidRPr="00354F9E">
          <w:rPr>
            <w:rStyle w:val="Lienhypertexte"/>
          </w:rPr>
          <w:t>I - Un rythme de transformation fortement dépendant des relations sociales</w:t>
        </w:r>
        <w:r w:rsidR="006B012B">
          <w:rPr>
            <w:webHidden/>
          </w:rPr>
          <w:tab/>
        </w:r>
        <w:r w:rsidR="006B012B">
          <w:rPr>
            <w:webHidden/>
          </w:rPr>
          <w:fldChar w:fldCharType="begin"/>
        </w:r>
        <w:r w:rsidR="006B012B">
          <w:rPr>
            <w:webHidden/>
          </w:rPr>
          <w:instrText xml:space="preserve"> PAGEREF _Toc468868310 \h </w:instrText>
        </w:r>
        <w:r w:rsidR="006B012B">
          <w:rPr>
            <w:webHidden/>
          </w:rPr>
        </w:r>
        <w:r w:rsidR="006B012B">
          <w:rPr>
            <w:webHidden/>
          </w:rPr>
          <w:fldChar w:fldCharType="separate"/>
        </w:r>
        <w:r w:rsidR="00345141">
          <w:rPr>
            <w:webHidden/>
          </w:rPr>
          <w:t>41</w:t>
        </w:r>
        <w:r w:rsidR="006B012B">
          <w:rPr>
            <w:webHidden/>
          </w:rPr>
          <w:fldChar w:fldCharType="end"/>
        </w:r>
      </w:hyperlink>
    </w:p>
    <w:p w14:paraId="3F85699E" w14:textId="10DA2602" w:rsidR="006B012B" w:rsidRDefault="003236DE">
      <w:pPr>
        <w:pStyle w:val="TM3"/>
        <w:rPr>
          <w:rFonts w:asciiTheme="minorHAnsi" w:eastAsiaTheme="minorEastAsia" w:hAnsiTheme="minorHAnsi" w:cstheme="minorBidi"/>
          <w:sz w:val="22"/>
          <w:szCs w:val="22"/>
        </w:rPr>
      </w:pPr>
      <w:hyperlink w:anchor="_Toc468868311" w:history="1">
        <w:r w:rsidR="006B012B" w:rsidRPr="00354F9E">
          <w:rPr>
            <w:rStyle w:val="Lienhypertexte"/>
          </w:rPr>
          <w:t>A - Une capacité de changement marquée par les spécificités du dialogue social</w:t>
        </w:r>
        <w:r w:rsidR="006B012B">
          <w:rPr>
            <w:webHidden/>
          </w:rPr>
          <w:tab/>
        </w:r>
        <w:r w:rsidR="006B012B">
          <w:rPr>
            <w:webHidden/>
          </w:rPr>
          <w:fldChar w:fldCharType="begin"/>
        </w:r>
        <w:r w:rsidR="006B012B">
          <w:rPr>
            <w:webHidden/>
          </w:rPr>
          <w:instrText xml:space="preserve"> PAGEREF _Toc468868311 \h </w:instrText>
        </w:r>
        <w:r w:rsidR="006B012B">
          <w:rPr>
            <w:webHidden/>
          </w:rPr>
        </w:r>
        <w:r w:rsidR="006B012B">
          <w:rPr>
            <w:webHidden/>
          </w:rPr>
          <w:fldChar w:fldCharType="separate"/>
        </w:r>
        <w:r w:rsidR="00345141">
          <w:rPr>
            <w:webHidden/>
          </w:rPr>
          <w:t>41</w:t>
        </w:r>
        <w:r w:rsidR="006B012B">
          <w:rPr>
            <w:webHidden/>
          </w:rPr>
          <w:fldChar w:fldCharType="end"/>
        </w:r>
      </w:hyperlink>
    </w:p>
    <w:p w14:paraId="7C31AA36" w14:textId="7ECD61F3" w:rsidR="006B012B" w:rsidRDefault="003236DE">
      <w:pPr>
        <w:pStyle w:val="TM3"/>
        <w:rPr>
          <w:rFonts w:asciiTheme="minorHAnsi" w:eastAsiaTheme="minorEastAsia" w:hAnsiTheme="minorHAnsi" w:cstheme="minorBidi"/>
          <w:sz w:val="22"/>
          <w:szCs w:val="22"/>
        </w:rPr>
      </w:pPr>
      <w:hyperlink w:anchor="_Toc468868312" w:history="1">
        <w:r w:rsidR="006B012B" w:rsidRPr="00354F9E">
          <w:rPr>
            <w:rStyle w:val="Lienhypertexte"/>
          </w:rPr>
          <w:t>B - Un symptôme préoccupant aux causes multiples : la persistance de niveaux élevés d’absentéisme</w:t>
        </w:r>
        <w:r w:rsidR="006B012B">
          <w:rPr>
            <w:webHidden/>
          </w:rPr>
          <w:tab/>
        </w:r>
        <w:r w:rsidR="006B012B">
          <w:rPr>
            <w:webHidden/>
          </w:rPr>
          <w:fldChar w:fldCharType="begin"/>
        </w:r>
        <w:r w:rsidR="006B012B">
          <w:rPr>
            <w:webHidden/>
          </w:rPr>
          <w:instrText xml:space="preserve"> PAGEREF _Toc468868312 \h </w:instrText>
        </w:r>
        <w:r w:rsidR="006B012B">
          <w:rPr>
            <w:webHidden/>
          </w:rPr>
        </w:r>
        <w:r w:rsidR="006B012B">
          <w:rPr>
            <w:webHidden/>
          </w:rPr>
          <w:fldChar w:fldCharType="separate"/>
        </w:r>
        <w:r w:rsidR="00345141">
          <w:rPr>
            <w:webHidden/>
          </w:rPr>
          <w:t>44</w:t>
        </w:r>
        <w:r w:rsidR="006B012B">
          <w:rPr>
            <w:webHidden/>
          </w:rPr>
          <w:fldChar w:fldCharType="end"/>
        </w:r>
      </w:hyperlink>
    </w:p>
    <w:p w14:paraId="185BD554" w14:textId="5F5C9AA3" w:rsidR="006B012B" w:rsidRDefault="003236DE">
      <w:pPr>
        <w:pStyle w:val="TM2"/>
        <w:rPr>
          <w:rFonts w:asciiTheme="minorHAnsi" w:eastAsiaTheme="minorEastAsia" w:hAnsiTheme="minorHAnsi" w:cstheme="minorBidi"/>
          <w:sz w:val="22"/>
          <w:szCs w:val="22"/>
        </w:rPr>
      </w:pPr>
      <w:hyperlink w:anchor="_Toc468868313" w:history="1">
        <w:r w:rsidR="006B012B" w:rsidRPr="00354F9E">
          <w:rPr>
            <w:rStyle w:val="Lienhypertexte"/>
          </w:rPr>
          <w:t>II - Une stratégie commerciale et numérique insuffisamment réactive</w:t>
        </w:r>
        <w:r w:rsidR="006B012B">
          <w:rPr>
            <w:webHidden/>
          </w:rPr>
          <w:tab/>
        </w:r>
        <w:r w:rsidR="006B012B">
          <w:rPr>
            <w:webHidden/>
          </w:rPr>
          <w:fldChar w:fldCharType="begin"/>
        </w:r>
        <w:r w:rsidR="006B012B">
          <w:rPr>
            <w:webHidden/>
          </w:rPr>
          <w:instrText xml:space="preserve"> PAGEREF _Toc468868313 \h </w:instrText>
        </w:r>
        <w:r w:rsidR="006B012B">
          <w:rPr>
            <w:webHidden/>
          </w:rPr>
        </w:r>
        <w:r w:rsidR="006B012B">
          <w:rPr>
            <w:webHidden/>
          </w:rPr>
          <w:fldChar w:fldCharType="separate"/>
        </w:r>
        <w:r w:rsidR="00345141">
          <w:rPr>
            <w:webHidden/>
          </w:rPr>
          <w:t>46</w:t>
        </w:r>
        <w:r w:rsidR="006B012B">
          <w:rPr>
            <w:webHidden/>
          </w:rPr>
          <w:fldChar w:fldCharType="end"/>
        </w:r>
      </w:hyperlink>
    </w:p>
    <w:p w14:paraId="1613A6CC" w14:textId="2314C510" w:rsidR="006B012B" w:rsidRDefault="003236DE">
      <w:pPr>
        <w:pStyle w:val="TM3"/>
        <w:rPr>
          <w:rFonts w:asciiTheme="minorHAnsi" w:eastAsiaTheme="minorEastAsia" w:hAnsiTheme="minorHAnsi" w:cstheme="minorBidi"/>
          <w:sz w:val="22"/>
          <w:szCs w:val="22"/>
        </w:rPr>
      </w:pPr>
      <w:hyperlink w:anchor="_Toc468868314" w:history="1">
        <w:r w:rsidR="006B012B" w:rsidRPr="00354F9E">
          <w:rPr>
            <w:rStyle w:val="Lienhypertexte"/>
          </w:rPr>
          <w:t>A - Des marges de progression importantes dans la qualité des services rendus</w:t>
        </w:r>
        <w:r w:rsidR="006B012B">
          <w:rPr>
            <w:webHidden/>
          </w:rPr>
          <w:tab/>
        </w:r>
        <w:r w:rsidR="006B012B">
          <w:rPr>
            <w:webHidden/>
          </w:rPr>
          <w:fldChar w:fldCharType="begin"/>
        </w:r>
        <w:r w:rsidR="006B012B">
          <w:rPr>
            <w:webHidden/>
          </w:rPr>
          <w:instrText xml:space="preserve"> PAGEREF _Toc468868314 \h </w:instrText>
        </w:r>
        <w:r w:rsidR="006B012B">
          <w:rPr>
            <w:webHidden/>
          </w:rPr>
        </w:r>
        <w:r w:rsidR="006B012B">
          <w:rPr>
            <w:webHidden/>
          </w:rPr>
          <w:fldChar w:fldCharType="separate"/>
        </w:r>
        <w:r w:rsidR="00345141">
          <w:rPr>
            <w:webHidden/>
          </w:rPr>
          <w:t>46</w:t>
        </w:r>
        <w:r w:rsidR="006B012B">
          <w:rPr>
            <w:webHidden/>
          </w:rPr>
          <w:fldChar w:fldCharType="end"/>
        </w:r>
      </w:hyperlink>
    </w:p>
    <w:p w14:paraId="0AF2AB31" w14:textId="0B4E506F" w:rsidR="006B012B" w:rsidRDefault="003236DE">
      <w:pPr>
        <w:pStyle w:val="TM3"/>
        <w:rPr>
          <w:rFonts w:asciiTheme="minorHAnsi" w:eastAsiaTheme="minorEastAsia" w:hAnsiTheme="minorHAnsi" w:cstheme="minorBidi"/>
          <w:sz w:val="22"/>
          <w:szCs w:val="22"/>
        </w:rPr>
      </w:pPr>
      <w:hyperlink w:anchor="_Toc468868315" w:history="1">
        <w:r w:rsidR="006B012B" w:rsidRPr="00354F9E">
          <w:rPr>
            <w:rStyle w:val="Lienhypertexte"/>
          </w:rPr>
          <w:t>B - Des offres commerciales sur internet qui ont pris du retard</w:t>
        </w:r>
        <w:r w:rsidR="006B012B">
          <w:rPr>
            <w:webHidden/>
          </w:rPr>
          <w:tab/>
        </w:r>
        <w:r w:rsidR="006B012B">
          <w:rPr>
            <w:webHidden/>
          </w:rPr>
          <w:fldChar w:fldCharType="begin"/>
        </w:r>
        <w:r w:rsidR="006B012B">
          <w:rPr>
            <w:webHidden/>
          </w:rPr>
          <w:instrText xml:space="preserve"> PAGEREF _Toc468868315 \h </w:instrText>
        </w:r>
        <w:r w:rsidR="006B012B">
          <w:rPr>
            <w:webHidden/>
          </w:rPr>
        </w:r>
        <w:r w:rsidR="006B012B">
          <w:rPr>
            <w:webHidden/>
          </w:rPr>
          <w:fldChar w:fldCharType="separate"/>
        </w:r>
        <w:r w:rsidR="00345141">
          <w:rPr>
            <w:webHidden/>
          </w:rPr>
          <w:t>52</w:t>
        </w:r>
        <w:r w:rsidR="006B012B">
          <w:rPr>
            <w:webHidden/>
          </w:rPr>
          <w:fldChar w:fldCharType="end"/>
        </w:r>
      </w:hyperlink>
    </w:p>
    <w:p w14:paraId="1A9E2A6E" w14:textId="32A7A801" w:rsidR="006B012B" w:rsidRDefault="003236DE">
      <w:pPr>
        <w:pStyle w:val="TM2"/>
        <w:rPr>
          <w:rFonts w:asciiTheme="minorHAnsi" w:eastAsiaTheme="minorEastAsia" w:hAnsiTheme="minorHAnsi" w:cstheme="minorBidi"/>
          <w:sz w:val="22"/>
          <w:szCs w:val="22"/>
        </w:rPr>
      </w:pPr>
      <w:hyperlink w:anchor="_Toc468868316" w:history="1">
        <w:r w:rsidR="006B012B" w:rsidRPr="00354F9E">
          <w:rPr>
            <w:rStyle w:val="Lienhypertexte"/>
          </w:rPr>
          <w:t>III - Les difficultés de pilotage d’une organisation décentralisée</w:t>
        </w:r>
        <w:r w:rsidR="006B012B">
          <w:rPr>
            <w:webHidden/>
          </w:rPr>
          <w:tab/>
        </w:r>
        <w:r w:rsidR="006B012B">
          <w:rPr>
            <w:webHidden/>
          </w:rPr>
          <w:fldChar w:fldCharType="begin"/>
        </w:r>
        <w:r w:rsidR="006B012B">
          <w:rPr>
            <w:webHidden/>
          </w:rPr>
          <w:instrText xml:space="preserve"> PAGEREF _Toc468868316 \h </w:instrText>
        </w:r>
        <w:r w:rsidR="006B012B">
          <w:rPr>
            <w:webHidden/>
          </w:rPr>
        </w:r>
        <w:r w:rsidR="006B012B">
          <w:rPr>
            <w:webHidden/>
          </w:rPr>
          <w:fldChar w:fldCharType="separate"/>
        </w:r>
        <w:r w:rsidR="00345141">
          <w:rPr>
            <w:webHidden/>
          </w:rPr>
          <w:t>57</w:t>
        </w:r>
        <w:r w:rsidR="006B012B">
          <w:rPr>
            <w:webHidden/>
          </w:rPr>
          <w:fldChar w:fldCharType="end"/>
        </w:r>
      </w:hyperlink>
    </w:p>
    <w:p w14:paraId="40CE7735" w14:textId="41FCBE9D" w:rsidR="006B012B" w:rsidRDefault="003236DE">
      <w:pPr>
        <w:pStyle w:val="TM3"/>
        <w:rPr>
          <w:rFonts w:asciiTheme="minorHAnsi" w:eastAsiaTheme="minorEastAsia" w:hAnsiTheme="minorHAnsi" w:cstheme="minorBidi"/>
          <w:sz w:val="22"/>
          <w:szCs w:val="22"/>
        </w:rPr>
      </w:pPr>
      <w:hyperlink w:anchor="_Toc468868317" w:history="1">
        <w:r w:rsidR="006B012B" w:rsidRPr="00354F9E">
          <w:rPr>
            <w:rStyle w:val="Lienhypertexte"/>
          </w:rPr>
          <w:t>A - Une mutualisation insuffisante</w:t>
        </w:r>
        <w:r w:rsidR="006B012B">
          <w:rPr>
            <w:webHidden/>
          </w:rPr>
          <w:tab/>
        </w:r>
        <w:r w:rsidR="006B012B">
          <w:rPr>
            <w:webHidden/>
          </w:rPr>
          <w:fldChar w:fldCharType="begin"/>
        </w:r>
        <w:r w:rsidR="006B012B">
          <w:rPr>
            <w:webHidden/>
          </w:rPr>
          <w:instrText xml:space="preserve"> PAGEREF _Toc468868317 \h </w:instrText>
        </w:r>
        <w:r w:rsidR="006B012B">
          <w:rPr>
            <w:webHidden/>
          </w:rPr>
        </w:r>
        <w:r w:rsidR="006B012B">
          <w:rPr>
            <w:webHidden/>
          </w:rPr>
          <w:fldChar w:fldCharType="separate"/>
        </w:r>
        <w:r w:rsidR="00345141">
          <w:rPr>
            <w:webHidden/>
          </w:rPr>
          <w:t>58</w:t>
        </w:r>
        <w:r w:rsidR="006B012B">
          <w:rPr>
            <w:webHidden/>
          </w:rPr>
          <w:fldChar w:fldCharType="end"/>
        </w:r>
      </w:hyperlink>
    </w:p>
    <w:p w14:paraId="4BBFFD67" w14:textId="07A16DF2" w:rsidR="006B012B" w:rsidRDefault="003236DE">
      <w:pPr>
        <w:pStyle w:val="TM3"/>
        <w:rPr>
          <w:rFonts w:asciiTheme="minorHAnsi" w:eastAsiaTheme="minorEastAsia" w:hAnsiTheme="minorHAnsi" w:cstheme="minorBidi"/>
          <w:sz w:val="22"/>
          <w:szCs w:val="22"/>
        </w:rPr>
      </w:pPr>
      <w:hyperlink w:anchor="_Toc468868318" w:history="1">
        <w:r w:rsidR="006B012B" w:rsidRPr="00354F9E">
          <w:rPr>
            <w:rStyle w:val="Lienhypertexte"/>
          </w:rPr>
          <w:t>B - Des lacunes dans les contrôles internes et externes</w:t>
        </w:r>
        <w:r w:rsidR="006B012B">
          <w:rPr>
            <w:webHidden/>
          </w:rPr>
          <w:tab/>
        </w:r>
        <w:r w:rsidR="006B012B">
          <w:rPr>
            <w:webHidden/>
          </w:rPr>
          <w:fldChar w:fldCharType="begin"/>
        </w:r>
        <w:r w:rsidR="006B012B">
          <w:rPr>
            <w:webHidden/>
          </w:rPr>
          <w:instrText xml:space="preserve"> PAGEREF _Toc468868318 \h </w:instrText>
        </w:r>
        <w:r w:rsidR="006B012B">
          <w:rPr>
            <w:webHidden/>
          </w:rPr>
        </w:r>
        <w:r w:rsidR="006B012B">
          <w:rPr>
            <w:webHidden/>
          </w:rPr>
          <w:fldChar w:fldCharType="separate"/>
        </w:r>
        <w:r w:rsidR="00345141">
          <w:rPr>
            <w:webHidden/>
          </w:rPr>
          <w:t>59</w:t>
        </w:r>
        <w:r w:rsidR="006B012B">
          <w:rPr>
            <w:webHidden/>
          </w:rPr>
          <w:fldChar w:fldCharType="end"/>
        </w:r>
      </w:hyperlink>
    </w:p>
    <w:p w14:paraId="1F692765" w14:textId="4122C2D7" w:rsidR="006B012B" w:rsidRDefault="003236DE">
      <w:pPr>
        <w:pStyle w:val="TM2"/>
        <w:rPr>
          <w:rFonts w:asciiTheme="minorHAnsi" w:eastAsiaTheme="minorEastAsia" w:hAnsiTheme="minorHAnsi" w:cstheme="minorBidi"/>
          <w:sz w:val="22"/>
          <w:szCs w:val="22"/>
        </w:rPr>
      </w:pPr>
      <w:hyperlink w:anchor="_Toc468868319" w:history="1">
        <w:r w:rsidR="006B012B" w:rsidRPr="00354F9E">
          <w:rPr>
            <w:rStyle w:val="Lienhypertexte"/>
          </w:rPr>
          <w:t>IV - Une absence de visibilité sur les missions de service public</w:t>
        </w:r>
        <w:r w:rsidR="006B012B">
          <w:rPr>
            <w:webHidden/>
          </w:rPr>
          <w:tab/>
        </w:r>
        <w:r w:rsidR="006B012B">
          <w:rPr>
            <w:webHidden/>
          </w:rPr>
          <w:fldChar w:fldCharType="begin"/>
        </w:r>
        <w:r w:rsidR="006B012B">
          <w:rPr>
            <w:webHidden/>
          </w:rPr>
          <w:instrText xml:space="preserve"> PAGEREF _Toc468868319 \h </w:instrText>
        </w:r>
        <w:r w:rsidR="006B012B">
          <w:rPr>
            <w:webHidden/>
          </w:rPr>
        </w:r>
        <w:r w:rsidR="006B012B">
          <w:rPr>
            <w:webHidden/>
          </w:rPr>
          <w:fldChar w:fldCharType="separate"/>
        </w:r>
        <w:r w:rsidR="00345141">
          <w:rPr>
            <w:webHidden/>
          </w:rPr>
          <w:t>61</w:t>
        </w:r>
        <w:r w:rsidR="006B012B">
          <w:rPr>
            <w:webHidden/>
          </w:rPr>
          <w:fldChar w:fldCharType="end"/>
        </w:r>
      </w:hyperlink>
    </w:p>
    <w:p w14:paraId="20191267" w14:textId="3912F823" w:rsidR="006B012B" w:rsidRDefault="003236DE">
      <w:pPr>
        <w:pStyle w:val="TM3"/>
        <w:rPr>
          <w:rFonts w:asciiTheme="minorHAnsi" w:eastAsiaTheme="minorEastAsia" w:hAnsiTheme="minorHAnsi" w:cstheme="minorBidi"/>
          <w:sz w:val="22"/>
          <w:szCs w:val="22"/>
        </w:rPr>
      </w:pPr>
      <w:hyperlink w:anchor="_Toc468868320" w:history="1">
        <w:r w:rsidR="006B012B" w:rsidRPr="00354F9E">
          <w:rPr>
            <w:rStyle w:val="Lienhypertexte"/>
          </w:rPr>
          <w:t>A - Des charges de service public d’un montant non négligeable</w:t>
        </w:r>
        <w:r w:rsidR="006B012B">
          <w:rPr>
            <w:webHidden/>
          </w:rPr>
          <w:tab/>
        </w:r>
        <w:r w:rsidR="006B012B">
          <w:rPr>
            <w:webHidden/>
          </w:rPr>
          <w:fldChar w:fldCharType="begin"/>
        </w:r>
        <w:r w:rsidR="006B012B">
          <w:rPr>
            <w:webHidden/>
          </w:rPr>
          <w:instrText xml:space="preserve"> PAGEREF _Toc468868320 \h </w:instrText>
        </w:r>
        <w:r w:rsidR="006B012B">
          <w:rPr>
            <w:webHidden/>
          </w:rPr>
        </w:r>
        <w:r w:rsidR="006B012B">
          <w:rPr>
            <w:webHidden/>
          </w:rPr>
          <w:fldChar w:fldCharType="separate"/>
        </w:r>
        <w:r w:rsidR="00345141">
          <w:rPr>
            <w:webHidden/>
          </w:rPr>
          <w:t>61</w:t>
        </w:r>
        <w:r w:rsidR="006B012B">
          <w:rPr>
            <w:webHidden/>
          </w:rPr>
          <w:fldChar w:fldCharType="end"/>
        </w:r>
      </w:hyperlink>
    </w:p>
    <w:p w14:paraId="7CE3C28B" w14:textId="7592B3AC" w:rsidR="006B012B" w:rsidRDefault="003236DE">
      <w:pPr>
        <w:pStyle w:val="TM3"/>
        <w:rPr>
          <w:rFonts w:asciiTheme="minorHAnsi" w:eastAsiaTheme="minorEastAsia" w:hAnsiTheme="minorHAnsi" w:cstheme="minorBidi"/>
          <w:sz w:val="22"/>
          <w:szCs w:val="22"/>
        </w:rPr>
      </w:pPr>
      <w:hyperlink w:anchor="_Toc468868321" w:history="1">
        <w:r w:rsidR="006B012B" w:rsidRPr="00354F9E">
          <w:rPr>
            <w:rStyle w:val="Lienhypertexte"/>
          </w:rPr>
          <w:t>B - Des interrogations pour l’avenir</w:t>
        </w:r>
        <w:r w:rsidR="006B012B">
          <w:rPr>
            <w:webHidden/>
          </w:rPr>
          <w:tab/>
        </w:r>
        <w:r w:rsidR="006B012B">
          <w:rPr>
            <w:webHidden/>
          </w:rPr>
          <w:fldChar w:fldCharType="begin"/>
        </w:r>
        <w:r w:rsidR="006B012B">
          <w:rPr>
            <w:webHidden/>
          </w:rPr>
          <w:instrText xml:space="preserve"> PAGEREF _Toc468868321 \h </w:instrText>
        </w:r>
        <w:r w:rsidR="006B012B">
          <w:rPr>
            <w:webHidden/>
          </w:rPr>
        </w:r>
        <w:r w:rsidR="006B012B">
          <w:rPr>
            <w:webHidden/>
          </w:rPr>
          <w:fldChar w:fldCharType="separate"/>
        </w:r>
        <w:r w:rsidR="00345141">
          <w:rPr>
            <w:webHidden/>
          </w:rPr>
          <w:t>66</w:t>
        </w:r>
        <w:r w:rsidR="006B012B">
          <w:rPr>
            <w:webHidden/>
          </w:rPr>
          <w:fldChar w:fldCharType="end"/>
        </w:r>
      </w:hyperlink>
    </w:p>
    <w:p w14:paraId="48AB597D" w14:textId="663E5BF0" w:rsidR="006B012B" w:rsidRDefault="003236DE">
      <w:pPr>
        <w:pStyle w:val="TM1"/>
        <w:rPr>
          <w:rFonts w:asciiTheme="minorHAnsi" w:eastAsiaTheme="minorEastAsia" w:hAnsiTheme="minorHAnsi" w:cstheme="minorBidi"/>
          <w:b w:val="0"/>
          <w:sz w:val="22"/>
          <w:szCs w:val="22"/>
        </w:rPr>
      </w:pPr>
      <w:hyperlink w:anchor="_Toc468868322" w:history="1">
        <w:r w:rsidR="006B012B" w:rsidRPr="00354F9E">
          <w:rPr>
            <w:rStyle w:val="Lienhypertexte"/>
          </w:rPr>
          <w:t>Chapitre III  Des ambitions menacées par des incertitudes sur les relais de croissance</w:t>
        </w:r>
        <w:r w:rsidR="006B012B">
          <w:rPr>
            <w:webHidden/>
          </w:rPr>
          <w:tab/>
        </w:r>
        <w:r w:rsidR="006B012B">
          <w:rPr>
            <w:webHidden/>
          </w:rPr>
          <w:fldChar w:fldCharType="begin"/>
        </w:r>
        <w:r w:rsidR="006B012B">
          <w:rPr>
            <w:webHidden/>
          </w:rPr>
          <w:instrText xml:space="preserve"> PAGEREF _Toc468868322 \h </w:instrText>
        </w:r>
        <w:r w:rsidR="006B012B">
          <w:rPr>
            <w:webHidden/>
          </w:rPr>
        </w:r>
        <w:r w:rsidR="006B012B">
          <w:rPr>
            <w:webHidden/>
          </w:rPr>
          <w:fldChar w:fldCharType="separate"/>
        </w:r>
        <w:r w:rsidR="00345141">
          <w:rPr>
            <w:webHidden/>
          </w:rPr>
          <w:t>75</w:t>
        </w:r>
        <w:r w:rsidR="006B012B">
          <w:rPr>
            <w:webHidden/>
          </w:rPr>
          <w:fldChar w:fldCharType="end"/>
        </w:r>
      </w:hyperlink>
    </w:p>
    <w:p w14:paraId="7094E826" w14:textId="7543E10A" w:rsidR="006B012B" w:rsidRDefault="003236DE">
      <w:pPr>
        <w:pStyle w:val="TM2"/>
        <w:rPr>
          <w:rFonts w:asciiTheme="minorHAnsi" w:eastAsiaTheme="minorEastAsia" w:hAnsiTheme="minorHAnsi" w:cstheme="minorBidi"/>
          <w:sz w:val="22"/>
          <w:szCs w:val="22"/>
        </w:rPr>
      </w:pPr>
      <w:hyperlink w:anchor="_Toc468868323" w:history="1">
        <w:r w:rsidR="006B012B" w:rsidRPr="00354F9E">
          <w:rPr>
            <w:rStyle w:val="Lienhypertexte"/>
          </w:rPr>
          <w:t>I - Un objectif de retour à un niveau de croissance d’avant crise différé à 2020</w:t>
        </w:r>
        <w:r w:rsidR="006B012B">
          <w:rPr>
            <w:webHidden/>
          </w:rPr>
          <w:tab/>
        </w:r>
        <w:r w:rsidR="006B012B">
          <w:rPr>
            <w:webHidden/>
          </w:rPr>
          <w:fldChar w:fldCharType="begin"/>
        </w:r>
        <w:r w:rsidR="006B012B">
          <w:rPr>
            <w:webHidden/>
          </w:rPr>
          <w:instrText xml:space="preserve"> PAGEREF _Toc468868323 \h </w:instrText>
        </w:r>
        <w:r w:rsidR="006B012B">
          <w:rPr>
            <w:webHidden/>
          </w:rPr>
        </w:r>
        <w:r w:rsidR="006B012B">
          <w:rPr>
            <w:webHidden/>
          </w:rPr>
          <w:fldChar w:fldCharType="separate"/>
        </w:r>
        <w:r w:rsidR="00345141">
          <w:rPr>
            <w:webHidden/>
          </w:rPr>
          <w:t>75</w:t>
        </w:r>
        <w:r w:rsidR="006B012B">
          <w:rPr>
            <w:webHidden/>
          </w:rPr>
          <w:fldChar w:fldCharType="end"/>
        </w:r>
      </w:hyperlink>
    </w:p>
    <w:p w14:paraId="1B9AEE8C" w14:textId="25B94F30" w:rsidR="006B012B" w:rsidRDefault="003236DE">
      <w:pPr>
        <w:pStyle w:val="TM3"/>
        <w:rPr>
          <w:rFonts w:asciiTheme="minorHAnsi" w:eastAsiaTheme="minorEastAsia" w:hAnsiTheme="minorHAnsi" w:cstheme="minorBidi"/>
          <w:sz w:val="22"/>
          <w:szCs w:val="22"/>
        </w:rPr>
      </w:pPr>
      <w:hyperlink w:anchor="_Toc468868324" w:history="1">
        <w:r w:rsidR="006B012B" w:rsidRPr="00354F9E">
          <w:rPr>
            <w:rStyle w:val="Lienhypertexte"/>
          </w:rPr>
          <w:t>A - Des résultats inférieurs aux attentes des plans stratégiques jusqu’en 2014</w:t>
        </w:r>
        <w:r w:rsidR="006B012B">
          <w:rPr>
            <w:webHidden/>
          </w:rPr>
          <w:tab/>
        </w:r>
        <w:r w:rsidR="006B012B">
          <w:rPr>
            <w:webHidden/>
          </w:rPr>
          <w:fldChar w:fldCharType="begin"/>
        </w:r>
        <w:r w:rsidR="006B012B">
          <w:rPr>
            <w:webHidden/>
          </w:rPr>
          <w:instrText xml:space="preserve"> PAGEREF _Toc468868324 \h </w:instrText>
        </w:r>
        <w:r w:rsidR="006B012B">
          <w:rPr>
            <w:webHidden/>
          </w:rPr>
        </w:r>
        <w:r w:rsidR="006B012B">
          <w:rPr>
            <w:webHidden/>
          </w:rPr>
          <w:fldChar w:fldCharType="separate"/>
        </w:r>
        <w:r w:rsidR="00345141">
          <w:rPr>
            <w:webHidden/>
          </w:rPr>
          <w:t>76</w:t>
        </w:r>
        <w:r w:rsidR="006B012B">
          <w:rPr>
            <w:webHidden/>
          </w:rPr>
          <w:fldChar w:fldCharType="end"/>
        </w:r>
      </w:hyperlink>
    </w:p>
    <w:p w14:paraId="21BE2456" w14:textId="4524D165" w:rsidR="006B012B" w:rsidRDefault="003236DE">
      <w:pPr>
        <w:pStyle w:val="TM3"/>
        <w:rPr>
          <w:rFonts w:asciiTheme="minorHAnsi" w:eastAsiaTheme="minorEastAsia" w:hAnsiTheme="minorHAnsi" w:cstheme="minorBidi"/>
          <w:sz w:val="22"/>
          <w:szCs w:val="22"/>
        </w:rPr>
      </w:pPr>
      <w:hyperlink w:anchor="_Toc468868325" w:history="1">
        <w:r w:rsidR="006B012B" w:rsidRPr="00354F9E">
          <w:rPr>
            <w:rStyle w:val="Lienhypertexte"/>
          </w:rPr>
          <w:t>B - Le plan stratégique 2014-2020 : une volonté de renouvellement, des résultats pour l’heure satisfaisants</w:t>
        </w:r>
        <w:r w:rsidR="006B012B">
          <w:rPr>
            <w:webHidden/>
          </w:rPr>
          <w:tab/>
        </w:r>
        <w:r w:rsidR="006B012B">
          <w:rPr>
            <w:webHidden/>
          </w:rPr>
          <w:fldChar w:fldCharType="begin"/>
        </w:r>
        <w:r w:rsidR="006B012B">
          <w:rPr>
            <w:webHidden/>
          </w:rPr>
          <w:instrText xml:space="preserve"> PAGEREF _Toc468868325 \h </w:instrText>
        </w:r>
        <w:r w:rsidR="006B012B">
          <w:rPr>
            <w:webHidden/>
          </w:rPr>
        </w:r>
        <w:r w:rsidR="006B012B">
          <w:rPr>
            <w:webHidden/>
          </w:rPr>
          <w:fldChar w:fldCharType="separate"/>
        </w:r>
        <w:r w:rsidR="00345141">
          <w:rPr>
            <w:webHidden/>
          </w:rPr>
          <w:t>79</w:t>
        </w:r>
        <w:r w:rsidR="006B012B">
          <w:rPr>
            <w:webHidden/>
          </w:rPr>
          <w:fldChar w:fldCharType="end"/>
        </w:r>
      </w:hyperlink>
    </w:p>
    <w:p w14:paraId="1684C8EB" w14:textId="01A9C670" w:rsidR="006B012B" w:rsidRDefault="003236DE">
      <w:pPr>
        <w:pStyle w:val="TM2"/>
        <w:rPr>
          <w:rFonts w:asciiTheme="minorHAnsi" w:eastAsiaTheme="minorEastAsia" w:hAnsiTheme="minorHAnsi" w:cstheme="minorBidi"/>
          <w:sz w:val="22"/>
          <w:szCs w:val="22"/>
        </w:rPr>
      </w:pPr>
      <w:hyperlink w:anchor="_Toc468868326" w:history="1">
        <w:r w:rsidR="006B012B" w:rsidRPr="00354F9E">
          <w:rPr>
            <w:rStyle w:val="Lienhypertexte"/>
          </w:rPr>
          <w:t>II - Des chocs devenus structurels</w:t>
        </w:r>
        <w:r w:rsidR="006B012B">
          <w:rPr>
            <w:webHidden/>
          </w:rPr>
          <w:tab/>
        </w:r>
        <w:r w:rsidR="006B012B">
          <w:rPr>
            <w:webHidden/>
          </w:rPr>
          <w:fldChar w:fldCharType="begin"/>
        </w:r>
        <w:r w:rsidR="006B012B">
          <w:rPr>
            <w:webHidden/>
          </w:rPr>
          <w:instrText xml:space="preserve"> PAGEREF _Toc468868326 \h </w:instrText>
        </w:r>
        <w:r w:rsidR="006B012B">
          <w:rPr>
            <w:webHidden/>
          </w:rPr>
        </w:r>
        <w:r w:rsidR="006B012B">
          <w:rPr>
            <w:webHidden/>
          </w:rPr>
          <w:fldChar w:fldCharType="separate"/>
        </w:r>
        <w:r w:rsidR="00345141">
          <w:rPr>
            <w:webHidden/>
          </w:rPr>
          <w:t>81</w:t>
        </w:r>
        <w:r w:rsidR="006B012B">
          <w:rPr>
            <w:webHidden/>
          </w:rPr>
          <w:fldChar w:fldCharType="end"/>
        </w:r>
      </w:hyperlink>
    </w:p>
    <w:p w14:paraId="7F1C9265" w14:textId="342A44C0" w:rsidR="006B012B" w:rsidRDefault="003236DE">
      <w:pPr>
        <w:pStyle w:val="TM3"/>
        <w:rPr>
          <w:rFonts w:asciiTheme="minorHAnsi" w:eastAsiaTheme="minorEastAsia" w:hAnsiTheme="minorHAnsi" w:cstheme="minorBidi"/>
          <w:sz w:val="22"/>
          <w:szCs w:val="22"/>
        </w:rPr>
      </w:pPr>
      <w:hyperlink w:anchor="_Toc468868327" w:history="1">
        <w:r w:rsidR="006B012B" w:rsidRPr="00354F9E">
          <w:rPr>
            <w:rStyle w:val="Lienhypertexte"/>
          </w:rPr>
          <w:t>A - Des taux d’intérêt qui obscurcissent l’avenir de La Banque Postale</w:t>
        </w:r>
        <w:r w:rsidR="006B012B">
          <w:rPr>
            <w:webHidden/>
          </w:rPr>
          <w:tab/>
        </w:r>
        <w:r w:rsidR="006B012B">
          <w:rPr>
            <w:webHidden/>
          </w:rPr>
          <w:fldChar w:fldCharType="begin"/>
        </w:r>
        <w:r w:rsidR="006B012B">
          <w:rPr>
            <w:webHidden/>
          </w:rPr>
          <w:instrText xml:space="preserve"> PAGEREF _Toc468868327 \h </w:instrText>
        </w:r>
        <w:r w:rsidR="006B012B">
          <w:rPr>
            <w:webHidden/>
          </w:rPr>
        </w:r>
        <w:r w:rsidR="006B012B">
          <w:rPr>
            <w:webHidden/>
          </w:rPr>
          <w:fldChar w:fldCharType="separate"/>
        </w:r>
        <w:r w:rsidR="00345141">
          <w:rPr>
            <w:webHidden/>
          </w:rPr>
          <w:t>82</w:t>
        </w:r>
        <w:r w:rsidR="006B012B">
          <w:rPr>
            <w:webHidden/>
          </w:rPr>
          <w:fldChar w:fldCharType="end"/>
        </w:r>
      </w:hyperlink>
    </w:p>
    <w:p w14:paraId="06292149" w14:textId="0CF1D183" w:rsidR="006B012B" w:rsidRDefault="003236DE">
      <w:pPr>
        <w:pStyle w:val="TM3"/>
        <w:rPr>
          <w:rFonts w:asciiTheme="minorHAnsi" w:eastAsiaTheme="minorEastAsia" w:hAnsiTheme="minorHAnsi" w:cstheme="minorBidi"/>
          <w:sz w:val="22"/>
          <w:szCs w:val="22"/>
        </w:rPr>
      </w:pPr>
      <w:hyperlink w:anchor="_Toc468868328" w:history="1">
        <w:r w:rsidR="006B012B" w:rsidRPr="00354F9E">
          <w:rPr>
            <w:rStyle w:val="Lienhypertexte"/>
          </w:rPr>
          <w:t>B - Une intensification de la concurrence dans le secteur du colis</w:t>
        </w:r>
        <w:r w:rsidR="006B012B">
          <w:rPr>
            <w:webHidden/>
          </w:rPr>
          <w:tab/>
        </w:r>
        <w:r w:rsidR="006B012B">
          <w:rPr>
            <w:webHidden/>
          </w:rPr>
          <w:fldChar w:fldCharType="begin"/>
        </w:r>
        <w:r w:rsidR="006B012B">
          <w:rPr>
            <w:webHidden/>
          </w:rPr>
          <w:instrText xml:space="preserve"> PAGEREF _Toc468868328 \h </w:instrText>
        </w:r>
        <w:r w:rsidR="006B012B">
          <w:rPr>
            <w:webHidden/>
          </w:rPr>
        </w:r>
        <w:r w:rsidR="006B012B">
          <w:rPr>
            <w:webHidden/>
          </w:rPr>
          <w:fldChar w:fldCharType="separate"/>
        </w:r>
        <w:r w:rsidR="00345141">
          <w:rPr>
            <w:webHidden/>
          </w:rPr>
          <w:t>83</w:t>
        </w:r>
        <w:r w:rsidR="006B012B">
          <w:rPr>
            <w:webHidden/>
          </w:rPr>
          <w:fldChar w:fldCharType="end"/>
        </w:r>
      </w:hyperlink>
    </w:p>
    <w:p w14:paraId="72EE92E8" w14:textId="6479421E" w:rsidR="006B012B" w:rsidRDefault="003236DE">
      <w:pPr>
        <w:pStyle w:val="TM3"/>
        <w:rPr>
          <w:rFonts w:asciiTheme="minorHAnsi" w:eastAsiaTheme="minorEastAsia" w:hAnsiTheme="minorHAnsi" w:cstheme="minorBidi"/>
          <w:sz w:val="22"/>
          <w:szCs w:val="22"/>
        </w:rPr>
      </w:pPr>
      <w:hyperlink w:anchor="_Toc468868329" w:history="1">
        <w:r w:rsidR="006B012B" w:rsidRPr="00354F9E">
          <w:rPr>
            <w:rStyle w:val="Lienhypertexte"/>
          </w:rPr>
          <w:t>C - La poursuite de la chute des volumes de courrier</w:t>
        </w:r>
        <w:r w:rsidR="006B012B">
          <w:rPr>
            <w:webHidden/>
          </w:rPr>
          <w:tab/>
        </w:r>
        <w:r w:rsidR="006B012B">
          <w:rPr>
            <w:webHidden/>
          </w:rPr>
          <w:fldChar w:fldCharType="begin"/>
        </w:r>
        <w:r w:rsidR="006B012B">
          <w:rPr>
            <w:webHidden/>
          </w:rPr>
          <w:instrText xml:space="preserve"> PAGEREF _Toc468868329 \h </w:instrText>
        </w:r>
        <w:r w:rsidR="006B012B">
          <w:rPr>
            <w:webHidden/>
          </w:rPr>
        </w:r>
        <w:r w:rsidR="006B012B">
          <w:rPr>
            <w:webHidden/>
          </w:rPr>
          <w:fldChar w:fldCharType="separate"/>
        </w:r>
        <w:r w:rsidR="00345141">
          <w:rPr>
            <w:webHidden/>
          </w:rPr>
          <w:t>85</w:t>
        </w:r>
        <w:r w:rsidR="006B012B">
          <w:rPr>
            <w:webHidden/>
          </w:rPr>
          <w:fldChar w:fldCharType="end"/>
        </w:r>
      </w:hyperlink>
    </w:p>
    <w:p w14:paraId="4586C09F" w14:textId="2FDE7000" w:rsidR="006B012B" w:rsidRDefault="003236DE">
      <w:pPr>
        <w:pStyle w:val="TM2"/>
        <w:rPr>
          <w:rFonts w:asciiTheme="minorHAnsi" w:eastAsiaTheme="minorEastAsia" w:hAnsiTheme="minorHAnsi" w:cstheme="minorBidi"/>
          <w:sz w:val="22"/>
          <w:szCs w:val="22"/>
        </w:rPr>
      </w:pPr>
      <w:hyperlink w:anchor="_Toc468868330" w:history="1">
        <w:r w:rsidR="006B012B" w:rsidRPr="00354F9E">
          <w:rPr>
            <w:rStyle w:val="Lienhypertexte"/>
          </w:rPr>
          <w:t>III - Des interrogations fortes sur la capacité des relais de croissance à fournir la contribution attendue en 2020</w:t>
        </w:r>
        <w:r w:rsidR="006B012B">
          <w:rPr>
            <w:webHidden/>
          </w:rPr>
          <w:tab/>
        </w:r>
        <w:r w:rsidR="006B012B">
          <w:rPr>
            <w:webHidden/>
          </w:rPr>
          <w:fldChar w:fldCharType="begin"/>
        </w:r>
        <w:r w:rsidR="006B012B">
          <w:rPr>
            <w:webHidden/>
          </w:rPr>
          <w:instrText xml:space="preserve"> PAGEREF _Toc468868330 \h </w:instrText>
        </w:r>
        <w:r w:rsidR="006B012B">
          <w:rPr>
            <w:webHidden/>
          </w:rPr>
        </w:r>
        <w:r w:rsidR="006B012B">
          <w:rPr>
            <w:webHidden/>
          </w:rPr>
          <w:fldChar w:fldCharType="separate"/>
        </w:r>
        <w:r w:rsidR="00345141">
          <w:rPr>
            <w:webHidden/>
          </w:rPr>
          <w:t>90</w:t>
        </w:r>
        <w:r w:rsidR="006B012B">
          <w:rPr>
            <w:webHidden/>
          </w:rPr>
          <w:fldChar w:fldCharType="end"/>
        </w:r>
      </w:hyperlink>
    </w:p>
    <w:p w14:paraId="5D9874CB" w14:textId="30DA8307" w:rsidR="006B012B" w:rsidRDefault="003236DE">
      <w:pPr>
        <w:pStyle w:val="TM3"/>
        <w:rPr>
          <w:rFonts w:asciiTheme="minorHAnsi" w:eastAsiaTheme="minorEastAsia" w:hAnsiTheme="minorHAnsi" w:cstheme="minorBidi"/>
          <w:sz w:val="22"/>
          <w:szCs w:val="22"/>
        </w:rPr>
      </w:pPr>
      <w:hyperlink w:anchor="_Toc468868331" w:history="1">
        <w:r w:rsidR="006B012B" w:rsidRPr="00354F9E">
          <w:rPr>
            <w:rStyle w:val="Lienhypertexte"/>
          </w:rPr>
          <w:t>A - Des relais de croissance historiques à faire évoluer</w:t>
        </w:r>
        <w:r w:rsidR="006B012B">
          <w:rPr>
            <w:webHidden/>
          </w:rPr>
          <w:tab/>
        </w:r>
        <w:r w:rsidR="006B012B">
          <w:rPr>
            <w:webHidden/>
          </w:rPr>
          <w:fldChar w:fldCharType="begin"/>
        </w:r>
        <w:r w:rsidR="006B012B">
          <w:rPr>
            <w:webHidden/>
          </w:rPr>
          <w:instrText xml:space="preserve"> PAGEREF _Toc468868331 \h </w:instrText>
        </w:r>
        <w:r w:rsidR="006B012B">
          <w:rPr>
            <w:webHidden/>
          </w:rPr>
        </w:r>
        <w:r w:rsidR="006B012B">
          <w:rPr>
            <w:webHidden/>
          </w:rPr>
          <w:fldChar w:fldCharType="separate"/>
        </w:r>
        <w:r w:rsidR="00345141">
          <w:rPr>
            <w:webHidden/>
          </w:rPr>
          <w:t>91</w:t>
        </w:r>
        <w:r w:rsidR="006B012B">
          <w:rPr>
            <w:webHidden/>
          </w:rPr>
          <w:fldChar w:fldCharType="end"/>
        </w:r>
      </w:hyperlink>
    </w:p>
    <w:p w14:paraId="3CC57234" w14:textId="670D52E1" w:rsidR="006B012B" w:rsidRDefault="003236DE">
      <w:pPr>
        <w:pStyle w:val="TM3"/>
        <w:rPr>
          <w:rFonts w:asciiTheme="minorHAnsi" w:eastAsiaTheme="minorEastAsia" w:hAnsiTheme="minorHAnsi" w:cstheme="minorBidi"/>
          <w:sz w:val="22"/>
          <w:szCs w:val="22"/>
        </w:rPr>
      </w:pPr>
      <w:hyperlink w:anchor="_Toc468868332" w:history="1">
        <w:r w:rsidR="006B012B" w:rsidRPr="00354F9E">
          <w:rPr>
            <w:rStyle w:val="Lienhypertexte"/>
          </w:rPr>
          <w:t>B - Des nouveaux relais de croissance qui apportent une contribution encore marginale au résultat</w:t>
        </w:r>
        <w:r w:rsidR="006B012B">
          <w:rPr>
            <w:webHidden/>
          </w:rPr>
          <w:tab/>
        </w:r>
        <w:r w:rsidR="006B012B">
          <w:rPr>
            <w:webHidden/>
          </w:rPr>
          <w:fldChar w:fldCharType="begin"/>
        </w:r>
        <w:r w:rsidR="006B012B">
          <w:rPr>
            <w:webHidden/>
          </w:rPr>
          <w:instrText xml:space="preserve"> PAGEREF _Toc468868332 \h </w:instrText>
        </w:r>
        <w:r w:rsidR="006B012B">
          <w:rPr>
            <w:webHidden/>
          </w:rPr>
        </w:r>
        <w:r w:rsidR="006B012B">
          <w:rPr>
            <w:webHidden/>
          </w:rPr>
          <w:fldChar w:fldCharType="separate"/>
        </w:r>
        <w:r w:rsidR="00345141">
          <w:rPr>
            <w:webHidden/>
          </w:rPr>
          <w:t>95</w:t>
        </w:r>
        <w:r w:rsidR="006B012B">
          <w:rPr>
            <w:webHidden/>
          </w:rPr>
          <w:fldChar w:fldCharType="end"/>
        </w:r>
      </w:hyperlink>
    </w:p>
    <w:p w14:paraId="7DBB024A" w14:textId="55B4DED8" w:rsidR="006B012B" w:rsidRDefault="003236DE">
      <w:pPr>
        <w:pStyle w:val="TM1"/>
        <w:rPr>
          <w:rFonts w:asciiTheme="minorHAnsi" w:eastAsiaTheme="minorEastAsia" w:hAnsiTheme="minorHAnsi" w:cstheme="minorBidi"/>
          <w:b w:val="0"/>
          <w:sz w:val="22"/>
          <w:szCs w:val="22"/>
        </w:rPr>
      </w:pPr>
      <w:hyperlink w:anchor="_Toc468868333" w:history="1">
        <w:r w:rsidR="006B012B" w:rsidRPr="00354F9E">
          <w:rPr>
            <w:rStyle w:val="Lienhypertexte"/>
          </w:rPr>
          <w:t>Chapitre IV  Changer La Poste pour mieux la préserver : une accélération nécessaire des réformes</w:t>
        </w:r>
        <w:r w:rsidR="006B012B">
          <w:rPr>
            <w:webHidden/>
          </w:rPr>
          <w:tab/>
        </w:r>
        <w:r w:rsidR="006B012B">
          <w:rPr>
            <w:webHidden/>
          </w:rPr>
          <w:fldChar w:fldCharType="begin"/>
        </w:r>
        <w:r w:rsidR="006B012B">
          <w:rPr>
            <w:webHidden/>
          </w:rPr>
          <w:instrText xml:space="preserve"> PAGEREF _Toc468868333 \h </w:instrText>
        </w:r>
        <w:r w:rsidR="006B012B">
          <w:rPr>
            <w:webHidden/>
          </w:rPr>
        </w:r>
        <w:r w:rsidR="006B012B">
          <w:rPr>
            <w:webHidden/>
          </w:rPr>
          <w:fldChar w:fldCharType="separate"/>
        </w:r>
        <w:r w:rsidR="00345141">
          <w:rPr>
            <w:webHidden/>
          </w:rPr>
          <w:t>103</w:t>
        </w:r>
        <w:r w:rsidR="006B012B">
          <w:rPr>
            <w:webHidden/>
          </w:rPr>
          <w:fldChar w:fldCharType="end"/>
        </w:r>
      </w:hyperlink>
    </w:p>
    <w:p w14:paraId="0A53C314" w14:textId="285EF01C" w:rsidR="006B012B" w:rsidRDefault="003236DE">
      <w:pPr>
        <w:pStyle w:val="TM2"/>
        <w:rPr>
          <w:rFonts w:asciiTheme="minorHAnsi" w:eastAsiaTheme="minorEastAsia" w:hAnsiTheme="minorHAnsi" w:cstheme="minorBidi"/>
          <w:sz w:val="22"/>
          <w:szCs w:val="22"/>
        </w:rPr>
      </w:pPr>
      <w:hyperlink w:anchor="_Toc468868334" w:history="1">
        <w:r w:rsidR="006B012B" w:rsidRPr="00354F9E">
          <w:rPr>
            <w:rStyle w:val="Lienhypertexte"/>
          </w:rPr>
          <w:t>I - Renforcer les leviers de maîtrise des charges</w:t>
        </w:r>
        <w:r w:rsidR="006B012B">
          <w:rPr>
            <w:webHidden/>
          </w:rPr>
          <w:tab/>
        </w:r>
        <w:r w:rsidR="006B012B">
          <w:rPr>
            <w:webHidden/>
          </w:rPr>
          <w:fldChar w:fldCharType="begin"/>
        </w:r>
        <w:r w:rsidR="006B012B">
          <w:rPr>
            <w:webHidden/>
          </w:rPr>
          <w:instrText xml:space="preserve"> PAGEREF _Toc468868334 \h </w:instrText>
        </w:r>
        <w:r w:rsidR="006B012B">
          <w:rPr>
            <w:webHidden/>
          </w:rPr>
        </w:r>
        <w:r w:rsidR="006B012B">
          <w:rPr>
            <w:webHidden/>
          </w:rPr>
          <w:fldChar w:fldCharType="separate"/>
        </w:r>
        <w:r w:rsidR="00345141">
          <w:rPr>
            <w:webHidden/>
          </w:rPr>
          <w:t>104</w:t>
        </w:r>
        <w:r w:rsidR="006B012B">
          <w:rPr>
            <w:webHidden/>
          </w:rPr>
          <w:fldChar w:fldCharType="end"/>
        </w:r>
      </w:hyperlink>
    </w:p>
    <w:p w14:paraId="4A6F82D9" w14:textId="50E69A97" w:rsidR="006B012B" w:rsidRDefault="003236DE">
      <w:pPr>
        <w:pStyle w:val="TM3"/>
        <w:rPr>
          <w:rFonts w:asciiTheme="minorHAnsi" w:eastAsiaTheme="minorEastAsia" w:hAnsiTheme="minorHAnsi" w:cstheme="minorBidi"/>
          <w:sz w:val="22"/>
          <w:szCs w:val="22"/>
        </w:rPr>
      </w:pPr>
      <w:hyperlink w:anchor="_Toc468868335" w:history="1">
        <w:r w:rsidR="006B012B" w:rsidRPr="00354F9E">
          <w:rPr>
            <w:rStyle w:val="Lienhypertexte"/>
          </w:rPr>
          <w:t>A - La nécessaire baisse des coûts des réseaux</w:t>
        </w:r>
        <w:r w:rsidR="006B012B">
          <w:rPr>
            <w:webHidden/>
          </w:rPr>
          <w:tab/>
        </w:r>
        <w:r w:rsidR="006B012B">
          <w:rPr>
            <w:webHidden/>
          </w:rPr>
          <w:fldChar w:fldCharType="begin"/>
        </w:r>
        <w:r w:rsidR="006B012B">
          <w:rPr>
            <w:webHidden/>
          </w:rPr>
          <w:instrText xml:space="preserve"> PAGEREF _Toc468868335 \h </w:instrText>
        </w:r>
        <w:r w:rsidR="006B012B">
          <w:rPr>
            <w:webHidden/>
          </w:rPr>
        </w:r>
        <w:r w:rsidR="006B012B">
          <w:rPr>
            <w:webHidden/>
          </w:rPr>
          <w:fldChar w:fldCharType="separate"/>
        </w:r>
        <w:r w:rsidR="00345141">
          <w:rPr>
            <w:webHidden/>
          </w:rPr>
          <w:t>104</w:t>
        </w:r>
        <w:r w:rsidR="006B012B">
          <w:rPr>
            <w:webHidden/>
          </w:rPr>
          <w:fldChar w:fldCharType="end"/>
        </w:r>
      </w:hyperlink>
    </w:p>
    <w:p w14:paraId="32FB9B98" w14:textId="66C7F03F" w:rsidR="006B012B" w:rsidRDefault="003236DE">
      <w:pPr>
        <w:pStyle w:val="TM3"/>
        <w:rPr>
          <w:rFonts w:asciiTheme="minorHAnsi" w:eastAsiaTheme="minorEastAsia" w:hAnsiTheme="minorHAnsi" w:cstheme="minorBidi"/>
          <w:sz w:val="22"/>
          <w:szCs w:val="22"/>
        </w:rPr>
      </w:pPr>
      <w:hyperlink w:anchor="_Toc468868336" w:history="1">
        <w:r w:rsidR="006B012B" w:rsidRPr="00354F9E">
          <w:rPr>
            <w:rStyle w:val="Lienhypertexte"/>
          </w:rPr>
          <w:t>B - Amplifier l’effort d’adaptation des effectifs et des carrières</w:t>
        </w:r>
        <w:r w:rsidR="006B012B">
          <w:rPr>
            <w:webHidden/>
          </w:rPr>
          <w:tab/>
        </w:r>
        <w:r w:rsidR="006B012B">
          <w:rPr>
            <w:webHidden/>
          </w:rPr>
          <w:fldChar w:fldCharType="begin"/>
        </w:r>
        <w:r w:rsidR="006B012B">
          <w:rPr>
            <w:webHidden/>
          </w:rPr>
          <w:instrText xml:space="preserve"> PAGEREF _Toc468868336 \h </w:instrText>
        </w:r>
        <w:r w:rsidR="006B012B">
          <w:rPr>
            <w:webHidden/>
          </w:rPr>
        </w:r>
        <w:r w:rsidR="006B012B">
          <w:rPr>
            <w:webHidden/>
          </w:rPr>
          <w:fldChar w:fldCharType="separate"/>
        </w:r>
        <w:r w:rsidR="00345141">
          <w:rPr>
            <w:webHidden/>
          </w:rPr>
          <w:t>109</w:t>
        </w:r>
        <w:r w:rsidR="006B012B">
          <w:rPr>
            <w:webHidden/>
          </w:rPr>
          <w:fldChar w:fldCharType="end"/>
        </w:r>
      </w:hyperlink>
    </w:p>
    <w:p w14:paraId="798CEB1C" w14:textId="23E9DAE5" w:rsidR="006B012B" w:rsidRDefault="003236DE">
      <w:pPr>
        <w:pStyle w:val="TM3"/>
        <w:rPr>
          <w:rFonts w:asciiTheme="minorHAnsi" w:eastAsiaTheme="minorEastAsia" w:hAnsiTheme="minorHAnsi" w:cstheme="minorBidi"/>
          <w:sz w:val="22"/>
          <w:szCs w:val="22"/>
        </w:rPr>
      </w:pPr>
      <w:hyperlink w:anchor="_Toc468868337" w:history="1">
        <w:r w:rsidR="006B012B" w:rsidRPr="00354F9E">
          <w:rPr>
            <w:rStyle w:val="Lienhypertexte"/>
            <w:rFonts w:eastAsia="Calibri"/>
          </w:rPr>
          <w:t xml:space="preserve">C - Des gisements d’économie à </w:t>
        </w:r>
        <w:r w:rsidR="006B012B" w:rsidRPr="00354F9E">
          <w:rPr>
            <w:rStyle w:val="Lienhypertexte"/>
          </w:rPr>
          <w:t>exploiter</w:t>
        </w:r>
        <w:r w:rsidR="006B012B">
          <w:rPr>
            <w:webHidden/>
          </w:rPr>
          <w:tab/>
        </w:r>
        <w:r w:rsidR="006B012B">
          <w:rPr>
            <w:webHidden/>
          </w:rPr>
          <w:fldChar w:fldCharType="begin"/>
        </w:r>
        <w:r w:rsidR="006B012B">
          <w:rPr>
            <w:webHidden/>
          </w:rPr>
          <w:instrText xml:space="preserve"> PAGEREF _Toc468868337 \h </w:instrText>
        </w:r>
        <w:r w:rsidR="006B012B">
          <w:rPr>
            <w:webHidden/>
          </w:rPr>
        </w:r>
        <w:r w:rsidR="006B012B">
          <w:rPr>
            <w:webHidden/>
          </w:rPr>
          <w:fldChar w:fldCharType="separate"/>
        </w:r>
        <w:r w:rsidR="00345141">
          <w:rPr>
            <w:webHidden/>
          </w:rPr>
          <w:t>114</w:t>
        </w:r>
        <w:r w:rsidR="006B012B">
          <w:rPr>
            <w:webHidden/>
          </w:rPr>
          <w:fldChar w:fldCharType="end"/>
        </w:r>
      </w:hyperlink>
    </w:p>
    <w:p w14:paraId="2E2489A8" w14:textId="7718B07E" w:rsidR="006B012B" w:rsidRDefault="003236DE">
      <w:pPr>
        <w:pStyle w:val="TM2"/>
        <w:rPr>
          <w:rFonts w:asciiTheme="minorHAnsi" w:eastAsiaTheme="minorEastAsia" w:hAnsiTheme="minorHAnsi" w:cstheme="minorBidi"/>
          <w:sz w:val="22"/>
          <w:szCs w:val="22"/>
        </w:rPr>
      </w:pPr>
      <w:hyperlink w:anchor="_Toc468868338" w:history="1">
        <w:r w:rsidR="006B012B" w:rsidRPr="00354F9E">
          <w:rPr>
            <w:rStyle w:val="Lienhypertexte"/>
          </w:rPr>
          <w:t>II - Tirer toutes les conséquences du choix d’un « modèle multi-métiers »</w:t>
        </w:r>
        <w:r w:rsidR="006B012B">
          <w:rPr>
            <w:webHidden/>
          </w:rPr>
          <w:tab/>
        </w:r>
        <w:r w:rsidR="006B012B">
          <w:rPr>
            <w:webHidden/>
          </w:rPr>
          <w:fldChar w:fldCharType="begin"/>
        </w:r>
        <w:r w:rsidR="006B012B">
          <w:rPr>
            <w:webHidden/>
          </w:rPr>
          <w:instrText xml:space="preserve"> PAGEREF _Toc468868338 \h </w:instrText>
        </w:r>
        <w:r w:rsidR="006B012B">
          <w:rPr>
            <w:webHidden/>
          </w:rPr>
        </w:r>
        <w:r w:rsidR="006B012B">
          <w:rPr>
            <w:webHidden/>
          </w:rPr>
          <w:fldChar w:fldCharType="separate"/>
        </w:r>
        <w:r w:rsidR="00345141">
          <w:rPr>
            <w:webHidden/>
          </w:rPr>
          <w:t>117</w:t>
        </w:r>
        <w:r w:rsidR="006B012B">
          <w:rPr>
            <w:webHidden/>
          </w:rPr>
          <w:fldChar w:fldCharType="end"/>
        </w:r>
      </w:hyperlink>
    </w:p>
    <w:p w14:paraId="4AC1CEDE" w14:textId="3D73B616" w:rsidR="006B012B" w:rsidRDefault="003236DE">
      <w:pPr>
        <w:pStyle w:val="TM3"/>
        <w:rPr>
          <w:rFonts w:asciiTheme="minorHAnsi" w:eastAsiaTheme="minorEastAsia" w:hAnsiTheme="minorHAnsi" w:cstheme="minorBidi"/>
          <w:sz w:val="22"/>
          <w:szCs w:val="22"/>
        </w:rPr>
      </w:pPr>
      <w:hyperlink w:anchor="_Toc468868339" w:history="1">
        <w:r w:rsidR="006B012B" w:rsidRPr="00354F9E">
          <w:rPr>
            <w:rStyle w:val="Lienhypertexte"/>
          </w:rPr>
          <w:t>A - Un choix de longue date, qui s’est avéré jusqu’ici pertinent</w:t>
        </w:r>
        <w:r w:rsidR="006B012B">
          <w:rPr>
            <w:webHidden/>
          </w:rPr>
          <w:tab/>
        </w:r>
        <w:r w:rsidR="006B012B">
          <w:rPr>
            <w:webHidden/>
          </w:rPr>
          <w:fldChar w:fldCharType="begin"/>
        </w:r>
        <w:r w:rsidR="006B012B">
          <w:rPr>
            <w:webHidden/>
          </w:rPr>
          <w:instrText xml:space="preserve"> PAGEREF _Toc468868339 \h </w:instrText>
        </w:r>
        <w:r w:rsidR="006B012B">
          <w:rPr>
            <w:webHidden/>
          </w:rPr>
        </w:r>
        <w:r w:rsidR="006B012B">
          <w:rPr>
            <w:webHidden/>
          </w:rPr>
          <w:fldChar w:fldCharType="separate"/>
        </w:r>
        <w:r w:rsidR="00345141">
          <w:rPr>
            <w:webHidden/>
          </w:rPr>
          <w:t>117</w:t>
        </w:r>
        <w:r w:rsidR="006B012B">
          <w:rPr>
            <w:webHidden/>
          </w:rPr>
          <w:fldChar w:fldCharType="end"/>
        </w:r>
      </w:hyperlink>
    </w:p>
    <w:p w14:paraId="0829F684" w14:textId="4A72CE90" w:rsidR="006B012B" w:rsidRDefault="003236DE">
      <w:pPr>
        <w:pStyle w:val="TM3"/>
        <w:rPr>
          <w:rFonts w:asciiTheme="minorHAnsi" w:eastAsiaTheme="minorEastAsia" w:hAnsiTheme="minorHAnsi" w:cstheme="minorBidi"/>
          <w:sz w:val="22"/>
          <w:szCs w:val="22"/>
        </w:rPr>
      </w:pPr>
      <w:hyperlink w:anchor="_Toc468868340" w:history="1">
        <w:r w:rsidR="006B012B" w:rsidRPr="00354F9E">
          <w:rPr>
            <w:rStyle w:val="Lienhypertexte"/>
          </w:rPr>
          <w:t>B - Des réformes à mener afin de renforcer la cohérence interne du modèle</w:t>
        </w:r>
        <w:r w:rsidR="006B012B">
          <w:rPr>
            <w:webHidden/>
          </w:rPr>
          <w:tab/>
        </w:r>
        <w:r w:rsidR="006B012B">
          <w:rPr>
            <w:webHidden/>
          </w:rPr>
          <w:fldChar w:fldCharType="begin"/>
        </w:r>
        <w:r w:rsidR="006B012B">
          <w:rPr>
            <w:webHidden/>
          </w:rPr>
          <w:instrText xml:space="preserve"> PAGEREF _Toc468868340 \h </w:instrText>
        </w:r>
        <w:r w:rsidR="006B012B">
          <w:rPr>
            <w:webHidden/>
          </w:rPr>
        </w:r>
        <w:r w:rsidR="006B012B">
          <w:rPr>
            <w:webHidden/>
          </w:rPr>
          <w:fldChar w:fldCharType="separate"/>
        </w:r>
        <w:r w:rsidR="00345141">
          <w:rPr>
            <w:webHidden/>
          </w:rPr>
          <w:t>120</w:t>
        </w:r>
        <w:r w:rsidR="006B012B">
          <w:rPr>
            <w:webHidden/>
          </w:rPr>
          <w:fldChar w:fldCharType="end"/>
        </w:r>
      </w:hyperlink>
    </w:p>
    <w:p w14:paraId="4CE2CD97" w14:textId="7B30BD31" w:rsidR="006B012B" w:rsidRDefault="003236DE">
      <w:pPr>
        <w:pStyle w:val="TM3"/>
        <w:rPr>
          <w:rFonts w:asciiTheme="minorHAnsi" w:eastAsiaTheme="minorEastAsia" w:hAnsiTheme="minorHAnsi" w:cstheme="minorBidi"/>
          <w:sz w:val="22"/>
          <w:szCs w:val="22"/>
        </w:rPr>
      </w:pPr>
      <w:hyperlink w:anchor="_Toc468868341" w:history="1">
        <w:r w:rsidR="006B012B" w:rsidRPr="00354F9E">
          <w:rPr>
            <w:rStyle w:val="Lienhypertexte"/>
          </w:rPr>
          <w:t>C - Inscrire pleinement la croissance externe dans une vision stratégique</w:t>
        </w:r>
        <w:r w:rsidR="006B012B">
          <w:rPr>
            <w:webHidden/>
          </w:rPr>
          <w:tab/>
        </w:r>
        <w:r w:rsidR="006B012B">
          <w:rPr>
            <w:webHidden/>
          </w:rPr>
          <w:fldChar w:fldCharType="begin"/>
        </w:r>
        <w:r w:rsidR="006B012B">
          <w:rPr>
            <w:webHidden/>
          </w:rPr>
          <w:instrText xml:space="preserve"> PAGEREF _Toc468868341 \h </w:instrText>
        </w:r>
        <w:r w:rsidR="006B012B">
          <w:rPr>
            <w:webHidden/>
          </w:rPr>
        </w:r>
        <w:r w:rsidR="006B012B">
          <w:rPr>
            <w:webHidden/>
          </w:rPr>
          <w:fldChar w:fldCharType="separate"/>
        </w:r>
        <w:r w:rsidR="00345141">
          <w:rPr>
            <w:webHidden/>
          </w:rPr>
          <w:t>127</w:t>
        </w:r>
        <w:r w:rsidR="006B012B">
          <w:rPr>
            <w:webHidden/>
          </w:rPr>
          <w:fldChar w:fldCharType="end"/>
        </w:r>
      </w:hyperlink>
    </w:p>
    <w:p w14:paraId="33F5F711" w14:textId="2B269987" w:rsidR="006B012B" w:rsidRDefault="003236DE">
      <w:pPr>
        <w:pStyle w:val="TM2"/>
        <w:rPr>
          <w:rFonts w:asciiTheme="minorHAnsi" w:eastAsiaTheme="minorEastAsia" w:hAnsiTheme="minorHAnsi" w:cstheme="minorBidi"/>
          <w:sz w:val="22"/>
          <w:szCs w:val="22"/>
        </w:rPr>
      </w:pPr>
      <w:hyperlink w:anchor="_Toc468868342" w:history="1">
        <w:r w:rsidR="006B012B" w:rsidRPr="00354F9E">
          <w:rPr>
            <w:rStyle w:val="Lienhypertexte"/>
          </w:rPr>
          <w:t>III - Actualiser le contenu des missions de service public de La Poste</w:t>
        </w:r>
        <w:r w:rsidR="006B012B">
          <w:rPr>
            <w:webHidden/>
          </w:rPr>
          <w:tab/>
        </w:r>
        <w:r w:rsidR="006B012B">
          <w:rPr>
            <w:webHidden/>
          </w:rPr>
          <w:fldChar w:fldCharType="begin"/>
        </w:r>
        <w:r w:rsidR="006B012B">
          <w:rPr>
            <w:webHidden/>
          </w:rPr>
          <w:instrText xml:space="preserve"> PAGEREF _Toc468868342 \h </w:instrText>
        </w:r>
        <w:r w:rsidR="006B012B">
          <w:rPr>
            <w:webHidden/>
          </w:rPr>
        </w:r>
        <w:r w:rsidR="006B012B">
          <w:rPr>
            <w:webHidden/>
          </w:rPr>
          <w:fldChar w:fldCharType="separate"/>
        </w:r>
        <w:r w:rsidR="00345141">
          <w:rPr>
            <w:webHidden/>
          </w:rPr>
          <w:t>132</w:t>
        </w:r>
        <w:r w:rsidR="006B012B">
          <w:rPr>
            <w:webHidden/>
          </w:rPr>
          <w:fldChar w:fldCharType="end"/>
        </w:r>
      </w:hyperlink>
    </w:p>
    <w:p w14:paraId="7E141F83" w14:textId="63C4D36C" w:rsidR="006B012B" w:rsidRDefault="003236DE">
      <w:pPr>
        <w:pStyle w:val="TM3"/>
        <w:rPr>
          <w:rFonts w:asciiTheme="minorHAnsi" w:eastAsiaTheme="minorEastAsia" w:hAnsiTheme="minorHAnsi" w:cstheme="minorBidi"/>
          <w:sz w:val="22"/>
          <w:szCs w:val="22"/>
        </w:rPr>
      </w:pPr>
      <w:hyperlink w:anchor="_Toc468868343" w:history="1">
        <w:r w:rsidR="006B012B" w:rsidRPr="00354F9E">
          <w:rPr>
            <w:rStyle w:val="Lienhypertexte"/>
          </w:rPr>
          <w:t>A - À missions constantes, des marges de manœuvre à exploiter</w:t>
        </w:r>
        <w:r w:rsidR="006B012B">
          <w:rPr>
            <w:webHidden/>
          </w:rPr>
          <w:tab/>
        </w:r>
        <w:r w:rsidR="006B012B">
          <w:rPr>
            <w:webHidden/>
          </w:rPr>
          <w:fldChar w:fldCharType="begin"/>
        </w:r>
        <w:r w:rsidR="006B012B">
          <w:rPr>
            <w:webHidden/>
          </w:rPr>
          <w:instrText xml:space="preserve"> PAGEREF _Toc468868343 \h </w:instrText>
        </w:r>
        <w:r w:rsidR="006B012B">
          <w:rPr>
            <w:webHidden/>
          </w:rPr>
        </w:r>
        <w:r w:rsidR="006B012B">
          <w:rPr>
            <w:webHidden/>
          </w:rPr>
          <w:fldChar w:fldCharType="separate"/>
        </w:r>
        <w:r w:rsidR="00345141">
          <w:rPr>
            <w:webHidden/>
          </w:rPr>
          <w:t>133</w:t>
        </w:r>
        <w:r w:rsidR="006B012B">
          <w:rPr>
            <w:webHidden/>
          </w:rPr>
          <w:fldChar w:fldCharType="end"/>
        </w:r>
      </w:hyperlink>
    </w:p>
    <w:p w14:paraId="6509EAB6" w14:textId="58D4F3F6" w:rsidR="006B012B" w:rsidRDefault="003236DE">
      <w:pPr>
        <w:pStyle w:val="TM3"/>
        <w:rPr>
          <w:rFonts w:asciiTheme="minorHAnsi" w:eastAsiaTheme="minorEastAsia" w:hAnsiTheme="minorHAnsi" w:cstheme="minorBidi"/>
          <w:sz w:val="22"/>
          <w:szCs w:val="22"/>
        </w:rPr>
      </w:pPr>
      <w:hyperlink w:anchor="_Toc468868344" w:history="1">
        <w:r w:rsidR="006B012B" w:rsidRPr="00354F9E">
          <w:rPr>
            <w:rStyle w:val="Lienhypertexte"/>
          </w:rPr>
          <w:t>B - Quels services pour quel coût ? Des options de fond à trancher</w:t>
        </w:r>
        <w:r w:rsidR="006B012B">
          <w:rPr>
            <w:webHidden/>
          </w:rPr>
          <w:tab/>
        </w:r>
        <w:r w:rsidR="006B012B">
          <w:rPr>
            <w:webHidden/>
          </w:rPr>
          <w:fldChar w:fldCharType="begin"/>
        </w:r>
        <w:r w:rsidR="006B012B">
          <w:rPr>
            <w:webHidden/>
          </w:rPr>
          <w:instrText xml:space="preserve"> PAGEREF _Toc468868344 \h </w:instrText>
        </w:r>
        <w:r w:rsidR="006B012B">
          <w:rPr>
            <w:webHidden/>
          </w:rPr>
        </w:r>
        <w:r w:rsidR="006B012B">
          <w:rPr>
            <w:webHidden/>
          </w:rPr>
          <w:fldChar w:fldCharType="separate"/>
        </w:r>
        <w:r w:rsidR="00345141">
          <w:rPr>
            <w:webHidden/>
          </w:rPr>
          <w:t>136</w:t>
        </w:r>
        <w:r w:rsidR="006B012B">
          <w:rPr>
            <w:webHidden/>
          </w:rPr>
          <w:fldChar w:fldCharType="end"/>
        </w:r>
      </w:hyperlink>
    </w:p>
    <w:p w14:paraId="487E275A" w14:textId="21C83ED7" w:rsidR="006B012B" w:rsidRDefault="003236DE">
      <w:pPr>
        <w:pStyle w:val="TM9"/>
        <w:rPr>
          <w:rFonts w:asciiTheme="minorHAnsi" w:eastAsiaTheme="minorEastAsia" w:hAnsiTheme="minorHAnsi"/>
          <w:b w:val="0"/>
          <w:sz w:val="22"/>
          <w:lang w:eastAsia="fr-FR"/>
        </w:rPr>
      </w:pPr>
      <w:hyperlink w:anchor="_Toc468868345" w:history="1">
        <w:r w:rsidR="006B012B" w:rsidRPr="00354F9E">
          <w:rPr>
            <w:rStyle w:val="Lienhypertexte"/>
          </w:rPr>
          <w:t>Conclusion générale</w:t>
        </w:r>
        <w:r w:rsidR="006B012B">
          <w:rPr>
            <w:webHidden/>
          </w:rPr>
          <w:tab/>
        </w:r>
        <w:r w:rsidR="006B012B">
          <w:rPr>
            <w:webHidden/>
          </w:rPr>
          <w:fldChar w:fldCharType="begin"/>
        </w:r>
        <w:r w:rsidR="006B012B">
          <w:rPr>
            <w:webHidden/>
          </w:rPr>
          <w:instrText xml:space="preserve"> PAGEREF _Toc468868345 \h </w:instrText>
        </w:r>
        <w:r w:rsidR="006B012B">
          <w:rPr>
            <w:webHidden/>
          </w:rPr>
        </w:r>
        <w:r w:rsidR="006B012B">
          <w:rPr>
            <w:webHidden/>
          </w:rPr>
          <w:fldChar w:fldCharType="separate"/>
        </w:r>
        <w:r w:rsidR="00345141">
          <w:rPr>
            <w:webHidden/>
          </w:rPr>
          <w:t>141</w:t>
        </w:r>
        <w:r w:rsidR="006B012B">
          <w:rPr>
            <w:webHidden/>
          </w:rPr>
          <w:fldChar w:fldCharType="end"/>
        </w:r>
      </w:hyperlink>
    </w:p>
    <w:p w14:paraId="2AB87C5E" w14:textId="46D60A73" w:rsidR="006B012B" w:rsidRDefault="003236DE">
      <w:pPr>
        <w:pStyle w:val="TM9"/>
        <w:rPr>
          <w:rFonts w:asciiTheme="minorHAnsi" w:eastAsiaTheme="minorEastAsia" w:hAnsiTheme="minorHAnsi"/>
          <w:b w:val="0"/>
          <w:sz w:val="22"/>
          <w:lang w:eastAsia="fr-FR"/>
        </w:rPr>
      </w:pPr>
      <w:hyperlink w:anchor="_Toc468868346" w:history="1">
        <w:r w:rsidR="006B012B" w:rsidRPr="00354F9E">
          <w:rPr>
            <w:rStyle w:val="Lienhypertexte"/>
          </w:rPr>
          <w:t>Récapitulatif des recommandations</w:t>
        </w:r>
        <w:r w:rsidR="006B012B">
          <w:rPr>
            <w:webHidden/>
          </w:rPr>
          <w:tab/>
        </w:r>
        <w:r w:rsidR="006B012B">
          <w:rPr>
            <w:webHidden/>
          </w:rPr>
          <w:fldChar w:fldCharType="begin"/>
        </w:r>
        <w:r w:rsidR="006B012B">
          <w:rPr>
            <w:webHidden/>
          </w:rPr>
          <w:instrText xml:space="preserve"> PAGEREF _Toc468868346 \h </w:instrText>
        </w:r>
        <w:r w:rsidR="006B012B">
          <w:rPr>
            <w:webHidden/>
          </w:rPr>
        </w:r>
        <w:r w:rsidR="006B012B">
          <w:rPr>
            <w:webHidden/>
          </w:rPr>
          <w:fldChar w:fldCharType="separate"/>
        </w:r>
        <w:r w:rsidR="00345141">
          <w:rPr>
            <w:webHidden/>
          </w:rPr>
          <w:t>145</w:t>
        </w:r>
        <w:r w:rsidR="006B012B">
          <w:rPr>
            <w:webHidden/>
          </w:rPr>
          <w:fldChar w:fldCharType="end"/>
        </w:r>
      </w:hyperlink>
    </w:p>
    <w:p w14:paraId="0287DF5E" w14:textId="08579AC7" w:rsidR="006B012B" w:rsidRDefault="003236DE">
      <w:pPr>
        <w:pStyle w:val="TM9"/>
        <w:rPr>
          <w:rFonts w:asciiTheme="minorHAnsi" w:eastAsiaTheme="minorEastAsia" w:hAnsiTheme="minorHAnsi"/>
          <w:b w:val="0"/>
          <w:sz w:val="22"/>
          <w:lang w:eastAsia="fr-FR"/>
        </w:rPr>
      </w:pPr>
      <w:hyperlink w:anchor="_Toc468868347" w:history="1">
        <w:r w:rsidR="006B012B" w:rsidRPr="00354F9E">
          <w:rPr>
            <w:rStyle w:val="Lienhypertexte"/>
          </w:rPr>
          <w:t>Liste des principaux sigles</w:t>
        </w:r>
        <w:r w:rsidR="006B012B">
          <w:rPr>
            <w:webHidden/>
          </w:rPr>
          <w:tab/>
        </w:r>
        <w:r w:rsidR="006B012B">
          <w:rPr>
            <w:webHidden/>
          </w:rPr>
          <w:fldChar w:fldCharType="begin"/>
        </w:r>
        <w:r w:rsidR="006B012B">
          <w:rPr>
            <w:webHidden/>
          </w:rPr>
          <w:instrText xml:space="preserve"> PAGEREF _Toc468868347 \h </w:instrText>
        </w:r>
        <w:r w:rsidR="006B012B">
          <w:rPr>
            <w:webHidden/>
          </w:rPr>
        </w:r>
        <w:r w:rsidR="006B012B">
          <w:rPr>
            <w:webHidden/>
          </w:rPr>
          <w:fldChar w:fldCharType="separate"/>
        </w:r>
        <w:r w:rsidR="00345141">
          <w:rPr>
            <w:webHidden/>
          </w:rPr>
          <w:t>147</w:t>
        </w:r>
        <w:r w:rsidR="006B012B">
          <w:rPr>
            <w:webHidden/>
          </w:rPr>
          <w:fldChar w:fldCharType="end"/>
        </w:r>
      </w:hyperlink>
    </w:p>
    <w:p w14:paraId="3190DBFC" w14:textId="68C912C1" w:rsidR="006B012B" w:rsidRDefault="003236DE">
      <w:pPr>
        <w:pStyle w:val="TM9"/>
        <w:rPr>
          <w:rFonts w:asciiTheme="minorHAnsi" w:eastAsiaTheme="minorEastAsia" w:hAnsiTheme="minorHAnsi"/>
          <w:b w:val="0"/>
          <w:sz w:val="22"/>
          <w:lang w:eastAsia="fr-FR"/>
        </w:rPr>
      </w:pPr>
      <w:hyperlink w:anchor="_Toc468868348" w:history="1">
        <w:r w:rsidR="006B012B" w:rsidRPr="00354F9E">
          <w:rPr>
            <w:rStyle w:val="Lienhypertexte"/>
          </w:rPr>
          <w:t>Annexes</w:t>
        </w:r>
        <w:r w:rsidR="006B012B">
          <w:rPr>
            <w:webHidden/>
          </w:rPr>
          <w:tab/>
        </w:r>
        <w:r w:rsidR="006B012B">
          <w:rPr>
            <w:webHidden/>
          </w:rPr>
          <w:fldChar w:fldCharType="begin"/>
        </w:r>
        <w:r w:rsidR="006B012B">
          <w:rPr>
            <w:webHidden/>
          </w:rPr>
          <w:instrText xml:space="preserve"> PAGEREF _Toc468868348 \h </w:instrText>
        </w:r>
        <w:r w:rsidR="006B012B">
          <w:rPr>
            <w:webHidden/>
          </w:rPr>
        </w:r>
        <w:r w:rsidR="006B012B">
          <w:rPr>
            <w:webHidden/>
          </w:rPr>
          <w:fldChar w:fldCharType="separate"/>
        </w:r>
        <w:r w:rsidR="00345141">
          <w:rPr>
            <w:webHidden/>
          </w:rPr>
          <w:t>149</w:t>
        </w:r>
        <w:r w:rsidR="006B012B">
          <w:rPr>
            <w:webHidden/>
          </w:rPr>
          <w:fldChar w:fldCharType="end"/>
        </w:r>
      </w:hyperlink>
    </w:p>
    <w:p w14:paraId="1D542D4A" w14:textId="552C39A3" w:rsidR="006B012B" w:rsidRDefault="003236DE">
      <w:pPr>
        <w:pStyle w:val="TM9"/>
        <w:rPr>
          <w:rFonts w:asciiTheme="minorHAnsi" w:eastAsiaTheme="minorEastAsia" w:hAnsiTheme="minorHAnsi"/>
          <w:b w:val="0"/>
          <w:sz w:val="22"/>
          <w:lang w:eastAsia="fr-FR"/>
        </w:rPr>
      </w:pPr>
      <w:hyperlink w:anchor="_Toc468868349" w:history="1">
        <w:r w:rsidR="006B012B" w:rsidRPr="00354F9E">
          <w:rPr>
            <w:rStyle w:val="Lienhypertexte"/>
          </w:rPr>
          <w:t>Réponses des administrations et des organismes concernés</w:t>
        </w:r>
        <w:r w:rsidR="006B012B">
          <w:rPr>
            <w:webHidden/>
          </w:rPr>
          <w:tab/>
        </w:r>
        <w:r w:rsidR="006B012B">
          <w:rPr>
            <w:webHidden/>
          </w:rPr>
          <w:fldChar w:fldCharType="begin"/>
        </w:r>
        <w:r w:rsidR="006B012B">
          <w:rPr>
            <w:webHidden/>
          </w:rPr>
          <w:instrText xml:space="preserve"> PAGEREF _Toc468868349 \h </w:instrText>
        </w:r>
        <w:r w:rsidR="006B012B">
          <w:rPr>
            <w:webHidden/>
          </w:rPr>
        </w:r>
        <w:r w:rsidR="006B012B">
          <w:rPr>
            <w:webHidden/>
          </w:rPr>
          <w:fldChar w:fldCharType="separate"/>
        </w:r>
        <w:r w:rsidR="00345141">
          <w:rPr>
            <w:webHidden/>
          </w:rPr>
          <w:t>227</w:t>
        </w:r>
        <w:r w:rsidR="006B012B">
          <w:rPr>
            <w:webHidden/>
          </w:rPr>
          <w:fldChar w:fldCharType="end"/>
        </w:r>
      </w:hyperlink>
    </w:p>
    <w:p w14:paraId="211BDEE3" w14:textId="61E28282" w:rsidR="00D27AD1" w:rsidRPr="00761E8F" w:rsidRDefault="0027285F" w:rsidP="006131EE">
      <w:pPr>
        <w:pStyle w:val="NEPASSUPPRIMER"/>
      </w:pPr>
      <w:r>
        <w:rPr>
          <w:noProof/>
        </w:rPr>
        <w:fldChar w:fldCharType="end"/>
      </w:r>
    </w:p>
    <w:p w14:paraId="211BDEE4" w14:textId="77777777" w:rsidR="00D27AD1" w:rsidRPr="00EF55E1" w:rsidRDefault="00D27AD1" w:rsidP="00633116">
      <w:pPr>
        <w:sectPr w:rsidR="00D27AD1" w:rsidRPr="00EF55E1" w:rsidSect="00C12A52">
          <w:headerReference w:type="even" r:id="rId14"/>
          <w:headerReference w:type="default" r:id="rId15"/>
          <w:footerReference w:type="even" r:id="rId16"/>
          <w:footerReference w:type="default" r:id="rId17"/>
          <w:headerReference w:type="first" r:id="rId18"/>
          <w:footerReference w:type="first" r:id="rId19"/>
          <w:type w:val="oddPage"/>
          <w:pgSz w:w="11907" w:h="16840" w:code="9"/>
          <w:pgMar w:top="3515" w:right="2835" w:bottom="2722" w:left="2835" w:header="2665" w:footer="2665" w:gutter="0"/>
          <w:cols w:space="708"/>
          <w:titlePg/>
          <w:docGrid w:linePitch="360"/>
        </w:sectPr>
      </w:pPr>
    </w:p>
    <w:p w14:paraId="788D57EF" w14:textId="77777777" w:rsidR="004D3853" w:rsidRPr="00E37D06" w:rsidRDefault="004D3853" w:rsidP="004D3853">
      <w:pPr>
        <w:pStyle w:val="Titreencadr"/>
        <w:pBdr>
          <w:top w:val="single" w:sz="4" w:space="1" w:color="auto"/>
          <w:left w:val="single" w:sz="4" w:space="4" w:color="auto"/>
          <w:bottom w:val="dashSmallGap" w:sz="4" w:space="1" w:color="auto"/>
          <w:right w:val="single" w:sz="4" w:space="4" w:color="auto"/>
        </w:pBdr>
        <w:spacing w:before="360" w:after="360"/>
      </w:pPr>
      <w:bookmarkStart w:id="2" w:name="_Toc462390558"/>
      <w:bookmarkStart w:id="3" w:name="_Toc462396702"/>
      <w:bookmarkStart w:id="4" w:name="_Toc462397609"/>
      <w:bookmarkStart w:id="5" w:name="_Toc462402598"/>
      <w:bookmarkStart w:id="6" w:name="_Toc462402650"/>
      <w:bookmarkStart w:id="7" w:name="_Toc463339508"/>
      <w:bookmarkStart w:id="8" w:name="_Toc463614023"/>
      <w:r>
        <w:t>Les rapports publics de la Cour des comptes</w:t>
      </w:r>
    </w:p>
    <w:p w14:paraId="61736728" w14:textId="77777777" w:rsidR="004D3853" w:rsidRPr="00E37D06" w:rsidRDefault="004D3853" w:rsidP="004D3853">
      <w:pPr>
        <w:pStyle w:val="Titreencadr"/>
        <w:pBdr>
          <w:top w:val="single" w:sz="4" w:space="1" w:color="auto"/>
          <w:left w:val="single" w:sz="4" w:space="4" w:color="auto"/>
          <w:bottom w:val="dashSmallGap" w:sz="4" w:space="1" w:color="auto"/>
          <w:right w:val="single" w:sz="4" w:space="4" w:color="auto"/>
        </w:pBdr>
        <w:spacing w:before="360" w:after="360"/>
      </w:pPr>
      <w:r>
        <w:t>- É</w:t>
      </w:r>
      <w:r w:rsidRPr="00E37D06">
        <w:t>laboration et publication -</w:t>
      </w:r>
    </w:p>
    <w:p w14:paraId="234942C6" w14:textId="77777777" w:rsidR="004D3853" w:rsidRPr="00B74417" w:rsidRDefault="004D3853" w:rsidP="004D3853">
      <w:pPr>
        <w:pStyle w:val="Corpsdetexteencadr"/>
        <w:pBdr>
          <w:top w:val="single" w:sz="4" w:space="1" w:color="auto"/>
          <w:left w:val="single" w:sz="4" w:space="4" w:color="auto"/>
          <w:bottom w:val="dashSmallGap" w:sz="4" w:space="1" w:color="auto"/>
          <w:right w:val="single" w:sz="4" w:space="4" w:color="auto"/>
        </w:pBdr>
        <w:spacing w:beforeLines="60" w:before="144" w:afterLines="60" w:after="144"/>
      </w:pPr>
      <w:r w:rsidRPr="00B74417">
        <w:t>La Cour des comptes publie, chaque année, un rapport public annuel et des rapports publics thématiques.</w:t>
      </w:r>
    </w:p>
    <w:p w14:paraId="4C936638" w14:textId="77777777" w:rsidR="004D3853" w:rsidRPr="00E37D06" w:rsidRDefault="004D3853" w:rsidP="004D3853">
      <w:pPr>
        <w:pStyle w:val="Corpsdetexteencadr"/>
        <w:pBdr>
          <w:top w:val="single" w:sz="4" w:space="1" w:color="auto"/>
          <w:left w:val="single" w:sz="4" w:space="4" w:color="auto"/>
          <w:bottom w:val="dashSmallGap" w:sz="4" w:space="1" w:color="auto"/>
          <w:right w:val="single" w:sz="4" w:space="4" w:color="auto"/>
        </w:pBdr>
        <w:spacing w:beforeLines="60" w:before="144" w:afterLines="60" w:after="144"/>
      </w:pPr>
      <w:r w:rsidRPr="00B74417">
        <w:t>Le présent rapport</w:t>
      </w:r>
      <w:r>
        <w:t xml:space="preserve"> est un rapport public thématique.</w:t>
      </w:r>
    </w:p>
    <w:p w14:paraId="4DC54656" w14:textId="77777777" w:rsidR="004D3853" w:rsidRDefault="004D3853" w:rsidP="004D3853">
      <w:pPr>
        <w:pStyle w:val="Corpsdetexteencadr"/>
        <w:pBdr>
          <w:top w:val="single" w:sz="4" w:space="1" w:color="auto"/>
          <w:left w:val="single" w:sz="4" w:space="4" w:color="auto"/>
          <w:bottom w:val="dashSmallGap" w:sz="4" w:space="1" w:color="auto"/>
          <w:right w:val="single" w:sz="4" w:space="4" w:color="auto"/>
        </w:pBdr>
        <w:spacing w:beforeLines="60" w:before="144" w:afterLines="60" w:after="144"/>
      </w:pPr>
      <w:r w:rsidRPr="00E37D06">
        <w:t xml:space="preserve">Les </w:t>
      </w:r>
      <w:r>
        <w:t>rapports publics</w:t>
      </w:r>
      <w:r w:rsidRPr="00E37D06">
        <w:t xml:space="preserve"> de la Cour s</w:t>
      </w:r>
      <w:r>
        <w:t>’</w:t>
      </w:r>
      <w:r w:rsidRPr="00E37D06">
        <w:t>appuient sur les contrôles et les</w:t>
      </w:r>
      <w:r>
        <w:t xml:space="preserve"> </w:t>
      </w:r>
      <w:r w:rsidRPr="00E37D06">
        <w:t>enquêtes conduits par la Cour des comptes</w:t>
      </w:r>
      <w:r>
        <w:t xml:space="preserve"> ou les chambres régionales des </w:t>
      </w:r>
      <w:r w:rsidRPr="00E37D06">
        <w:t>comptes et, pour certains, conjointemen</w:t>
      </w:r>
      <w:r>
        <w:t xml:space="preserve">t entre la Cour et les chambres </w:t>
      </w:r>
      <w:r w:rsidRPr="00E37D06">
        <w:t>régionales ou entre les chambre</w:t>
      </w:r>
      <w:r>
        <w:t>s</w:t>
      </w:r>
      <w:r w:rsidRPr="00E37D06">
        <w:t>. En tant que de besoin, il est</w:t>
      </w:r>
      <w:r>
        <w:t xml:space="preserve"> fait appel au concours </w:t>
      </w:r>
      <w:r w:rsidRPr="00E37D06">
        <w:t>d</w:t>
      </w:r>
      <w:r>
        <w:t>’</w:t>
      </w:r>
      <w:r w:rsidRPr="00E37D06">
        <w:t>experts extérieurs, et des consultations e</w:t>
      </w:r>
      <w:r>
        <w:t xml:space="preserve">t des auditions sont organisées </w:t>
      </w:r>
      <w:r w:rsidRPr="00E37D06">
        <w:t>pour bénéficier d</w:t>
      </w:r>
      <w:r>
        <w:t>’</w:t>
      </w:r>
      <w:r w:rsidRPr="00E37D06">
        <w:t>éclairages larges et variés.</w:t>
      </w:r>
    </w:p>
    <w:p w14:paraId="242842D6" w14:textId="77777777" w:rsidR="004D3853" w:rsidRPr="00E37D06" w:rsidRDefault="004D3853" w:rsidP="004D3853">
      <w:pPr>
        <w:pStyle w:val="Corpsdetexteencadr"/>
        <w:pBdr>
          <w:top w:val="single" w:sz="4" w:space="1" w:color="auto"/>
          <w:left w:val="single" w:sz="4" w:space="4" w:color="auto"/>
          <w:bottom w:val="dashSmallGap" w:sz="4" w:space="1" w:color="auto"/>
          <w:right w:val="single" w:sz="4" w:space="4" w:color="auto"/>
        </w:pBdr>
        <w:spacing w:beforeLines="60" w:before="144" w:afterLines="60" w:after="144"/>
      </w:pPr>
      <w:r>
        <w:t>Au sein de la Cour, ces travaux et leurs suites, notamment la préparation des projets de texte destinés à un rapport public, sont réalisés par l’une des sept chambres que comprend la Cour ou par une formation associant plusieurs chambres.</w:t>
      </w:r>
    </w:p>
    <w:p w14:paraId="3798CD4E" w14:textId="77777777" w:rsidR="004D3853" w:rsidRPr="00E37D06" w:rsidRDefault="004D3853" w:rsidP="004D3853">
      <w:pPr>
        <w:pStyle w:val="Corpsdetexteencadr"/>
        <w:pBdr>
          <w:top w:val="single" w:sz="4" w:space="1" w:color="auto"/>
          <w:left w:val="single" w:sz="4" w:space="4" w:color="auto"/>
          <w:bottom w:val="dashSmallGap" w:sz="4" w:space="1" w:color="auto"/>
          <w:right w:val="single" w:sz="4" w:space="4" w:color="auto"/>
        </w:pBdr>
        <w:spacing w:beforeLines="60" w:before="144" w:afterLines="60" w:after="144"/>
      </w:pPr>
      <w:r w:rsidRPr="00E37D06">
        <w:t xml:space="preserve">Trois principes </w:t>
      </w:r>
      <w:r w:rsidRPr="00805FCA">
        <w:t>fondamentaux gouvernent l</w:t>
      </w:r>
      <w:r>
        <w:t>’</w:t>
      </w:r>
      <w:r w:rsidRPr="00805FCA">
        <w:t>organisation et l</w:t>
      </w:r>
      <w:r>
        <w:t>’</w:t>
      </w:r>
      <w:r w:rsidRPr="00805FCA">
        <w:t>activité de la Cour des comptes, ainsi que des chambres régionales et territoriales des comptes, et donc aussi bien l</w:t>
      </w:r>
      <w:r>
        <w:t>’</w:t>
      </w:r>
      <w:r w:rsidRPr="00805FCA">
        <w:t>exécution</w:t>
      </w:r>
      <w:r w:rsidRPr="00E37D06">
        <w:t xml:space="preserve"> de </w:t>
      </w:r>
      <w:r>
        <w:t xml:space="preserve">leurs contrôles et enquêtes que </w:t>
      </w:r>
      <w:r w:rsidRPr="00E37D06">
        <w:t>l</w:t>
      </w:r>
      <w:r>
        <w:t>’</w:t>
      </w:r>
      <w:r w:rsidRPr="00E37D06">
        <w:t>élaboration des rapports publics : l</w:t>
      </w:r>
      <w:r>
        <w:t>’</w:t>
      </w:r>
      <w:r w:rsidRPr="00E37D06">
        <w:t>indép</w:t>
      </w:r>
      <w:r>
        <w:t xml:space="preserve">endance, la contradiction et la </w:t>
      </w:r>
      <w:r w:rsidRPr="00E37D06">
        <w:t>collégialité.</w:t>
      </w:r>
    </w:p>
    <w:p w14:paraId="7C0900B3" w14:textId="77777777" w:rsidR="004D3853" w:rsidRPr="00E37D06" w:rsidRDefault="004D3853" w:rsidP="004D3853">
      <w:pPr>
        <w:pStyle w:val="Corpsdetexteencadr"/>
        <w:pBdr>
          <w:top w:val="single" w:sz="4" w:space="1" w:color="auto"/>
          <w:left w:val="single" w:sz="4" w:space="4" w:color="auto"/>
          <w:bottom w:val="dashSmallGap" w:sz="4" w:space="1" w:color="auto"/>
          <w:right w:val="single" w:sz="4" w:space="4" w:color="auto"/>
        </w:pBdr>
        <w:spacing w:beforeLines="60" w:before="144" w:afterLines="60" w:after="144"/>
      </w:pPr>
      <w:r w:rsidRPr="00AE2935">
        <w:t>L</w:t>
      </w:r>
      <w:r>
        <w:t>’</w:t>
      </w:r>
      <w:r w:rsidRPr="00E37D06">
        <w:rPr>
          <w:b/>
        </w:rPr>
        <w:t>indépendance</w:t>
      </w:r>
      <w:r w:rsidRPr="00E37D06">
        <w:t xml:space="preserve"> institutionnelle </w:t>
      </w:r>
      <w:r>
        <w:t xml:space="preserve">des juridictions financières et </w:t>
      </w:r>
      <w:r w:rsidRPr="00E37D06">
        <w:t>statutaire de leurs membres garantit que</w:t>
      </w:r>
      <w:r>
        <w:t xml:space="preserve"> les contrôles effectués et les </w:t>
      </w:r>
      <w:r w:rsidRPr="00E37D06">
        <w:t>conclusions tirées le sont en toute liberté d</w:t>
      </w:r>
      <w:r>
        <w:t>’</w:t>
      </w:r>
      <w:r w:rsidRPr="00E37D06">
        <w:t>appréciation.</w:t>
      </w:r>
    </w:p>
    <w:p w14:paraId="006CCB4B" w14:textId="77777777" w:rsidR="004D3853" w:rsidRDefault="004D3853" w:rsidP="004D3853">
      <w:pPr>
        <w:pStyle w:val="Corpsdetexteencadr"/>
        <w:pBdr>
          <w:top w:val="single" w:sz="4" w:space="1" w:color="auto"/>
          <w:left w:val="single" w:sz="4" w:space="4" w:color="auto"/>
          <w:bottom w:val="dashSmallGap" w:sz="4" w:space="1" w:color="auto"/>
          <w:right w:val="single" w:sz="4" w:space="4" w:color="auto"/>
        </w:pBdr>
        <w:spacing w:beforeLines="60" w:before="144" w:afterLines="60" w:after="144"/>
      </w:pPr>
      <w:r w:rsidRPr="00AE2935">
        <w:t xml:space="preserve">La </w:t>
      </w:r>
      <w:r w:rsidRPr="00AE2935">
        <w:rPr>
          <w:b/>
        </w:rPr>
        <w:t>contradiction</w:t>
      </w:r>
      <w:r w:rsidRPr="00E37D06">
        <w:t xml:space="preserve"> implique </w:t>
      </w:r>
      <w:r>
        <w:t xml:space="preserve">que toutes les constatations et </w:t>
      </w:r>
      <w:r w:rsidRPr="00E37D06">
        <w:t>appréciations ressortant d</w:t>
      </w:r>
      <w:r>
        <w:t>’</w:t>
      </w:r>
      <w:r w:rsidRPr="00E37D06">
        <w:t>un contrôle ou d</w:t>
      </w:r>
      <w:r>
        <w:t>’</w:t>
      </w:r>
      <w:r w:rsidRPr="00E37D06">
        <w:t>une enquête, de même q</w:t>
      </w:r>
      <w:r>
        <w:t xml:space="preserve">ue </w:t>
      </w:r>
      <w:r w:rsidRPr="00E37D06">
        <w:t>toutes les observations et recomman</w:t>
      </w:r>
      <w:r>
        <w:t xml:space="preserve">dations formulées ensuite, sont </w:t>
      </w:r>
      <w:r w:rsidRPr="00E37D06">
        <w:t>systématiquement soumises aux resp</w:t>
      </w:r>
      <w:r>
        <w:t xml:space="preserve">onsables des administrations ou </w:t>
      </w:r>
      <w:r w:rsidRPr="00E37D06">
        <w:t>organismes concernés ; elles ne peuvent êt</w:t>
      </w:r>
      <w:r>
        <w:t xml:space="preserve">re rendues définitives qu’après </w:t>
      </w:r>
      <w:r w:rsidRPr="00E37D06">
        <w:t>prise en compte des réponses reçues et, s</w:t>
      </w:r>
      <w:r>
        <w:t>’</w:t>
      </w:r>
      <w:r w:rsidRPr="00E37D06">
        <w:t>il y a lieu, après audition des</w:t>
      </w:r>
      <w:r>
        <w:t xml:space="preserve"> </w:t>
      </w:r>
      <w:r w:rsidRPr="00E37D06">
        <w:t>responsables concernés.</w:t>
      </w:r>
    </w:p>
    <w:p w14:paraId="68BF9DE3" w14:textId="77777777" w:rsidR="004D3853" w:rsidRPr="00E37D06" w:rsidRDefault="004D3853" w:rsidP="004D3853">
      <w:pPr>
        <w:pStyle w:val="Corpsdetexteencadr"/>
        <w:pBdr>
          <w:top w:val="single" w:sz="4" w:space="1" w:color="auto"/>
          <w:left w:val="single" w:sz="4" w:space="4" w:color="auto"/>
          <w:bottom w:val="dashSmallGap" w:sz="4" w:space="1" w:color="auto"/>
          <w:right w:val="single" w:sz="4" w:space="4" w:color="auto"/>
        </w:pBdr>
        <w:spacing w:beforeLines="60" w:before="144" w:afterLines="60" w:after="144"/>
      </w:pPr>
      <w:r w:rsidRPr="00E37D06">
        <w:t>La publication d</w:t>
      </w:r>
      <w:r>
        <w:t>’</w:t>
      </w:r>
      <w:r w:rsidRPr="00E37D06">
        <w:t xml:space="preserve">un rapport </w:t>
      </w:r>
      <w:r>
        <w:t xml:space="preserve">public </w:t>
      </w:r>
      <w:r w:rsidRPr="00E37D06">
        <w:t>est</w:t>
      </w:r>
      <w:r>
        <w:t xml:space="preserve"> nécessairement précédée par la </w:t>
      </w:r>
      <w:r w:rsidRPr="00E37D06">
        <w:t>communication du projet de texte que la</w:t>
      </w:r>
      <w:r>
        <w:t xml:space="preserve"> Cour se propose de publier aux </w:t>
      </w:r>
      <w:r w:rsidRPr="00E37D06">
        <w:t>ministres et aux responsables des org</w:t>
      </w:r>
      <w:r>
        <w:t xml:space="preserve">anismes concernés, ainsi qu’aux </w:t>
      </w:r>
      <w:r w:rsidRPr="00E37D06">
        <w:t>autres personnes morales ou physiques d</w:t>
      </w:r>
      <w:r>
        <w:t xml:space="preserve">irectement intéressées. Dans le </w:t>
      </w:r>
      <w:r w:rsidRPr="00E37D06">
        <w:t>rapport publié, leurs réponses accompagnent toujours le texte de la Cour.</w:t>
      </w:r>
    </w:p>
    <w:p w14:paraId="1A18FCAA" w14:textId="77777777" w:rsidR="004D3853" w:rsidRPr="00E37D06" w:rsidRDefault="004D3853" w:rsidP="004D3853">
      <w:pPr>
        <w:pStyle w:val="Corpsdetexteencadr"/>
        <w:pBdr>
          <w:top w:val="dashSmallGap" w:sz="4" w:space="1" w:color="auto"/>
          <w:left w:val="single" w:sz="4" w:space="4" w:color="auto"/>
          <w:bottom w:val="single" w:sz="4" w:space="1" w:color="auto"/>
          <w:right w:val="single" w:sz="4" w:space="4" w:color="auto"/>
        </w:pBdr>
        <w:spacing w:beforeLines="60" w:before="144" w:afterLines="60" w:after="144"/>
      </w:pPr>
      <w:r w:rsidRPr="00E37D06">
        <w:t xml:space="preserve">La </w:t>
      </w:r>
      <w:r w:rsidRPr="00AE2935">
        <w:rPr>
          <w:b/>
        </w:rPr>
        <w:t>collégialité</w:t>
      </w:r>
      <w:r w:rsidRPr="00E37D06">
        <w:t xml:space="preserve"> intervient pour conclure les principales étapes des</w:t>
      </w:r>
      <w:r>
        <w:t xml:space="preserve"> </w:t>
      </w:r>
      <w:r w:rsidRPr="00E37D06">
        <w:t>procédures de contrôle et de publication.</w:t>
      </w:r>
    </w:p>
    <w:p w14:paraId="4BA1B39D" w14:textId="77777777" w:rsidR="004D3853" w:rsidRPr="00E37D06" w:rsidRDefault="004D3853" w:rsidP="004D3853">
      <w:pPr>
        <w:pStyle w:val="Corpsdetexteencadr"/>
        <w:pBdr>
          <w:top w:val="dashSmallGap" w:sz="4" w:space="1" w:color="auto"/>
          <w:left w:val="single" w:sz="4" w:space="4" w:color="auto"/>
          <w:bottom w:val="single" w:sz="4" w:space="1" w:color="auto"/>
          <w:right w:val="single" w:sz="4" w:space="4" w:color="auto"/>
        </w:pBdr>
        <w:spacing w:beforeLines="60" w:before="144" w:afterLines="60" w:after="144"/>
      </w:pPr>
      <w:r w:rsidRPr="00E37D06">
        <w:t>Tout contrôle ou enquête est confié</w:t>
      </w:r>
      <w:r>
        <w:t xml:space="preserve"> à un ou plusieurs rapporteurs. </w:t>
      </w:r>
      <w:r w:rsidRPr="00E37D06">
        <w:t>Leur rapport d</w:t>
      </w:r>
      <w:r>
        <w:t>’</w:t>
      </w:r>
      <w:r w:rsidRPr="00E37D06">
        <w:t>instruction, comme leurs proje</w:t>
      </w:r>
      <w:r>
        <w:t xml:space="preserve">ts ultérieurs d’observations et </w:t>
      </w:r>
      <w:r w:rsidRPr="00E37D06">
        <w:t>de recommandations, provisoires et définiti</w:t>
      </w:r>
      <w:r>
        <w:t xml:space="preserve">ves, sont examinés et délibérés </w:t>
      </w:r>
      <w:r w:rsidRPr="00E37D06">
        <w:t>de façon collégiale, par une chambre ou un</w:t>
      </w:r>
      <w:r>
        <w:t xml:space="preserve">e autre formation comprenant au </w:t>
      </w:r>
      <w:r w:rsidRPr="00E37D06">
        <w:t>moins trois magistrats, dont l</w:t>
      </w:r>
      <w:r>
        <w:t>’</w:t>
      </w:r>
      <w:r w:rsidRPr="00E37D06">
        <w:t>un assure le rô</w:t>
      </w:r>
      <w:r>
        <w:t xml:space="preserve">le de contre-rapporteur, chargé </w:t>
      </w:r>
      <w:r w:rsidRPr="00E37D06">
        <w:t>notamment de veiller à la qualité des contr</w:t>
      </w:r>
      <w:r>
        <w:t xml:space="preserve">ôles. Il en va de même pour les </w:t>
      </w:r>
      <w:r w:rsidRPr="00E37D06">
        <w:t xml:space="preserve">projets de </w:t>
      </w:r>
      <w:r>
        <w:t>rapports publics</w:t>
      </w:r>
      <w:r w:rsidRPr="00E37D06">
        <w:t>.</w:t>
      </w:r>
    </w:p>
    <w:p w14:paraId="15746E2C" w14:textId="77777777" w:rsidR="004D3853" w:rsidRPr="00E37D06" w:rsidRDefault="004D3853" w:rsidP="004D3853">
      <w:pPr>
        <w:pStyle w:val="Corpsdetexteencadr"/>
        <w:pBdr>
          <w:top w:val="dashSmallGap" w:sz="4" w:space="1" w:color="auto"/>
          <w:left w:val="single" w:sz="4" w:space="4" w:color="auto"/>
          <w:bottom w:val="single" w:sz="4" w:space="1" w:color="auto"/>
          <w:right w:val="single" w:sz="4" w:space="4" w:color="auto"/>
        </w:pBdr>
        <w:spacing w:beforeLines="60" w:before="144" w:afterLines="60" w:after="144"/>
      </w:pPr>
      <w:r w:rsidRPr="00E37D06">
        <w:t xml:space="preserve">Le contenu des projets de </w:t>
      </w:r>
      <w:r>
        <w:t>rapport public</w:t>
      </w:r>
      <w:r w:rsidRPr="00E37D06">
        <w:t xml:space="preserve"> est dé</w:t>
      </w:r>
      <w:r>
        <w:t xml:space="preserve">fini, et leur élaboration </w:t>
      </w:r>
      <w:r w:rsidRPr="00E37D06">
        <w:t xml:space="preserve">est suivie, par le comité du rapport public </w:t>
      </w:r>
      <w:r>
        <w:t>et des programmes, constitué du Premier président, du P</w:t>
      </w:r>
      <w:r w:rsidRPr="00E37D06">
        <w:t xml:space="preserve">rocureur général et </w:t>
      </w:r>
      <w:r>
        <w:t xml:space="preserve">des présidents de chambre de la </w:t>
      </w:r>
      <w:r w:rsidRPr="00E37D06">
        <w:t>Cour, dont l</w:t>
      </w:r>
      <w:r>
        <w:t>’</w:t>
      </w:r>
      <w:r w:rsidRPr="00E37D06">
        <w:t>un exerce la fonction de rapporteur général.</w:t>
      </w:r>
    </w:p>
    <w:p w14:paraId="2EB3432F" w14:textId="77777777" w:rsidR="004D3853" w:rsidRPr="00E37D06" w:rsidRDefault="004D3853" w:rsidP="004D3853">
      <w:pPr>
        <w:pStyle w:val="Corpsdetexteencadr"/>
        <w:pBdr>
          <w:top w:val="dashSmallGap" w:sz="4" w:space="1" w:color="auto"/>
          <w:left w:val="single" w:sz="4" w:space="4" w:color="auto"/>
          <w:bottom w:val="single" w:sz="4" w:space="1" w:color="auto"/>
          <w:right w:val="single" w:sz="4" w:space="4" w:color="auto"/>
        </w:pBdr>
        <w:spacing w:beforeLines="60" w:before="144" w:afterLines="60" w:after="144"/>
      </w:pPr>
      <w:r w:rsidRPr="00E37D06">
        <w:t>Enfin, les projets de rapport</w:t>
      </w:r>
      <w:r>
        <w:t xml:space="preserve"> public sont </w:t>
      </w:r>
      <w:r w:rsidRPr="00E37D06">
        <w:t xml:space="preserve">soumis, pour adoption, à la chambre du </w:t>
      </w:r>
      <w:r>
        <w:t xml:space="preserve">conseil où siègent en formation </w:t>
      </w:r>
      <w:r w:rsidRPr="00E37D06">
        <w:t>plénière ou ordinaire, sous la présid</w:t>
      </w:r>
      <w:r>
        <w:t>ence du Premier président et en présence du P</w:t>
      </w:r>
      <w:r w:rsidRPr="00E37D06">
        <w:t>rocureur général, les présidents de chambre de la Cour, les</w:t>
      </w:r>
      <w:r>
        <w:t xml:space="preserve"> </w:t>
      </w:r>
      <w:r w:rsidRPr="00E37D06">
        <w:t>conseillers maîtres et les conseillers maîtres en service extraordinaire.</w:t>
      </w:r>
    </w:p>
    <w:p w14:paraId="2E253A91" w14:textId="77777777" w:rsidR="004D3853" w:rsidRPr="00E37D06" w:rsidRDefault="004D3853" w:rsidP="004D3853">
      <w:pPr>
        <w:pStyle w:val="Corpsdetexteencadr"/>
        <w:pBdr>
          <w:top w:val="dashSmallGap" w:sz="4" w:space="1" w:color="auto"/>
          <w:left w:val="single" w:sz="4" w:space="4" w:color="auto"/>
          <w:bottom w:val="single" w:sz="4" w:space="1" w:color="auto"/>
          <w:right w:val="single" w:sz="4" w:space="4" w:color="auto"/>
        </w:pBdr>
        <w:spacing w:beforeLines="60" w:before="144" w:afterLines="60" w:after="144"/>
      </w:pPr>
      <w:r w:rsidRPr="00E37D06">
        <w:t>Ne prennent pas part aux délibérati</w:t>
      </w:r>
      <w:r>
        <w:t xml:space="preserve">ons des formations collégiales, </w:t>
      </w:r>
      <w:r w:rsidRPr="00E37D06">
        <w:t>quelles qu</w:t>
      </w:r>
      <w:r>
        <w:t>’</w:t>
      </w:r>
      <w:r w:rsidRPr="00E37D06">
        <w:t>elles soient, les magistrats te</w:t>
      </w:r>
      <w:r>
        <w:t xml:space="preserve">nus de s’abstenir en raison des </w:t>
      </w:r>
      <w:r w:rsidRPr="00E37D06">
        <w:t>fonctions qu</w:t>
      </w:r>
      <w:r>
        <w:t>’</w:t>
      </w:r>
      <w:r w:rsidRPr="00E37D06">
        <w:t>ils exercent ou ont exercée</w:t>
      </w:r>
      <w:r>
        <w:t xml:space="preserve">s, ou pour tout autre motif </w:t>
      </w:r>
      <w:r w:rsidRPr="00E37D06">
        <w:t>déontologique.</w:t>
      </w:r>
    </w:p>
    <w:p w14:paraId="65449401" w14:textId="77777777" w:rsidR="004D3853" w:rsidRPr="00AE2935" w:rsidRDefault="004D3853" w:rsidP="004D3853">
      <w:pPr>
        <w:pStyle w:val="Titreencadr"/>
        <w:pBdr>
          <w:top w:val="dashSmallGap" w:sz="4" w:space="1" w:color="auto"/>
          <w:left w:val="single" w:sz="4" w:space="4" w:color="auto"/>
          <w:bottom w:val="single" w:sz="4" w:space="1" w:color="auto"/>
          <w:right w:val="single" w:sz="4" w:space="4" w:color="auto"/>
        </w:pBdr>
        <w:spacing w:beforeLines="60" w:before="144" w:afterLines="60" w:after="144"/>
        <w:rPr>
          <w:b w:val="0"/>
        </w:rPr>
      </w:pPr>
      <w:r w:rsidRPr="00AE2935">
        <w:rPr>
          <w:b w:val="0"/>
        </w:rPr>
        <w:t>*</w:t>
      </w:r>
    </w:p>
    <w:p w14:paraId="12EEE792" w14:textId="77777777" w:rsidR="004D3853" w:rsidRPr="00E37D06" w:rsidRDefault="004D3853" w:rsidP="004D3853">
      <w:pPr>
        <w:pStyle w:val="Corpsdetexteencadr"/>
        <w:pBdr>
          <w:top w:val="dashSmallGap" w:sz="4" w:space="1" w:color="auto"/>
          <w:left w:val="single" w:sz="4" w:space="4" w:color="auto"/>
          <w:bottom w:val="single" w:sz="4" w:space="1" w:color="auto"/>
          <w:right w:val="single" w:sz="4" w:space="4" w:color="auto"/>
        </w:pBdr>
        <w:spacing w:beforeLines="60" w:before="144" w:afterLines="60" w:after="144"/>
      </w:pPr>
      <w:r w:rsidRPr="003B35C6">
        <w:t>Les rapports publics de la Cour des comptes sont accessibles en ligne sur le site internet de la Cour des comptes</w:t>
      </w:r>
      <w:r>
        <w:t xml:space="preserve"> </w:t>
      </w:r>
      <w:r w:rsidRPr="00E37D06">
        <w:t xml:space="preserve">et des chambres régionales et territoriales des comptes : </w:t>
      </w:r>
      <w:hyperlink r:id="rId20" w:history="1">
        <w:r w:rsidRPr="00AE2935">
          <w:rPr>
            <w:rStyle w:val="Lienhypertexte"/>
          </w:rPr>
          <w:t>www.ccomptes.fr</w:t>
        </w:r>
      </w:hyperlink>
      <w:r w:rsidRPr="00E37D06">
        <w:t>.</w:t>
      </w:r>
    </w:p>
    <w:p w14:paraId="72369385" w14:textId="77777777" w:rsidR="004D3853" w:rsidRPr="00E37D06" w:rsidRDefault="004D3853" w:rsidP="004D3853">
      <w:pPr>
        <w:pStyle w:val="Corpsdetexteencadr"/>
        <w:pBdr>
          <w:top w:val="dashSmallGap" w:sz="4" w:space="1" w:color="auto"/>
          <w:left w:val="single" w:sz="4" w:space="4" w:color="auto"/>
          <w:bottom w:val="single" w:sz="4" w:space="1" w:color="auto"/>
          <w:right w:val="single" w:sz="4" w:space="4" w:color="auto"/>
        </w:pBdr>
        <w:spacing w:beforeLines="60" w:before="144" w:afterLines="60" w:after="144"/>
      </w:pPr>
      <w:r w:rsidRPr="00E37D06">
        <w:t xml:space="preserve">Ils sont diffusés par </w:t>
      </w:r>
      <w:r w:rsidRPr="00AE2935">
        <w:rPr>
          <w:b/>
          <w:i/>
          <w:iCs/>
        </w:rPr>
        <w:t>La Documentation Française</w:t>
      </w:r>
      <w:r w:rsidRPr="00E37D06">
        <w:t>.</w:t>
      </w:r>
    </w:p>
    <w:p w14:paraId="32C63A19" w14:textId="77777777" w:rsidR="004D3853" w:rsidRDefault="004D3853" w:rsidP="004D3853">
      <w:pPr>
        <w:rPr>
          <w:lang w:eastAsia="fr-FR"/>
        </w:rPr>
      </w:pPr>
    </w:p>
    <w:p w14:paraId="79AF9065" w14:textId="77777777" w:rsidR="004D3853" w:rsidRPr="00B14FF5" w:rsidRDefault="004D3853" w:rsidP="004D3853">
      <w:pPr>
        <w:rPr>
          <w:lang w:eastAsia="fr-FR"/>
        </w:rPr>
        <w:sectPr w:rsidR="004D3853" w:rsidRPr="00B14FF5" w:rsidSect="004D3853">
          <w:headerReference w:type="even" r:id="rId21"/>
          <w:type w:val="oddPage"/>
          <w:pgSz w:w="11906" w:h="16838"/>
          <w:pgMar w:top="3515" w:right="2835" w:bottom="2722" w:left="2835" w:header="2835" w:footer="709" w:gutter="0"/>
          <w:cols w:space="708"/>
          <w:titlePg/>
          <w:docGrid w:linePitch="360"/>
        </w:sectPr>
      </w:pPr>
    </w:p>
    <w:p w14:paraId="5F435F30" w14:textId="07741820" w:rsidR="004D3853" w:rsidRPr="0014605E" w:rsidRDefault="004D3853" w:rsidP="0014605E">
      <w:pPr>
        <w:pStyle w:val="Titregnral"/>
        <w:spacing w:before="0" w:after="120"/>
        <w:rPr>
          <w:rFonts w:eastAsia="Calibri"/>
          <w:noProof/>
          <w:sz w:val="24"/>
          <w:szCs w:val="24"/>
        </w:rPr>
      </w:pPr>
      <w:bookmarkStart w:id="9" w:name="_Toc439959734"/>
      <w:bookmarkStart w:id="10" w:name="_Toc443403287"/>
      <w:bookmarkStart w:id="11" w:name="_Toc456175382"/>
      <w:bookmarkStart w:id="12" w:name="_Toc462936467"/>
      <w:bookmarkStart w:id="13" w:name="_Toc466454547"/>
      <w:bookmarkStart w:id="14" w:name="_Toc468868294"/>
      <w:r w:rsidRPr="00944A87">
        <w:t>Délibéré</w:t>
      </w:r>
      <w:bookmarkEnd w:id="9"/>
      <w:bookmarkEnd w:id="10"/>
      <w:bookmarkEnd w:id="11"/>
      <w:bookmarkEnd w:id="12"/>
      <w:bookmarkEnd w:id="13"/>
      <w:bookmarkEnd w:id="14"/>
      <w:r w:rsidR="00760056">
        <w:br/>
      </w:r>
    </w:p>
    <w:p w14:paraId="6D30ED5A" w14:textId="73069FC0" w:rsidR="00760056" w:rsidRPr="0014605E" w:rsidRDefault="00760056" w:rsidP="0014605E">
      <w:pPr>
        <w:spacing w:before="0" w:after="0"/>
        <w:rPr>
          <w:rFonts w:eastAsia="Times New Roman"/>
          <w:i/>
          <w:szCs w:val="21"/>
        </w:rPr>
      </w:pPr>
      <w:r w:rsidRPr="0014605E">
        <w:rPr>
          <w:szCs w:val="21"/>
        </w:rPr>
        <w:t xml:space="preserve">La Cour des comptes, délibérant en chambre du conseil en formation ordinaire, a adopté le présent rapport intitulé </w:t>
      </w:r>
      <w:r w:rsidRPr="0014605E">
        <w:rPr>
          <w:i/>
          <w:szCs w:val="21"/>
        </w:rPr>
        <w:t>La Poste : une transformation à accélérer.</w:t>
      </w:r>
    </w:p>
    <w:p w14:paraId="090E8C63" w14:textId="77777777" w:rsidR="00760056" w:rsidRPr="0014605E" w:rsidRDefault="00760056" w:rsidP="00760056">
      <w:pPr>
        <w:spacing w:after="0"/>
        <w:rPr>
          <w:szCs w:val="21"/>
        </w:rPr>
      </w:pPr>
      <w:r w:rsidRPr="0014605E">
        <w:rPr>
          <w:szCs w:val="21"/>
        </w:rPr>
        <w:t xml:space="preserve">Le rapport a été arrêté au vu du projet communiqué au préalable aux administrations et aux organismes concernés et des réponses adressées en retour à la Cour. </w:t>
      </w:r>
    </w:p>
    <w:p w14:paraId="0E2C5AA7" w14:textId="77777777" w:rsidR="00760056" w:rsidRPr="0014605E" w:rsidRDefault="00760056" w:rsidP="00760056">
      <w:pPr>
        <w:spacing w:after="0"/>
        <w:rPr>
          <w:szCs w:val="21"/>
        </w:rPr>
      </w:pPr>
      <w:r w:rsidRPr="0014605E">
        <w:rPr>
          <w:szCs w:val="21"/>
        </w:rPr>
        <w:t>Les réponses sont publiées à la suite du rapport. Elles engagent la seule responsabilité de leurs auteurs.</w:t>
      </w:r>
    </w:p>
    <w:p w14:paraId="569E8458" w14:textId="0D191DA8" w:rsidR="00760056" w:rsidRPr="0014605E" w:rsidRDefault="00760056" w:rsidP="00760056">
      <w:pPr>
        <w:spacing w:after="0"/>
        <w:rPr>
          <w:bCs/>
          <w:szCs w:val="21"/>
        </w:rPr>
      </w:pPr>
      <w:r w:rsidRPr="00760056">
        <w:rPr>
          <w:szCs w:val="21"/>
        </w:rPr>
        <w:t xml:space="preserve">Ont participé au délibéré : </w:t>
      </w:r>
      <w:r w:rsidRPr="0014605E">
        <w:rPr>
          <w:bCs/>
          <w:szCs w:val="21"/>
        </w:rPr>
        <w:t>M. Migaud, Premier président, MM.</w:t>
      </w:r>
      <w:r w:rsidR="00C46C28">
        <w:rPr>
          <w:bCs/>
          <w:szCs w:val="21"/>
        </w:rPr>
        <w:t> </w:t>
      </w:r>
      <w:r w:rsidRPr="0014605E">
        <w:rPr>
          <w:bCs/>
          <w:szCs w:val="21"/>
        </w:rPr>
        <w:t>Durrleman, Briet, Mme Ratte, MM. Vachia, Paul, Duchadeuil, Piolé, Mme Moati, présidents de chambre, MM. Bertrand, Levy, Mme</w:t>
      </w:r>
      <w:r w:rsidR="00C46C28">
        <w:rPr>
          <w:bCs/>
          <w:szCs w:val="21"/>
        </w:rPr>
        <w:t> </w:t>
      </w:r>
      <w:r w:rsidRPr="0014605E">
        <w:rPr>
          <w:bCs/>
          <w:szCs w:val="21"/>
        </w:rPr>
        <w:t>Froment-Meurice, M. Lefas, présidents de chambre maintenus en activité, M</w:t>
      </w:r>
      <w:r w:rsidR="00BE5F3F">
        <w:rPr>
          <w:bCs/>
          <w:szCs w:val="21"/>
        </w:rPr>
        <w:t>.</w:t>
      </w:r>
      <w:r w:rsidRPr="0014605E">
        <w:rPr>
          <w:bCs/>
          <w:szCs w:val="21"/>
        </w:rPr>
        <w:t xml:space="preserve"> Cazala, Mme Morell, MM. de Gaulle, Uguen, Sépulchre, Mousson, Guéroult, Migus, Rousselot, Laboureix, de Nicolay, Mme</w:t>
      </w:r>
      <w:r w:rsidR="00C46C28">
        <w:rPr>
          <w:bCs/>
          <w:szCs w:val="21"/>
        </w:rPr>
        <w:t> </w:t>
      </w:r>
      <w:r w:rsidRPr="0014605E">
        <w:rPr>
          <w:bCs/>
          <w:szCs w:val="21"/>
        </w:rPr>
        <w:t>Dardayrol, MM. Delaporte, Brunner, Jamet, Senhaji, Rolland, Appia, Lallement, Schwartz, Fialon, Mme Latournarie-Willems,  conseillers maîtres, MM. Delbourg, Blanchard-Dignac, conseillers maîtres en service extraordinaire.</w:t>
      </w:r>
    </w:p>
    <w:p w14:paraId="1A480F58" w14:textId="77777777" w:rsidR="00760056" w:rsidRPr="0014605E" w:rsidRDefault="00760056" w:rsidP="00760056">
      <w:pPr>
        <w:spacing w:before="0" w:after="0"/>
        <w:ind w:firstLine="0"/>
        <w:rPr>
          <w:szCs w:val="21"/>
        </w:rPr>
      </w:pPr>
    </w:p>
    <w:p w14:paraId="538A71D1" w14:textId="77777777" w:rsidR="00760056" w:rsidRPr="0014605E" w:rsidRDefault="00760056">
      <w:pPr>
        <w:spacing w:before="0" w:after="0"/>
        <w:rPr>
          <w:szCs w:val="21"/>
        </w:rPr>
      </w:pPr>
      <w:r w:rsidRPr="0014605E">
        <w:rPr>
          <w:szCs w:val="21"/>
        </w:rPr>
        <w:t xml:space="preserve">Ont été entendus : </w:t>
      </w:r>
    </w:p>
    <w:p w14:paraId="013D3818" w14:textId="77777777" w:rsidR="00760056" w:rsidRPr="0014605E" w:rsidRDefault="00760056">
      <w:pPr>
        <w:spacing w:before="0" w:after="0"/>
        <w:rPr>
          <w:szCs w:val="21"/>
        </w:rPr>
      </w:pPr>
    </w:p>
    <w:p w14:paraId="249DAA0A" w14:textId="77777777" w:rsidR="00760056" w:rsidRPr="0014605E" w:rsidRDefault="00760056" w:rsidP="0014605E">
      <w:pPr>
        <w:numPr>
          <w:ilvl w:val="0"/>
          <w:numId w:val="124"/>
        </w:numPr>
        <w:spacing w:before="0" w:after="0"/>
        <w:ind w:left="0" w:firstLine="210"/>
        <w:rPr>
          <w:szCs w:val="21"/>
        </w:rPr>
      </w:pPr>
      <w:r w:rsidRPr="0014605E">
        <w:rPr>
          <w:szCs w:val="21"/>
        </w:rPr>
        <w:t xml:space="preserve">en sa présentation, M. Briet, président de la chambre chargée des travaux sur lesquels le rapport est fondé et de la préparation du projet de rapport ; </w:t>
      </w:r>
    </w:p>
    <w:p w14:paraId="4F9119C0" w14:textId="77777777" w:rsidR="00760056" w:rsidRPr="0014605E" w:rsidRDefault="00760056">
      <w:pPr>
        <w:spacing w:before="0" w:after="0"/>
        <w:ind w:firstLine="0"/>
        <w:rPr>
          <w:szCs w:val="21"/>
        </w:rPr>
      </w:pPr>
    </w:p>
    <w:p w14:paraId="0C95B11C" w14:textId="1E60A0A0" w:rsidR="00760056" w:rsidRPr="0014605E" w:rsidRDefault="00760056" w:rsidP="0014605E">
      <w:pPr>
        <w:numPr>
          <w:ilvl w:val="0"/>
          <w:numId w:val="124"/>
        </w:numPr>
        <w:spacing w:before="0" w:after="0"/>
        <w:ind w:left="0" w:firstLine="210"/>
        <w:rPr>
          <w:szCs w:val="21"/>
        </w:rPr>
      </w:pPr>
      <w:r w:rsidRPr="0014605E">
        <w:rPr>
          <w:szCs w:val="21"/>
        </w:rPr>
        <w:t xml:space="preserve">en son rapport, M. Paul, rapporteur général, rapporteur du projet devant la chambre du conseil, assisté de M. Ory-Lavollée, conseiller maître, M. Bakhouche, conseiller référendaire, M. Justum, auditeur et Mme Grivel, rapporteure extérieure, rapporteurs devant la chambre chargée de préparer le rapport, et de Mme Monique Saliou, conseillère maître, contre-rapporteur devant cette même chambre ; </w:t>
      </w:r>
    </w:p>
    <w:p w14:paraId="65B82C94" w14:textId="75DAD163" w:rsidR="00760056" w:rsidRPr="0014605E" w:rsidRDefault="00760056" w:rsidP="0014605E">
      <w:pPr>
        <w:numPr>
          <w:ilvl w:val="0"/>
          <w:numId w:val="124"/>
        </w:numPr>
        <w:ind w:left="0" w:firstLine="210"/>
        <w:rPr>
          <w:szCs w:val="21"/>
        </w:rPr>
      </w:pPr>
      <w:r w:rsidRPr="0014605E">
        <w:rPr>
          <w:szCs w:val="21"/>
        </w:rPr>
        <w:t xml:space="preserve">en ses conclusions, sans avoir pris part au délibéré, </w:t>
      </w:r>
      <w:r w:rsidRPr="0014605E">
        <w:rPr>
          <w:szCs w:val="21"/>
        </w:rPr>
        <w:br/>
        <w:t xml:space="preserve">M. Johanet, Procureur général, accompagné de M. Kruger, </w:t>
      </w:r>
      <w:r w:rsidR="007615CC">
        <w:rPr>
          <w:szCs w:val="21"/>
        </w:rPr>
        <w:t>p</w:t>
      </w:r>
      <w:r w:rsidR="000F568F">
        <w:rPr>
          <w:szCs w:val="21"/>
        </w:rPr>
        <w:t xml:space="preserve">remier </w:t>
      </w:r>
      <w:r w:rsidRPr="0014605E">
        <w:rPr>
          <w:szCs w:val="21"/>
        </w:rPr>
        <w:t>avocat général.</w:t>
      </w:r>
    </w:p>
    <w:p w14:paraId="546B5E11" w14:textId="77777777" w:rsidR="00760056" w:rsidRPr="0014605E" w:rsidRDefault="00760056">
      <w:pPr>
        <w:spacing w:before="0" w:after="0"/>
        <w:rPr>
          <w:szCs w:val="21"/>
        </w:rPr>
      </w:pPr>
      <w:r w:rsidRPr="0014605E">
        <w:rPr>
          <w:szCs w:val="21"/>
        </w:rPr>
        <w:t xml:space="preserve">M. Filippini, secrétaire général, assurait le secrétariat de la chambre du conseil. </w:t>
      </w:r>
    </w:p>
    <w:p w14:paraId="3604886B" w14:textId="77777777" w:rsidR="00760056" w:rsidRPr="0014605E" w:rsidRDefault="00760056" w:rsidP="0014605E">
      <w:pPr>
        <w:spacing w:before="0" w:after="0"/>
        <w:rPr>
          <w:szCs w:val="21"/>
        </w:rPr>
      </w:pPr>
    </w:p>
    <w:p w14:paraId="617424EE" w14:textId="7404C17D" w:rsidR="004D3853" w:rsidRDefault="00760056" w:rsidP="0014605E">
      <w:pPr>
        <w:spacing w:before="0" w:after="0"/>
        <w:rPr>
          <w:rFonts w:ascii="Times New Roman" w:hAnsi="Times New Roman" w:cs="Times New Roman"/>
        </w:rPr>
      </w:pPr>
      <w:r w:rsidRPr="0014605E">
        <w:rPr>
          <w:szCs w:val="21"/>
        </w:rPr>
        <w:t>Fait à la Cour, le 6 décembre 2016</w:t>
      </w:r>
      <w:r w:rsidR="004D3853" w:rsidRPr="0014605E">
        <w:rPr>
          <w:szCs w:val="21"/>
        </w:rPr>
        <w:t>.</w:t>
      </w:r>
      <w:r w:rsidR="004D3853">
        <w:rPr>
          <w:rFonts w:ascii="Times New Roman" w:hAnsi="Times New Roman" w:cs="Times New Roman"/>
        </w:rPr>
        <w:br w:type="page"/>
      </w:r>
    </w:p>
    <w:p w14:paraId="1F71FF40" w14:textId="09E654C4" w:rsidR="004D3853" w:rsidRDefault="004D3853" w:rsidP="004D3853">
      <w:pPr>
        <w:rPr>
          <w:rFonts w:ascii="Times New Roman" w:hAnsi="Times New Roman" w:cs="Times New Roman"/>
        </w:rPr>
      </w:pPr>
      <w:r w:rsidRPr="000B0A54">
        <w:rPr>
          <w:rFonts w:ascii="Times New Roman" w:hAnsi="Times New Roman" w:cs="Times New Roman"/>
        </w:rPr>
        <w:t xml:space="preserve">Le projet de rapport soumis à la chambre du conseil a été préparé, puis délibéré le 29 septembre 2016, par la première chambre, présidée par M. Briet, président de chambre, et composée de Mmes Morell, Saliou, Bouygard et M. Chouvet, </w:t>
      </w:r>
      <w:r>
        <w:rPr>
          <w:rFonts w:ascii="Times New Roman" w:hAnsi="Times New Roman" w:cs="Times New Roman"/>
        </w:rPr>
        <w:t xml:space="preserve">conseillers maîtres, </w:t>
      </w:r>
      <w:r w:rsidRPr="000B0A54">
        <w:rPr>
          <w:rFonts w:ascii="Times New Roman" w:hAnsi="Times New Roman" w:cs="Times New Roman"/>
        </w:rPr>
        <w:t>ainsi que, en tant que rapporteurs, M. Ory-Lavollée, conseiller</w:t>
      </w:r>
      <w:r>
        <w:rPr>
          <w:rFonts w:ascii="Times New Roman" w:hAnsi="Times New Roman" w:cs="Times New Roman"/>
        </w:rPr>
        <w:t xml:space="preserve"> </w:t>
      </w:r>
      <w:r w:rsidRPr="000B0A54">
        <w:rPr>
          <w:rFonts w:ascii="Times New Roman" w:hAnsi="Times New Roman" w:cs="Times New Roman"/>
        </w:rPr>
        <w:t>maître, M. Bakhouche, conseiller référendaire, M. Justum, auditeur et Mme Grivel, rapporteur</w:t>
      </w:r>
      <w:r>
        <w:rPr>
          <w:rFonts w:ascii="Times New Roman" w:hAnsi="Times New Roman" w:cs="Times New Roman"/>
        </w:rPr>
        <w:t>e</w:t>
      </w:r>
      <w:r w:rsidRPr="000B0A54">
        <w:rPr>
          <w:rFonts w:ascii="Times New Roman" w:hAnsi="Times New Roman" w:cs="Times New Roman"/>
        </w:rPr>
        <w:t xml:space="preserve"> extérieur</w:t>
      </w:r>
      <w:r>
        <w:rPr>
          <w:rFonts w:ascii="Times New Roman" w:hAnsi="Times New Roman" w:cs="Times New Roman"/>
        </w:rPr>
        <w:t>e</w:t>
      </w:r>
      <w:r w:rsidRPr="000B0A54">
        <w:rPr>
          <w:rFonts w:ascii="Times New Roman" w:hAnsi="Times New Roman" w:cs="Times New Roman"/>
        </w:rPr>
        <w:t>, et en tant que contre-rapporteur, Mme Monique Saliou, conseill</w:t>
      </w:r>
      <w:r>
        <w:rPr>
          <w:rFonts w:ascii="Times New Roman" w:hAnsi="Times New Roman" w:cs="Times New Roman"/>
        </w:rPr>
        <w:t>ère</w:t>
      </w:r>
      <w:r w:rsidRPr="000B0A54">
        <w:rPr>
          <w:rFonts w:ascii="Times New Roman" w:hAnsi="Times New Roman" w:cs="Times New Roman"/>
        </w:rPr>
        <w:t xml:space="preserve"> maître.</w:t>
      </w:r>
    </w:p>
    <w:p w14:paraId="1B4A14FF" w14:textId="735A03E7" w:rsidR="004D3853" w:rsidRDefault="004D3853" w:rsidP="004D3853">
      <w:pPr>
        <w:rPr>
          <w:rFonts w:ascii="Times New Roman" w:hAnsi="Times New Roman" w:cs="Times New Roman"/>
        </w:rPr>
      </w:pPr>
      <w:r>
        <w:rPr>
          <w:rFonts w:ascii="Times New Roman" w:hAnsi="Times New Roman" w:cs="Times New Roman"/>
        </w:rPr>
        <w:t>Le projet de rapport a été examiné et approuvé, le 14 octobre 2016, par le comité du rapport public et des programmes de la Cour des comptes, composé de M. Migaud, Premier président, MM. Durrleman, Briet, Mme Ratte, MM. Vachia, Paul, rapporteur général du comité, Duchadeuil, Piolé, Mme Moati, présidents de chambre, et M. Johanet, procureur général, entendu en ses avis.</w:t>
      </w:r>
    </w:p>
    <w:p w14:paraId="701265B7" w14:textId="77777777" w:rsidR="004D3853" w:rsidRDefault="004D3853" w:rsidP="00633116">
      <w:pPr>
        <w:pStyle w:val="Titregnral"/>
        <w:sectPr w:rsidR="004D3853" w:rsidSect="0014605E">
          <w:headerReference w:type="even" r:id="rId22"/>
          <w:headerReference w:type="default" r:id="rId23"/>
          <w:footerReference w:type="even" r:id="rId24"/>
          <w:footerReference w:type="default" r:id="rId25"/>
          <w:headerReference w:type="first" r:id="rId26"/>
          <w:footerReference w:type="first" r:id="rId27"/>
          <w:type w:val="oddPage"/>
          <w:pgSz w:w="11907" w:h="16840" w:code="9"/>
          <w:pgMar w:top="3261" w:right="2835" w:bottom="2722" w:left="2835" w:header="2665" w:footer="2665" w:gutter="0"/>
          <w:cols w:space="708"/>
          <w:titlePg/>
          <w:docGrid w:linePitch="360"/>
        </w:sectPr>
      </w:pPr>
    </w:p>
    <w:p w14:paraId="211BDEE5" w14:textId="3CFDCF9C" w:rsidR="00633116" w:rsidRPr="005171CB" w:rsidRDefault="00633116" w:rsidP="00633116">
      <w:pPr>
        <w:pStyle w:val="Titregnral"/>
      </w:pPr>
      <w:bookmarkStart w:id="15" w:name="_Toc468868295"/>
      <w:r w:rsidRPr="005171CB">
        <w:t>Introduction</w:t>
      </w:r>
      <w:bookmarkEnd w:id="2"/>
      <w:bookmarkEnd w:id="3"/>
      <w:bookmarkEnd w:id="4"/>
      <w:bookmarkEnd w:id="5"/>
      <w:bookmarkEnd w:id="6"/>
      <w:bookmarkEnd w:id="7"/>
      <w:bookmarkEnd w:id="8"/>
      <w:bookmarkEnd w:id="15"/>
    </w:p>
    <w:p w14:paraId="211BDEE6" w14:textId="71B64F84" w:rsidR="00633116" w:rsidRDefault="00633116" w:rsidP="00633116">
      <w:bookmarkStart w:id="16" w:name="_Toc455591465"/>
      <w:bookmarkStart w:id="17" w:name="_Toc455591899"/>
      <w:bookmarkEnd w:id="16"/>
      <w:bookmarkEnd w:id="17"/>
      <w:r>
        <w:t>Institution dont les bases ont été posées par Louis XI au milieu du XV</w:t>
      </w:r>
      <w:r w:rsidRPr="00633116">
        <w:rPr>
          <w:rStyle w:val="CCOMPTESexposant"/>
        </w:rPr>
        <w:t>e</w:t>
      </w:r>
      <w:r>
        <w:t xml:space="preserve"> siècle afin d’acheminer les dépêches royales, La Poste ne se réduit toutefois plus à l’activité postale. Fort de ses 253 464 salariés</w:t>
      </w:r>
      <w:r>
        <w:rPr>
          <w:rStyle w:val="Appelnotedebasdep"/>
        </w:rPr>
        <w:footnoteReference w:id="2"/>
      </w:r>
      <w:r>
        <w:t>, le groupe, deuxième employeur public de France après l’État, exerce ses activités dans des domaines aussi divers que la banque, le colis et l’express, la téléphonie mobile ou les services à la personne, souvent par le biais de ses nombreuses filiales, dont certaines évoluent sur les marchés étrangers.</w:t>
      </w:r>
    </w:p>
    <w:p w14:paraId="211BDEE7" w14:textId="77777777" w:rsidR="00633116" w:rsidRPr="00A863CF" w:rsidRDefault="00633116" w:rsidP="00633116">
      <w:r w:rsidRPr="00A863CF">
        <w:t xml:space="preserve">La Poste bénéficie d’un capital de sympathie auprès des Français, qui sont attachés aux missions de service public dont elle est chargée et à son rôle dans leur vie quotidienne. Par deux réseaux majeurs, celui des </w:t>
      </w:r>
      <w:r>
        <w:t>points de contact chargés de l’accueil du public (</w:t>
      </w:r>
      <w:r w:rsidRPr="00A863CF">
        <w:t xml:space="preserve">17 088 </w:t>
      </w:r>
      <w:r>
        <w:t>au total dont 9 149 bureaux de poste gérés en propre</w:t>
      </w:r>
      <w:r>
        <w:rPr>
          <w:rStyle w:val="Appelnotedebasdep"/>
        </w:rPr>
        <w:footnoteReference w:id="3"/>
      </w:r>
      <w:r>
        <w:t>)</w:t>
      </w:r>
      <w:r w:rsidRPr="00A863CF">
        <w:t xml:space="preserve"> et celui de la distribution</w:t>
      </w:r>
      <w:r>
        <w:t xml:space="preserve"> à domicile</w:t>
      </w:r>
      <w:r w:rsidRPr="00A863CF">
        <w:t>, avec 72 199 facteurs</w:t>
      </w:r>
      <w:r>
        <w:rPr>
          <w:rStyle w:val="Appelnotedebasdep"/>
        </w:rPr>
        <w:footnoteReference w:id="4"/>
      </w:r>
      <w:r w:rsidRPr="00A863CF">
        <w:t xml:space="preserve"> distribuant le courrier dans 39 millions de boîtes aux lettres six jours par semaine, La Poste incarne une présence du service public sur le territoire et tisse un lien social. </w:t>
      </w:r>
    </w:p>
    <w:p w14:paraId="211BDEE8" w14:textId="2170C9E7" w:rsidR="00633116" w:rsidRPr="00A863CF" w:rsidRDefault="00633116" w:rsidP="00633116">
      <w:r w:rsidRPr="00A863CF">
        <w:t xml:space="preserve">Mais elle est aussi une entreprise, confrontée à la chute continue des </w:t>
      </w:r>
      <w:r>
        <w:t xml:space="preserve">volumes du courrier qui </w:t>
      </w:r>
      <w:r w:rsidR="008E4D94">
        <w:t>réduit</w:t>
      </w:r>
      <w:r w:rsidRPr="00A863CF">
        <w:t xml:space="preserve"> de 500 M€ de chiffre d’affaires chaque année, dans une activité où la plupart des coûts sont fixes. </w:t>
      </w:r>
      <w:r>
        <w:t>À ce défi majeur s’ajoute la nécessité</w:t>
      </w:r>
      <w:r w:rsidRPr="00A863CF">
        <w:t xml:space="preserve"> de réaliser sa transformation numérique, de répondre à la croissance du e-commerce et, pour la banque, de faire face à des taux d’intérêt durablement bas. </w:t>
      </w:r>
    </w:p>
    <w:p w14:paraId="211BDEE9" w14:textId="0C081B81" w:rsidR="00633116" w:rsidRDefault="00633116" w:rsidP="00633116">
      <w:r>
        <w:t>T</w:t>
      </w:r>
      <w:r w:rsidRPr="00A863CF">
        <w:t xml:space="preserve">roisième </w:t>
      </w:r>
      <w:r>
        <w:t xml:space="preserve">rapport </w:t>
      </w:r>
      <w:r w:rsidR="008E4D94">
        <w:t xml:space="preserve">public </w:t>
      </w:r>
      <w:r>
        <w:t>thématique publié</w:t>
      </w:r>
      <w:r w:rsidRPr="00A863CF">
        <w:t xml:space="preserve"> sur La Poste, après ceux de 2003 </w:t>
      </w:r>
      <w:r w:rsidR="008E4D94">
        <w:t>« </w:t>
      </w:r>
      <w:r w:rsidRPr="00633116">
        <w:t>Les comptes et la gestion de La Poste (1991-2002)</w:t>
      </w:r>
      <w:r w:rsidR="008E4D94">
        <w:t> »</w:t>
      </w:r>
      <w:r w:rsidR="00487033">
        <w:rPr>
          <w:rStyle w:val="Appelnotedebasdep"/>
        </w:rPr>
        <w:footnoteReference w:id="5"/>
      </w:r>
      <w:r w:rsidRPr="00633116">
        <w:t xml:space="preserve"> </w:t>
      </w:r>
      <w:r w:rsidRPr="00A863CF">
        <w:t>et de 2010 </w:t>
      </w:r>
      <w:r w:rsidR="008E4D94">
        <w:t>« </w:t>
      </w:r>
      <w:r w:rsidRPr="00633116">
        <w:t>La Poste : un service public face à un défi sans précédent, une mutation nécessaire</w:t>
      </w:r>
      <w:r w:rsidR="008E4D94">
        <w:t> »</w:t>
      </w:r>
      <w:r>
        <w:t xml:space="preserve">, celui-ci </w:t>
      </w:r>
      <w:r w:rsidRPr="00A863CF">
        <w:t>couvre les exercices 2010 à 2015</w:t>
      </w:r>
      <w:r w:rsidR="007B57A1">
        <w:rPr>
          <w:rStyle w:val="Appelnotedebasdep"/>
        </w:rPr>
        <w:footnoteReference w:id="6"/>
      </w:r>
      <w:r>
        <w:t xml:space="preserve">. </w:t>
      </w:r>
    </w:p>
    <w:p w14:paraId="211BDEEB" w14:textId="5F90B280" w:rsidR="00633116" w:rsidRPr="00A863CF" w:rsidRDefault="00633116" w:rsidP="00633116">
      <w:r>
        <w:t xml:space="preserve">Une grande part du contenu du présent rapport </w:t>
      </w:r>
      <w:r w:rsidRPr="00A863CF">
        <w:t xml:space="preserve">bénéficie de l’apport de différents contrôles réalisés par la Cour </w:t>
      </w:r>
      <w:r>
        <w:t>entre 2012 et 2015</w:t>
      </w:r>
      <w:r w:rsidRPr="00A863CF">
        <w:t> :</w:t>
      </w:r>
      <w:r w:rsidRPr="00B312FF">
        <w:t xml:space="preserve"> </w:t>
      </w:r>
      <w:r w:rsidRPr="00A863CF">
        <w:t>«</w:t>
      </w:r>
      <w:r>
        <w:t> </w:t>
      </w:r>
      <w:r w:rsidRPr="00A863CF">
        <w:t>Les achats de La Poste », « La rémunération des cadres dirigeants</w:t>
      </w:r>
      <w:r>
        <w:t> »</w:t>
      </w:r>
      <w:r w:rsidRPr="00A863CF">
        <w:t>, «</w:t>
      </w:r>
      <w:r>
        <w:t> </w:t>
      </w:r>
      <w:r w:rsidRPr="00A863CF">
        <w:t>Post</w:t>
      </w:r>
      <w:r w:rsidR="0053795C">
        <w:t xml:space="preserve">e </w:t>
      </w:r>
      <w:r w:rsidRPr="00A863CF">
        <w:t>Immo et la politique immobilière », « Synaxio », « Les œuvres sociales », « La modernisation de l’Enseigne », « Les facteurs et la distribution du courrier et des objets », « La Banque Postale », « La réalisation des trajectoires financières associées aux plans stratégiques de La Poste depuis 2008 », « Le colis en Franc</w:t>
      </w:r>
      <w:r>
        <w:t>e » et « Les projets concourant</w:t>
      </w:r>
      <w:r w:rsidRPr="00A863CF">
        <w:t xml:space="preserve"> à la transformation numérique de La Poste »</w:t>
      </w:r>
      <w:r w:rsidRPr="00CA5E99">
        <w:rPr>
          <w:rStyle w:val="Appelnotedebasdep"/>
        </w:rPr>
        <w:t xml:space="preserve"> </w:t>
      </w:r>
      <w:r>
        <w:rPr>
          <w:rStyle w:val="Appelnotedebasdep"/>
        </w:rPr>
        <w:footnoteReference w:id="7"/>
      </w:r>
      <w:r w:rsidRPr="00A863CF">
        <w:t xml:space="preserve">. </w:t>
      </w:r>
      <w:r>
        <w:t>Leurs constats et observations ont été enrichis par des travaux complémentaires : actualisation de données, questionnaires sur des sujets particuliers, entretiens. Enfin, lors de deux tables rondes, des représentants des associations de consommateurs et des responsables syndicaux de La Poste ont pu exprimer leurs points de vue sur l’entreprise.</w:t>
      </w:r>
    </w:p>
    <w:p w14:paraId="211BDEEC" w14:textId="7937BAD2" w:rsidR="00633116" w:rsidRPr="001106D9" w:rsidRDefault="00633116" w:rsidP="00633116">
      <w:r w:rsidRPr="001106D9">
        <w:t xml:space="preserve">Les faits, les observations et les recommandations </w:t>
      </w:r>
      <w:r>
        <w:t>qui suivent</w:t>
      </w:r>
      <w:r w:rsidRPr="001106D9">
        <w:t xml:space="preserve"> </w:t>
      </w:r>
      <w:r>
        <w:t>reposent sur</w:t>
      </w:r>
      <w:r w:rsidRPr="001106D9">
        <w:t xml:space="preserve"> </w:t>
      </w:r>
      <w:r>
        <w:t xml:space="preserve">quatre </w:t>
      </w:r>
      <w:r w:rsidRPr="001106D9">
        <w:t xml:space="preserve">idées directrices : La Poste a su évoluer et se montrer </w:t>
      </w:r>
      <w:r>
        <w:t>résistante</w:t>
      </w:r>
      <w:r w:rsidRPr="001106D9">
        <w:t> ; des fragilités persistent</w:t>
      </w:r>
      <w:r>
        <w:t xml:space="preserve"> toutefois ; l’existence de risques exogènes et les incertitudes pesant sur ses relais de croissance soulèvent des doutes sur la capacité de La Poste à réaliser les objectifs qu’elle s’est</w:t>
      </w:r>
      <w:r w:rsidR="00165A22">
        <w:t xml:space="preserve"> </w:t>
      </w:r>
      <w:r>
        <w:t>fixés pour 2020</w:t>
      </w:r>
      <w:r w:rsidRPr="001106D9">
        <w:t xml:space="preserve"> ; </w:t>
      </w:r>
      <w:r>
        <w:t xml:space="preserve">dès lors, elle </w:t>
      </w:r>
      <w:r w:rsidRPr="001106D9">
        <w:t>doit</w:t>
      </w:r>
      <w:r>
        <w:t>, pour y faire face,</w:t>
      </w:r>
      <w:r w:rsidRPr="001106D9">
        <w:t xml:space="preserve"> accélérer le rythme de sa transformation. </w:t>
      </w:r>
    </w:p>
    <w:p w14:paraId="211BDEED" w14:textId="77777777" w:rsidR="007571C9" w:rsidRDefault="00633116" w:rsidP="00633116">
      <w:r>
        <w:t>En d’autres termes, l’entreprise</w:t>
      </w:r>
      <w:r w:rsidRPr="001106D9">
        <w:t xml:space="preserve"> doit évoluer pour perdurer, pour rester l’institution à laquelle les Français sont attachés. Au-delà d’informer le public et d’encourager la direction et les actionnaires </w:t>
      </w:r>
      <w:r>
        <w:t xml:space="preserve">de La Poste </w:t>
      </w:r>
      <w:r w:rsidRPr="001106D9">
        <w:t xml:space="preserve">à des actions résolues, ce rapport a </w:t>
      </w:r>
      <w:r>
        <w:t xml:space="preserve">aussi </w:t>
      </w:r>
      <w:r w:rsidRPr="001106D9">
        <w:t>pour ambition d’inviter les pouvoirs publics et les citoyens à s’interroger sur les contraintes q</w:t>
      </w:r>
      <w:r>
        <w:t xml:space="preserve">u’il est utile et raisonnable de lui </w:t>
      </w:r>
      <w:r w:rsidRPr="001106D9">
        <w:t>imposer.</w:t>
      </w:r>
    </w:p>
    <w:p w14:paraId="211BDEEE" w14:textId="77777777" w:rsidR="00633116" w:rsidRDefault="00633116" w:rsidP="00633116">
      <w:pPr>
        <w:sectPr w:rsidR="00633116" w:rsidSect="00C12A52">
          <w:type w:val="oddPage"/>
          <w:pgSz w:w="11907" w:h="16840" w:code="9"/>
          <w:pgMar w:top="3515" w:right="2835" w:bottom="2722" w:left="2835" w:header="2665" w:footer="2665" w:gutter="0"/>
          <w:cols w:space="708"/>
          <w:titlePg/>
          <w:docGrid w:linePitch="360"/>
        </w:sectPr>
      </w:pPr>
    </w:p>
    <w:p w14:paraId="211BDEEF" w14:textId="1E281E38" w:rsidR="00633116" w:rsidRPr="00633116" w:rsidRDefault="00633116" w:rsidP="00633116">
      <w:pPr>
        <w:pStyle w:val="Titre1"/>
      </w:pPr>
      <w:bookmarkStart w:id="18" w:name="_Toc454470027"/>
      <w:bookmarkStart w:id="19" w:name="_Toc454980001"/>
      <w:bookmarkStart w:id="20" w:name="_Toc454991142"/>
      <w:bookmarkStart w:id="21" w:name="_Toc454992505"/>
      <w:bookmarkStart w:id="22" w:name="_Toc455156485"/>
      <w:bookmarkStart w:id="23" w:name="_Toc455166039"/>
      <w:bookmarkStart w:id="24" w:name="_Toc455392726"/>
      <w:bookmarkStart w:id="25" w:name="_Toc455396614"/>
      <w:bookmarkStart w:id="26" w:name="_Toc455412836"/>
      <w:bookmarkStart w:id="27" w:name="_Toc455415233"/>
      <w:bookmarkStart w:id="28" w:name="_Toc455419782"/>
      <w:bookmarkStart w:id="29" w:name="_Toc455426719"/>
      <w:bookmarkStart w:id="30" w:name="_Toc455430553"/>
      <w:bookmarkStart w:id="31" w:name="_Toc455498565"/>
      <w:bookmarkStart w:id="32" w:name="_Toc455499488"/>
      <w:bookmarkStart w:id="33" w:name="_Toc455510349"/>
      <w:bookmarkStart w:id="34" w:name="_Toc455510626"/>
      <w:bookmarkStart w:id="35" w:name="_Toc455591466"/>
      <w:bookmarkStart w:id="36" w:name="_Toc455591900"/>
      <w:bookmarkStart w:id="37" w:name="_Toc462390559"/>
      <w:bookmarkStart w:id="38" w:name="_Toc462396703"/>
      <w:bookmarkStart w:id="39" w:name="_Toc462397610"/>
      <w:bookmarkStart w:id="40" w:name="_Toc462402599"/>
      <w:bookmarkStart w:id="41" w:name="_Toc462402651"/>
      <w:r>
        <w:br/>
      </w:r>
      <w:bookmarkStart w:id="42" w:name="_Toc463339509"/>
      <w:bookmarkStart w:id="43" w:name="_Toc463614024"/>
      <w:bookmarkStart w:id="44" w:name="_Toc468868296"/>
      <w:r w:rsidRPr="00633116">
        <w:t xml:space="preserve">Une entreprise qui a </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633116">
        <w:t>évolu</w:t>
      </w:r>
      <w:r w:rsidR="0053795C">
        <w:t>é</w:t>
      </w:r>
      <w:bookmarkEnd w:id="44"/>
    </w:p>
    <w:p w14:paraId="211BDEF0" w14:textId="77777777" w:rsidR="00633116" w:rsidRDefault="00633116" w:rsidP="00633116">
      <w:bookmarkStart w:id="45" w:name="_Toc454980002"/>
      <w:bookmarkStart w:id="46" w:name="_Toc454991143"/>
      <w:bookmarkStart w:id="47" w:name="_Toc454992506"/>
      <w:bookmarkStart w:id="48" w:name="_Toc455156486"/>
      <w:bookmarkStart w:id="49" w:name="_Toc455166040"/>
      <w:bookmarkStart w:id="50" w:name="_Toc455392727"/>
      <w:bookmarkStart w:id="51" w:name="_Toc455396615"/>
      <w:bookmarkStart w:id="52" w:name="_Toc455412837"/>
      <w:bookmarkStart w:id="53" w:name="_Toc455415234"/>
      <w:bookmarkStart w:id="54" w:name="_Toc455419783"/>
      <w:bookmarkStart w:id="55" w:name="_Toc455426720"/>
      <w:bookmarkStart w:id="56" w:name="_Toc455430554"/>
      <w:bookmarkStart w:id="57" w:name="_Toc454470028"/>
      <w:r>
        <w:t>Confrontée à un choc récessif sans précédent sur son métier historique, La Poste s’est engagée dans une profonde transformation : de sa forme juridique et de la composition de son capital ; de son modèle économique ; de son offre de services. Grâce à ces évolutions et à d’importants efforts de modernisation et de maîtrise des charges, La Poste a résisté à une conjoncture défavorabl</w:t>
      </w:r>
      <w:r w:rsidRPr="00704BBC">
        <w:t>e</w:t>
      </w:r>
      <w:r>
        <w:t>.</w:t>
      </w:r>
      <w:bookmarkStart w:id="58" w:name="_Toc455498566"/>
      <w:bookmarkStart w:id="59" w:name="_Toc455499489"/>
      <w:bookmarkStart w:id="60" w:name="_Toc455510350"/>
      <w:bookmarkStart w:id="61" w:name="_Toc455510627"/>
      <w:bookmarkStart w:id="62" w:name="_Toc455591467"/>
      <w:bookmarkStart w:id="63" w:name="_Toc455591901"/>
      <w:bookmarkStart w:id="64" w:name="_Toc462390560"/>
      <w:bookmarkStart w:id="65" w:name="_Toc462396704"/>
      <w:bookmarkStart w:id="66" w:name="_Toc462397611"/>
      <w:bookmarkStart w:id="67" w:name="_Toc462402600"/>
      <w:bookmarkStart w:id="68" w:name="_Toc462402652"/>
      <w:r>
        <w:t xml:space="preserve"> </w:t>
      </w:r>
      <w:bookmarkEnd w:id="45"/>
      <w:bookmarkEnd w:id="46"/>
      <w:bookmarkEnd w:id="47"/>
      <w:bookmarkEnd w:id="48"/>
      <w:bookmarkEnd w:id="49"/>
      <w:bookmarkEnd w:id="50"/>
      <w:bookmarkEnd w:id="51"/>
      <w:bookmarkEnd w:id="52"/>
      <w:bookmarkEnd w:id="53"/>
      <w:bookmarkEnd w:id="54"/>
      <w:bookmarkEnd w:id="55"/>
      <w:bookmarkEnd w:id="56"/>
      <w:bookmarkEnd w:id="58"/>
      <w:bookmarkEnd w:id="59"/>
      <w:bookmarkEnd w:id="60"/>
      <w:bookmarkEnd w:id="61"/>
      <w:bookmarkEnd w:id="62"/>
      <w:bookmarkEnd w:id="63"/>
      <w:bookmarkEnd w:id="64"/>
      <w:bookmarkEnd w:id="65"/>
      <w:bookmarkEnd w:id="66"/>
      <w:bookmarkEnd w:id="67"/>
      <w:bookmarkEnd w:id="68"/>
    </w:p>
    <w:p w14:paraId="211BDEF1" w14:textId="77777777" w:rsidR="00633116" w:rsidRPr="00633116" w:rsidRDefault="00633116" w:rsidP="00E80207">
      <w:pPr>
        <w:pStyle w:val="Titre2"/>
        <w:spacing w:before="360" w:after="240"/>
      </w:pPr>
      <w:bookmarkStart w:id="69" w:name="_Toc462404185"/>
      <w:bookmarkStart w:id="70" w:name="_Toc463339510"/>
      <w:bookmarkStart w:id="71" w:name="_Toc463614025"/>
      <w:bookmarkStart w:id="72" w:name="_Toc468868297"/>
      <w:r>
        <w:t xml:space="preserve">Des mutations statutaires et réglementaires </w:t>
      </w:r>
      <w:r w:rsidRPr="00633116">
        <w:t>qui ont favorisé la capacité d’adaptation de l’entreprise</w:t>
      </w:r>
      <w:bookmarkEnd w:id="69"/>
      <w:bookmarkEnd w:id="70"/>
      <w:bookmarkEnd w:id="71"/>
      <w:bookmarkEnd w:id="72"/>
      <w:r w:rsidRPr="00633116">
        <w:t xml:space="preserve"> </w:t>
      </w:r>
      <w:bookmarkEnd w:id="57"/>
    </w:p>
    <w:p w14:paraId="211BDEF2" w14:textId="77777777" w:rsidR="00633116" w:rsidRPr="00633116" w:rsidRDefault="00633116" w:rsidP="00E80207">
      <w:pPr>
        <w:pStyle w:val="Titre3"/>
        <w:spacing w:before="360" w:after="240"/>
      </w:pPr>
      <w:bookmarkStart w:id="73" w:name="_Toc454470029"/>
      <w:bookmarkStart w:id="74" w:name="_Toc454980003"/>
      <w:bookmarkStart w:id="75" w:name="_Toc454991144"/>
      <w:bookmarkStart w:id="76" w:name="_Toc454992507"/>
      <w:bookmarkStart w:id="77" w:name="_Toc455156487"/>
      <w:bookmarkStart w:id="78" w:name="_Toc455166041"/>
      <w:bookmarkStart w:id="79" w:name="_Toc455392728"/>
      <w:bookmarkStart w:id="80" w:name="_Toc455396616"/>
      <w:bookmarkStart w:id="81" w:name="_Toc455412838"/>
      <w:bookmarkStart w:id="82" w:name="_Toc455415235"/>
      <w:bookmarkStart w:id="83" w:name="_Toc455419784"/>
      <w:bookmarkStart w:id="84" w:name="_Toc455426721"/>
      <w:bookmarkStart w:id="85" w:name="_Toc455430555"/>
      <w:bookmarkStart w:id="86" w:name="_Toc455498567"/>
      <w:bookmarkStart w:id="87" w:name="_Toc455499490"/>
      <w:bookmarkStart w:id="88" w:name="_Toc455510351"/>
      <w:bookmarkStart w:id="89" w:name="_Toc455510628"/>
      <w:bookmarkStart w:id="90" w:name="_Toc455591468"/>
      <w:bookmarkStart w:id="91" w:name="_Toc455591902"/>
      <w:bookmarkStart w:id="92" w:name="_Toc462390561"/>
      <w:bookmarkStart w:id="93" w:name="_Toc462396705"/>
      <w:bookmarkStart w:id="94" w:name="_Toc462397612"/>
      <w:bookmarkStart w:id="95" w:name="_Toc462402601"/>
      <w:bookmarkStart w:id="96" w:name="_Toc462402653"/>
      <w:bookmarkStart w:id="97" w:name="_Toc463339511"/>
      <w:bookmarkStart w:id="98" w:name="_Toc463614026"/>
      <w:bookmarkStart w:id="99" w:name="_Toc468868298"/>
      <w:r w:rsidRPr="00183B44">
        <w:t xml:space="preserve">La </w:t>
      </w:r>
      <w:r w:rsidRPr="00633116">
        <w:t>transformation en société anonyme et l’arrivée d’un nouvel actionnaire, facteurs de consolidation</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211BDEF3" w14:textId="77777777" w:rsidR="00633116" w:rsidRPr="00633116" w:rsidRDefault="00633116" w:rsidP="00633116">
      <w:pPr>
        <w:pStyle w:val="Titre4"/>
      </w:pPr>
      <w:bookmarkStart w:id="100" w:name="_Toc454470030"/>
      <w:bookmarkStart w:id="101" w:name="_Toc454980004"/>
      <w:bookmarkStart w:id="102" w:name="_Toc454991145"/>
      <w:bookmarkStart w:id="103" w:name="_Toc454992508"/>
      <w:bookmarkStart w:id="104" w:name="_Toc455156488"/>
      <w:bookmarkStart w:id="105" w:name="_Toc455166042"/>
      <w:bookmarkStart w:id="106" w:name="_Toc455392729"/>
      <w:bookmarkStart w:id="107" w:name="_Toc455396617"/>
      <w:bookmarkStart w:id="108" w:name="_Toc455412839"/>
      <w:bookmarkStart w:id="109" w:name="_Toc455415236"/>
      <w:bookmarkStart w:id="110" w:name="_Toc455419785"/>
      <w:bookmarkStart w:id="111" w:name="_Toc455426722"/>
      <w:bookmarkStart w:id="112" w:name="_Toc455430556"/>
      <w:bookmarkStart w:id="113" w:name="_Toc455498568"/>
      <w:bookmarkStart w:id="114" w:name="_Toc455510352"/>
      <w:bookmarkStart w:id="115" w:name="_Toc455510629"/>
      <w:bookmarkStart w:id="116" w:name="_Toc455591469"/>
      <w:bookmarkStart w:id="117" w:name="_Toc455591903"/>
      <w:r>
        <w:t xml:space="preserve">Un passage en société </w:t>
      </w:r>
      <w:r w:rsidRPr="00633116">
        <w:t>anonyme</w:t>
      </w:r>
      <w:bookmarkEnd w:id="100"/>
      <w:r w:rsidRPr="00633116">
        <w:t xml:space="preserve"> en 2010</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211BDEF4" w14:textId="733CA88F" w:rsidR="00633116" w:rsidRPr="00633116" w:rsidRDefault="00633116" w:rsidP="00633116">
      <w:r w:rsidRPr="00633116">
        <w:t xml:space="preserve">La Poste </w:t>
      </w:r>
      <w:r w:rsidR="008E19EF">
        <w:t>est</w:t>
      </w:r>
      <w:r w:rsidRPr="00633116">
        <w:t xml:space="preserve"> un établissement public industriel et commercial depuis le 1</w:t>
      </w:r>
      <w:r w:rsidRPr="00E74C8E">
        <w:rPr>
          <w:vertAlign w:val="superscript"/>
        </w:rPr>
        <w:t>er</w:t>
      </w:r>
      <w:r w:rsidR="00E74C8E">
        <w:t xml:space="preserve"> </w:t>
      </w:r>
      <w:r w:rsidRPr="00633116">
        <w:t>janvier 1991</w:t>
      </w:r>
      <w:r w:rsidRPr="00D11EBD">
        <w:rPr>
          <w:vertAlign w:val="superscript"/>
        </w:rPr>
        <w:footnoteReference w:id="8"/>
      </w:r>
      <w:r w:rsidR="008E19EF">
        <w:t xml:space="preserve">. </w:t>
      </w:r>
      <w:r w:rsidR="008E19EF" w:rsidRPr="0014605E">
        <w:t>En même temps que son statut juridique était transformé, celui de ses agents connaissait également des évolutions importantes puisqu’elle a cessé de recruter des fonctionnaires depuis cette date et que, aujourd’hui, les salariés sous statut contractuel représentent plus de la moitié des effectifs du groupe.</w:t>
      </w:r>
      <w:r w:rsidRPr="00633116">
        <w:t xml:space="preserve"> </w:t>
      </w:r>
      <w:r w:rsidR="008E19EF">
        <w:t>E</w:t>
      </w:r>
      <w:r w:rsidR="008E19EF" w:rsidRPr="00633116">
        <w:t xml:space="preserve">lle </w:t>
      </w:r>
      <w:r w:rsidRPr="00633116">
        <w:t xml:space="preserve">a </w:t>
      </w:r>
      <w:r w:rsidR="008E19EF">
        <w:t xml:space="preserve">continué à </w:t>
      </w:r>
      <w:r w:rsidRPr="00633116">
        <w:t>fai</w:t>
      </w:r>
      <w:r w:rsidR="008E19EF">
        <w:t>re</w:t>
      </w:r>
      <w:r w:rsidRPr="00633116">
        <w:t xml:space="preserve"> l’objet d’ajustements successifs de son statut et de ses prérogatives au cours des années 2000, qu’il s’agisse, par exemple, de la règlementation de ses activités financières (2005), de la possibilité d’employer des contractuels à durée indéterminée (2005) ou de celle de bénéficier d’allègements des charges sociales (2006). </w:t>
      </w:r>
    </w:p>
    <w:p w14:paraId="211BDEF5" w14:textId="77777777" w:rsidR="00633116" w:rsidRPr="00633116" w:rsidRDefault="00633116" w:rsidP="00633116">
      <w:r w:rsidRPr="00633116">
        <w:t>La loi 2010-123 du 9 février 2010 relative à l’entreprise publique La Poste et aux activités postales a transformé le groupe La Poste en société anonyme, forme juridique aujourd’hui majoritaire dans les postes européennes. Elle a limité le champ des actionnaires possibles à l’État, actionnaire majoritaire, aux autres personnes morales de droit public et aux salariés de l’entreprise.</w:t>
      </w:r>
    </w:p>
    <w:p w14:paraId="211BDEF6" w14:textId="75A195C9" w:rsidR="00633116" w:rsidRPr="00633116" w:rsidRDefault="008E4D94" w:rsidP="00633116">
      <w:pPr>
        <w:pStyle w:val="Titre4"/>
      </w:pPr>
      <w:bookmarkStart w:id="118" w:name="_Toc454470031"/>
      <w:bookmarkStart w:id="119" w:name="_Toc454980005"/>
      <w:bookmarkStart w:id="120" w:name="_Toc454991146"/>
      <w:bookmarkStart w:id="121" w:name="_Toc454992509"/>
      <w:bookmarkStart w:id="122" w:name="_Toc455156489"/>
      <w:bookmarkStart w:id="123" w:name="_Toc455166043"/>
      <w:bookmarkStart w:id="124" w:name="_Toc455392730"/>
      <w:bookmarkStart w:id="125" w:name="_Toc455396618"/>
      <w:bookmarkStart w:id="126" w:name="_Toc455412840"/>
      <w:bookmarkStart w:id="127" w:name="_Toc455415237"/>
      <w:bookmarkStart w:id="128" w:name="_Toc455419786"/>
      <w:bookmarkStart w:id="129" w:name="_Toc455426723"/>
      <w:bookmarkStart w:id="130" w:name="_Toc455430557"/>
      <w:bookmarkStart w:id="131" w:name="_Toc455498569"/>
      <w:bookmarkStart w:id="132" w:name="_Toc455510353"/>
      <w:bookmarkStart w:id="133" w:name="_Toc455510630"/>
      <w:bookmarkStart w:id="134" w:name="_Toc455591470"/>
      <w:bookmarkStart w:id="135" w:name="_Toc455591904"/>
      <w:r>
        <w:t>L</w:t>
      </w:r>
      <w:r w:rsidRPr="00633116">
        <w:t>’</w:t>
      </w:r>
      <w:r>
        <w:t>augmentation</w:t>
      </w:r>
      <w:r w:rsidRPr="00633116">
        <w:t xml:space="preserve"> </w:t>
      </w:r>
      <w:r w:rsidR="00633116" w:rsidRPr="00633116">
        <w:t>du capital</w:t>
      </w:r>
      <w:bookmarkEnd w:id="118"/>
      <w:r w:rsidR="00633116" w:rsidRPr="00633116">
        <w:t xml:space="preserve"> </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t xml:space="preserve">et l’entrée de </w:t>
      </w:r>
      <w:r w:rsidR="00633116" w:rsidRPr="00633116">
        <w:t>la Caisse des dépôts et consignations</w:t>
      </w:r>
    </w:p>
    <w:p w14:paraId="211BDEF7" w14:textId="77777777" w:rsidR="00633116" w:rsidRPr="00633116" w:rsidRDefault="00633116" w:rsidP="00633116">
      <w:bookmarkStart w:id="136" w:name="_Toc454470032"/>
      <w:bookmarkStart w:id="137" w:name="_Toc454980006"/>
      <w:bookmarkStart w:id="138" w:name="_Toc454991147"/>
      <w:bookmarkStart w:id="139" w:name="_Toc454992510"/>
      <w:bookmarkStart w:id="140" w:name="_Toc455156490"/>
      <w:bookmarkStart w:id="141" w:name="_Toc455166044"/>
      <w:bookmarkStart w:id="142" w:name="_Toc455392731"/>
      <w:bookmarkStart w:id="143" w:name="_Toc455396619"/>
      <w:bookmarkStart w:id="144" w:name="_Toc455412841"/>
      <w:bookmarkStart w:id="145" w:name="_Toc455415238"/>
      <w:bookmarkStart w:id="146" w:name="_Toc455419787"/>
      <w:bookmarkStart w:id="147" w:name="_Toc455426724"/>
      <w:bookmarkStart w:id="148" w:name="_Toc455430558"/>
      <w:r w:rsidRPr="00633116">
        <w:t>La possibilité de recourir à des apports de fonds propres issus d’autres personnes morales de droit public que l’État est devenue effective en avril 2011, avec l’entrée minoritaire de la Caisse des dépôts et consignations au capital de La Poste</w:t>
      </w:r>
      <w:r w:rsidRPr="00D11EBD">
        <w:rPr>
          <w:vertAlign w:val="superscript"/>
        </w:rPr>
        <w:footnoteReference w:id="9"/>
      </w:r>
      <w:r w:rsidRPr="00633116">
        <w:t>.</w:t>
      </w:r>
    </w:p>
    <w:p w14:paraId="211BDEF8" w14:textId="4D1CCFB6" w:rsidR="00633116" w:rsidRPr="00633116" w:rsidRDefault="00633116" w:rsidP="00633116">
      <w:r w:rsidRPr="00633116">
        <w:t>Cette ouverture du capital devait permettre de pourvoir aux besoins d’investissement du groupe, supérieurs à ses capacités d’autofinancement, tout en limitant la contribution de l’État.</w:t>
      </w:r>
    </w:p>
    <w:p w14:paraId="211BDEFA" w14:textId="1935C2F7" w:rsidR="00633116" w:rsidRDefault="00633116" w:rsidP="0014605E">
      <w:r w:rsidRPr="00633116">
        <w:t>À fin 2007, les ratios d’endettement de La Poste étaient jugés dégradés, les charges financières représentant 30</w:t>
      </w:r>
      <w:r w:rsidR="00D11EBD">
        <w:t> </w:t>
      </w:r>
      <w:r w:rsidRPr="00633116">
        <w:t>% des flux de trésorerie. Le recours à l’endettement était donc exclu pour couvrir ces besoins, qui ne pouvaient par ailleurs pas être différés ou minorés, au risque d’entraver l’essor des relais de croissance (colis express, banque) et de dégrader la qualité de service et la productivité des activités historiques, notamment le Courrier. Un recours à des augmentations de capital circonscrites aux filiales Geopost et La Banque Postale a lui aussi été écarté, en raison du risque de voir la participation de La Poste en partie diluée au profit d’investisseurs extérieurs aux intérêts divergents de ceux de l’entreprise.</w:t>
      </w:r>
      <w:r>
        <w:br w:type="page"/>
      </w:r>
    </w:p>
    <w:p w14:paraId="211BDEFB" w14:textId="02B4F656" w:rsidR="00633116" w:rsidRPr="00633116" w:rsidRDefault="00633116" w:rsidP="00633116">
      <w:r w:rsidRPr="00633116">
        <w:t>L’ouverture du capital de La Poste s’est donc effectuée, pour un montant de 2,7 Md€</w:t>
      </w:r>
      <w:r w:rsidRPr="00D11EBD">
        <w:rPr>
          <w:vertAlign w:val="superscript"/>
        </w:rPr>
        <w:footnoteReference w:id="10"/>
      </w:r>
      <w:r w:rsidRPr="00633116">
        <w:t xml:space="preserve">. L’État a souscrit un montant total de 1,2 Md€ et la Caisse </w:t>
      </w:r>
      <w:r w:rsidR="0053795C">
        <w:t xml:space="preserve">des dépôts et consignations </w:t>
      </w:r>
      <w:r w:rsidRPr="00633116">
        <w:t xml:space="preserve">1,5 Md€. La part du capital détenu par la Caisse </w:t>
      </w:r>
      <w:r w:rsidR="0053795C">
        <w:t xml:space="preserve">des dépôts </w:t>
      </w:r>
      <w:r w:rsidRPr="00633116">
        <w:t>correspond à 26,32 % du capital. L’entrée au capital de la Caisse des dépôts a conduit à la nomination de trois de ses représentants au conseil d’administration de La Poste. Un pacte d’actionnaires d’une durée de 20 ans, renouvelable une fois pour une période de 10 ans, a été signé avec l’État.</w:t>
      </w:r>
    </w:p>
    <w:p w14:paraId="211BDEFC" w14:textId="77777777" w:rsidR="00633116" w:rsidRPr="00633116" w:rsidRDefault="00633116" w:rsidP="00633116">
      <w:pPr>
        <w:pStyle w:val="Titre3"/>
      </w:pPr>
      <w:bookmarkStart w:id="149" w:name="_Toc454470033"/>
      <w:bookmarkStart w:id="150" w:name="_Toc455156491"/>
      <w:bookmarkStart w:id="151" w:name="_Toc455166045"/>
      <w:bookmarkStart w:id="152" w:name="_Toc455392732"/>
      <w:bookmarkStart w:id="153" w:name="_Toc455396620"/>
      <w:bookmarkStart w:id="154" w:name="_Toc455412842"/>
      <w:bookmarkStart w:id="155" w:name="_Toc455415239"/>
      <w:bookmarkStart w:id="156" w:name="_Toc455419788"/>
      <w:bookmarkStart w:id="157" w:name="_Toc455426725"/>
      <w:bookmarkStart w:id="158" w:name="_Toc455430559"/>
      <w:bookmarkStart w:id="159" w:name="_Toc455498571"/>
      <w:bookmarkStart w:id="160" w:name="_Toc455510355"/>
      <w:bookmarkStart w:id="161" w:name="_Toc455510632"/>
      <w:bookmarkStart w:id="162" w:name="_Toc455591472"/>
      <w:bookmarkStart w:id="163" w:name="_Toc455591906"/>
      <w:bookmarkStart w:id="164" w:name="_Toc462390562"/>
      <w:bookmarkStart w:id="165" w:name="_Toc462396706"/>
      <w:bookmarkStart w:id="166" w:name="_Toc462397613"/>
      <w:bookmarkStart w:id="167" w:name="_Toc462402602"/>
      <w:bookmarkStart w:id="168" w:name="_Toc462402654"/>
      <w:bookmarkStart w:id="169" w:name="_Toc463339512"/>
      <w:bookmarkStart w:id="170" w:name="_Toc463614027"/>
      <w:bookmarkStart w:id="171" w:name="_Toc468868299"/>
      <w:bookmarkStart w:id="172" w:name="_Toc454980007"/>
      <w:bookmarkStart w:id="173" w:name="_Toc454991148"/>
      <w:bookmarkStart w:id="174" w:name="_Toc454992511"/>
      <w:bookmarkEnd w:id="136"/>
      <w:bookmarkEnd w:id="137"/>
      <w:bookmarkEnd w:id="138"/>
      <w:bookmarkEnd w:id="139"/>
      <w:bookmarkEnd w:id="140"/>
      <w:bookmarkEnd w:id="141"/>
      <w:bookmarkEnd w:id="142"/>
      <w:bookmarkEnd w:id="143"/>
      <w:bookmarkEnd w:id="144"/>
      <w:bookmarkEnd w:id="145"/>
      <w:bookmarkEnd w:id="146"/>
      <w:bookmarkEnd w:id="147"/>
      <w:bookmarkEnd w:id="148"/>
      <w:r w:rsidRPr="00183B44">
        <w:t>Une organisati</w:t>
      </w:r>
      <w:r w:rsidRPr="00633116">
        <w:t>on de groupe avec de multiples filiales, reflet de sa diversification concurrentielle</w:t>
      </w:r>
      <w:r w:rsidR="00D11EBD">
        <w:br/>
      </w:r>
      <w:r w:rsidRPr="00633116">
        <w:t>et internationale</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Pr="00633116">
        <w:t> </w:t>
      </w:r>
      <w:bookmarkEnd w:id="172"/>
      <w:bookmarkEnd w:id="173"/>
      <w:bookmarkEnd w:id="174"/>
    </w:p>
    <w:p w14:paraId="211BDEFD" w14:textId="77777777" w:rsidR="00633116" w:rsidRPr="00633116" w:rsidRDefault="00633116" w:rsidP="00E80207">
      <w:pPr>
        <w:pStyle w:val="Titre4"/>
        <w:spacing w:before="360" w:after="240"/>
      </w:pPr>
      <w:bookmarkStart w:id="175" w:name="_Toc456795790"/>
      <w:bookmarkStart w:id="176" w:name="_Toc456796834"/>
      <w:bookmarkStart w:id="177" w:name="_Toc456806068"/>
      <w:bookmarkStart w:id="178" w:name="_Toc456808092"/>
      <w:bookmarkStart w:id="179" w:name="_Toc456861905"/>
      <w:bookmarkStart w:id="180" w:name="_Toc456882055"/>
      <w:bookmarkStart w:id="181" w:name="_Toc456888047"/>
      <w:bookmarkStart w:id="182" w:name="_Toc456951151"/>
      <w:bookmarkStart w:id="183" w:name="_Toc456952278"/>
      <w:bookmarkStart w:id="184" w:name="_Toc456952492"/>
      <w:bookmarkStart w:id="185" w:name="_Toc456972049"/>
      <w:bookmarkStart w:id="186" w:name="_Toc457235279"/>
      <w:bookmarkStart w:id="187" w:name="_Toc457235776"/>
      <w:bookmarkStart w:id="188" w:name="_Toc457298317"/>
      <w:bookmarkStart w:id="189" w:name="_Toc457317741"/>
      <w:r>
        <w:t>Une structuration par « métiers » puis par « branches »</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211BDEFE" w14:textId="77777777" w:rsidR="00633116" w:rsidRPr="00633116" w:rsidRDefault="00633116" w:rsidP="00633116">
      <w:r w:rsidRPr="00633116">
        <w:t>La Poste a abordé les années 2010 avec une organisation peu distincte de celle d’un groupe à filiales opérationnelles autonomes. Cette organisation était issue de deux choix majeurs datant de la première moitié des années 2000 : l’autonomisation des branches d’activités et la filialisation.</w:t>
      </w:r>
    </w:p>
    <w:p w14:paraId="211BDEFF" w14:textId="2E88478A" w:rsidR="00633116" w:rsidRDefault="00633116" w:rsidP="00633116">
      <w:r w:rsidRPr="004D317E">
        <w:t>L’organisation de La Poste maison-mère en </w:t>
      </w:r>
      <w:r>
        <w:t>« </w:t>
      </w:r>
      <w:r w:rsidRPr="004D317E">
        <w:t>métiers</w:t>
      </w:r>
      <w:r>
        <w:t> »</w:t>
      </w:r>
      <w:r w:rsidRPr="004D317E">
        <w:t xml:space="preserve"> (appelée « métiérisation » à La Poste), c’est-à-dire la déconcentration du pilotage opérationnel et des fonctions </w:t>
      </w:r>
      <w:r w:rsidR="0011670E">
        <w:t>de soutien</w:t>
      </w:r>
      <w:r w:rsidR="0011670E" w:rsidRPr="004D317E">
        <w:t xml:space="preserve"> </w:t>
      </w:r>
      <w:r w:rsidRPr="004D317E">
        <w:t>au sein de quatre familles historiques d’activité (Courrier, Colis-Express, Services financiers et Enseigne), s’était effectuée en 2004-2005</w:t>
      </w:r>
      <w:r>
        <w:t xml:space="preserve">. </w:t>
      </w:r>
    </w:p>
    <w:p w14:paraId="211BDF00" w14:textId="3D2D49AE" w:rsidR="00633116" w:rsidRPr="004D317E" w:rsidRDefault="00633116" w:rsidP="00633116">
      <w:r>
        <w:t>Elle perdure en grande partie aujourd’hui dans l’organisation par cinq branches, arrêtée depuis avril 2014</w:t>
      </w:r>
      <w:r>
        <w:rPr>
          <w:rStyle w:val="Appelnotedebasdep"/>
        </w:rPr>
        <w:footnoteReference w:id="11"/>
      </w:r>
      <w:r>
        <w:t>, qui s’est toutefois traduite par le transfert au sein d’une même branche des métiers « c</w:t>
      </w:r>
      <w:r w:rsidRPr="004D317E">
        <w:t>ourrier</w:t>
      </w:r>
      <w:r>
        <w:t> » et « colis »</w:t>
      </w:r>
      <w:r w:rsidRPr="004D317E">
        <w:t xml:space="preserve"> et </w:t>
      </w:r>
      <w:r>
        <w:t xml:space="preserve">par </w:t>
      </w:r>
      <w:r w:rsidRPr="004D317E">
        <w:t xml:space="preserve">la création d’une branche </w:t>
      </w:r>
      <w:r w:rsidR="008E4D94">
        <w:t xml:space="preserve">consacrée </w:t>
      </w:r>
      <w:r>
        <w:t xml:space="preserve">aux </w:t>
      </w:r>
      <w:r w:rsidRPr="004D317E">
        <w:t xml:space="preserve">activités numériques, auparavant dépendantes de chaque </w:t>
      </w:r>
      <w:r>
        <w:t>« </w:t>
      </w:r>
      <w:r w:rsidRPr="004D317E">
        <w:t>métier</w:t>
      </w:r>
      <w:r>
        <w:t> »</w:t>
      </w:r>
      <w:r w:rsidRPr="004D317E">
        <w:t xml:space="preserve">. Chaque </w:t>
      </w:r>
      <w:r>
        <w:t>branche</w:t>
      </w:r>
      <w:r w:rsidRPr="004D317E">
        <w:t xml:space="preserve"> est dirigé</w:t>
      </w:r>
      <w:r>
        <w:t>e</w:t>
      </w:r>
      <w:r w:rsidRPr="004D317E">
        <w:t xml:space="preserve"> par un directeur général adjoint du groupe, président des entités et holdings de sociétés associées à ces métiers.</w:t>
      </w:r>
      <w:r>
        <w:t xml:space="preserve"> </w:t>
      </w:r>
    </w:p>
    <w:p w14:paraId="211BDF01" w14:textId="4A4B26CC" w:rsidR="00633116" w:rsidRPr="004D317E" w:rsidRDefault="00633116" w:rsidP="00633116">
      <w:r w:rsidRPr="004D317E">
        <w:t xml:space="preserve">Cette organisation s’est doublée de </w:t>
      </w:r>
      <w:r>
        <w:t xml:space="preserve">l’accroissement </w:t>
      </w:r>
      <w:r w:rsidRPr="004D317E">
        <w:t>du nombre et de la contribution financière de</w:t>
      </w:r>
      <w:r w:rsidR="0053795C">
        <w:t>s</w:t>
      </w:r>
      <w:r w:rsidRPr="004D317E">
        <w:t xml:space="preserve"> filiales</w:t>
      </w:r>
      <w:r>
        <w:t xml:space="preserve">, </w:t>
      </w:r>
      <w:r w:rsidRPr="004D317E">
        <w:t xml:space="preserve">le </w:t>
      </w:r>
      <w:r>
        <w:t>résultat d’exploitation</w:t>
      </w:r>
      <w:r w:rsidRPr="004D317E">
        <w:t xml:space="preserve"> consolidé du groupe prov</w:t>
      </w:r>
      <w:r>
        <w:t>enant aujourd’hui</w:t>
      </w:r>
      <w:r w:rsidRPr="004D317E">
        <w:t xml:space="preserve"> majoritairement </w:t>
      </w:r>
      <w:r>
        <w:t>de ces dernières</w:t>
      </w:r>
      <w:r w:rsidRPr="004D317E">
        <w:t>.</w:t>
      </w:r>
      <w:r>
        <w:t xml:space="preserve"> Des filiales restent néanmoins rattachées à la maison mère, notamment </w:t>
      </w:r>
      <w:r w:rsidRPr="004D317E">
        <w:t xml:space="preserve">deux filiales de gestion : Poste Immo pour les actifs immobiliers et Véhiposte SAS pour les flottes de véhicules. L’organigramme en </w:t>
      </w:r>
      <w:r>
        <w:t>2012 est présenté en annexe n° 2</w:t>
      </w:r>
      <w:r w:rsidRPr="004D317E">
        <w:t>.</w:t>
      </w:r>
    </w:p>
    <w:p w14:paraId="211BDF02" w14:textId="77777777" w:rsidR="00633116" w:rsidRPr="00633116" w:rsidRDefault="00633116" w:rsidP="00633116">
      <w:r w:rsidRPr="00633116">
        <w:t xml:space="preserve">L’organigramme est désormais le suivant : </w:t>
      </w:r>
    </w:p>
    <w:p w14:paraId="211BDF03" w14:textId="6270F114" w:rsidR="00633116" w:rsidRDefault="007B1C34" w:rsidP="00194707">
      <w:pPr>
        <w:pStyle w:val="Titreorganigramme"/>
      </w:pPr>
      <w:r>
        <w:rPr>
          <w:noProof/>
          <w:lang w:eastAsia="fr-FR"/>
        </w:rPr>
        <mc:AlternateContent>
          <mc:Choice Requires="wps">
            <w:drawing>
              <wp:anchor distT="0" distB="0" distL="114300" distR="114300" simplePos="0" relativeHeight="251683840" behindDoc="0" locked="0" layoutInCell="1" allowOverlap="1" wp14:anchorId="21DD65A8" wp14:editId="610E3006">
                <wp:simplePos x="0" y="0"/>
                <wp:positionH relativeFrom="column">
                  <wp:posOffset>2526975</wp:posOffset>
                </wp:positionH>
                <wp:positionV relativeFrom="paragraph">
                  <wp:posOffset>95450</wp:posOffset>
                </wp:positionV>
                <wp:extent cx="93600" cy="252000"/>
                <wp:effectExtent l="0" t="0" r="1905" b="0"/>
                <wp:wrapNone/>
                <wp:docPr id="15" name="Zone de texte 15"/>
                <wp:cNvGraphicFramePr/>
                <a:graphic xmlns:a="http://schemas.openxmlformats.org/drawingml/2006/main">
                  <a:graphicData uri="http://schemas.microsoft.com/office/word/2010/wordprocessingShape">
                    <wps:wsp>
                      <wps:cNvSpPr txBox="1"/>
                      <wps:spPr>
                        <a:xfrm>
                          <a:off x="0" y="0"/>
                          <a:ext cx="93600" cy="25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47B88" w14:textId="77777777" w:rsidR="007615CC" w:rsidRDefault="007615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DD65A8" id="_x0000_t202" coordsize="21600,21600" o:spt="202" path="m,l,21600r21600,l21600,xe">
                <v:stroke joinstyle="miter"/>
                <v:path gradientshapeok="t" o:connecttype="rect"/>
              </v:shapetype>
              <v:shape id="Zone de texte 15" o:spid="_x0000_s1026" type="#_x0000_t202" style="position:absolute;left:0;text-align:left;margin-left:198.95pt;margin-top:7.5pt;width:7.35pt;height:19.8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" fillcolor="white [3201]" stroked="f" strokeweight=".5pt">
                <v:textbox>
                  <w:txbxContent>
                    <w:p w14:paraId="0B447B88" w14:textId="77777777" w:rsidR="007615CC" w:rsidRDefault="007615CC"/>
                  </w:txbxContent>
                </v:textbox>
              </v:shape>
            </w:pict>
          </mc:Fallback>
        </mc:AlternateContent>
      </w:r>
    </w:p>
    <w:p w14:paraId="211BDF04" w14:textId="77777777" w:rsidR="00633116" w:rsidRPr="00633116" w:rsidRDefault="00633116" w:rsidP="00760056">
      <w:pPr>
        <w:ind w:firstLine="0"/>
      </w:pPr>
      <w:bookmarkStart w:id="190" w:name="_Toc454470034"/>
      <w:bookmarkStart w:id="191" w:name="_Toc454980008"/>
      <w:bookmarkStart w:id="192" w:name="_Toc454991149"/>
      <w:bookmarkStart w:id="193" w:name="_Toc454992512"/>
      <w:bookmarkStart w:id="194" w:name="_Toc455156492"/>
      <w:bookmarkStart w:id="195" w:name="_Toc455166046"/>
      <w:bookmarkStart w:id="196" w:name="_Toc455392733"/>
      <w:bookmarkStart w:id="197" w:name="_Toc455396621"/>
      <w:bookmarkStart w:id="198" w:name="_Toc455412843"/>
      <w:bookmarkStart w:id="199" w:name="_Toc455415240"/>
      <w:bookmarkStart w:id="200" w:name="_Toc455419789"/>
      <w:bookmarkStart w:id="201" w:name="_Toc455426726"/>
      <w:bookmarkStart w:id="202" w:name="_Toc455430560"/>
      <w:r w:rsidRPr="00633116">
        <w:rPr>
          <w:noProof/>
          <w:lang w:eastAsia="fr-FR"/>
        </w:rPr>
        <mc:AlternateContent>
          <mc:Choice Requires="wpc">
            <w:drawing>
              <wp:inline distT="0" distB="0" distL="0" distR="0" wp14:anchorId="211BF325" wp14:editId="1A4D0C55">
                <wp:extent cx="4089600" cy="3340800"/>
                <wp:effectExtent l="0" t="0" r="0" b="0"/>
                <wp:docPr id="66" name="Zone de dessin 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65" name="Image 23"/>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5906" y="0"/>
                            <a:ext cx="3963089" cy="32568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00945E2" id="Zone de dessin 41" o:spid="_x0000_s1026" editas="canvas" style="width:322pt;height:263.05pt;mso-position-horizontal-relative:char;mso-position-vertical-relative:line" coordsize="40894,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894;height:33407;visibility:visible;mso-wrap-style:square">
                  <v:fill o:detectmouseclick="t"/>
                  <v:path o:connecttype="none"/>
                </v:shape>
                <v:shape id="Image 23" o:spid="_x0000_s1028" type="#_x0000_t75" style="position:absolute;left:359;width:39630;height:3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">
                  <v:imagedata r:id="rId29" o:title=""/>
                  <v:path arrowok="t"/>
                </v:shape>
                <w10:anchorlock/>
              </v:group>
            </w:pict>
          </mc:Fallback>
        </mc:AlternateContent>
      </w:r>
    </w:p>
    <w:p w14:paraId="211BDF05" w14:textId="77777777" w:rsidR="00633116" w:rsidRPr="003F131B" w:rsidRDefault="00633116" w:rsidP="00633116">
      <w:pPr>
        <w:pStyle w:val="TexteSource"/>
      </w:pPr>
      <w:bookmarkStart w:id="203" w:name="_Toc456735464"/>
      <w:bookmarkStart w:id="204" w:name="_Toc456795791"/>
      <w:bookmarkStart w:id="205" w:name="_Toc456796835"/>
      <w:bookmarkStart w:id="206" w:name="_Toc456806069"/>
      <w:bookmarkStart w:id="207" w:name="_Toc456808093"/>
      <w:bookmarkStart w:id="208" w:name="_Toc456861906"/>
      <w:bookmarkStart w:id="209" w:name="_Toc456882056"/>
      <w:bookmarkStart w:id="210" w:name="_Toc456888048"/>
      <w:bookmarkStart w:id="211" w:name="_Toc456951152"/>
      <w:bookmarkStart w:id="212" w:name="_Toc456952279"/>
      <w:bookmarkStart w:id="213" w:name="_Toc456952493"/>
      <w:bookmarkStart w:id="214" w:name="_Toc456972050"/>
      <w:bookmarkStart w:id="215" w:name="_Toc457235280"/>
      <w:bookmarkStart w:id="216" w:name="_Toc457235777"/>
      <w:bookmarkStart w:id="217" w:name="_Toc457298318"/>
      <w:bookmarkStart w:id="218" w:name="_Toc457317742"/>
      <w:r>
        <w:t>Source : La Poste, retraitements Cour des comptes</w:t>
      </w:r>
    </w:p>
    <w:p w14:paraId="211BDF06" w14:textId="77777777" w:rsidR="00633116" w:rsidRPr="00633116" w:rsidRDefault="00633116" w:rsidP="00633116">
      <w:pPr>
        <w:pStyle w:val="Titre4"/>
      </w:pPr>
      <w:r>
        <w:t xml:space="preserve">Le choix d’une </w:t>
      </w:r>
      <w:bookmarkEnd w:id="203"/>
      <w:bookmarkEnd w:id="204"/>
      <w:bookmarkEnd w:id="205"/>
      <w:bookmarkEnd w:id="206"/>
      <w:bookmarkEnd w:id="207"/>
      <w:bookmarkEnd w:id="208"/>
      <w:bookmarkEnd w:id="209"/>
      <w:bookmarkEnd w:id="210"/>
      <w:bookmarkEnd w:id="211"/>
      <w:bookmarkEnd w:id="212"/>
      <w:bookmarkEnd w:id="213"/>
      <w:bookmarkEnd w:id="214"/>
      <w:r>
        <w:t xml:space="preserve">gestion </w:t>
      </w:r>
      <w:r w:rsidRPr="00633116">
        <w:t>décentralisée</w:t>
      </w:r>
      <w:bookmarkEnd w:id="215"/>
      <w:bookmarkEnd w:id="216"/>
      <w:bookmarkEnd w:id="217"/>
      <w:bookmarkEnd w:id="218"/>
    </w:p>
    <w:p w14:paraId="211BDF07" w14:textId="0D707C2B" w:rsidR="00633116" w:rsidRDefault="00633116" w:rsidP="00633116">
      <w:r>
        <w:t>Dans l</w:t>
      </w:r>
      <w:r w:rsidRPr="000D51A7">
        <w:t xml:space="preserve">’organisation </w:t>
      </w:r>
      <w:r>
        <w:t>qui vient d’être décrite, les « métiers » ou les branches, et bien sûr les filiales, fonctionnent comme des</w:t>
      </w:r>
      <w:r w:rsidRPr="000D51A7">
        <w:t xml:space="preserve"> entreprise</w:t>
      </w:r>
      <w:r>
        <w:t>s</w:t>
      </w:r>
      <w:r w:rsidRPr="000D51A7">
        <w:t xml:space="preserve"> au sein de l’entreprise, dotée</w:t>
      </w:r>
      <w:r>
        <w:t>s</w:t>
      </w:r>
      <w:r w:rsidRPr="000D51A7">
        <w:t xml:space="preserve"> des fon</w:t>
      </w:r>
      <w:r>
        <w:t xml:space="preserve">ctions </w:t>
      </w:r>
      <w:r w:rsidR="008E4D94">
        <w:t xml:space="preserve">horizontales </w:t>
      </w:r>
      <w:r>
        <w:t>nécessaires à leurs</w:t>
      </w:r>
      <w:r w:rsidRPr="000D51A7">
        <w:t xml:space="preserve"> missions, élaborant des comptes et recevant des objectifs de chiffre d’affaires et de résultat d’exploitation. Ces principes d’autonomie et de décentralisation ont été également appliqués aux unités élémentaires tel</w:t>
      </w:r>
      <w:r>
        <w:t>le</w:t>
      </w:r>
      <w:r w:rsidRPr="000D51A7">
        <w:t xml:space="preserve">s que les directions territoriales, les établissements du Courrier </w:t>
      </w:r>
      <w:r>
        <w:t xml:space="preserve">ou </w:t>
      </w:r>
      <w:r w:rsidRPr="000D51A7">
        <w:t xml:space="preserve">les « terrains » du </w:t>
      </w:r>
      <w:r>
        <w:t>R</w:t>
      </w:r>
      <w:r w:rsidRPr="000D51A7">
        <w:t xml:space="preserve">éseau </w:t>
      </w:r>
      <w:r>
        <w:t>La Poste</w:t>
      </w:r>
      <w:r w:rsidRPr="000D51A7">
        <w:t>.</w:t>
      </w:r>
    </w:p>
    <w:p w14:paraId="211BDF08" w14:textId="77777777" w:rsidR="00633116" w:rsidRPr="000D51A7" w:rsidRDefault="00633116" w:rsidP="00633116">
      <w:r w:rsidRPr="000D51A7">
        <w:t xml:space="preserve">Par exemple, en ce qui concerne le Courrier, </w:t>
      </w:r>
      <w:r>
        <w:t>environ 600</w:t>
      </w:r>
      <w:r w:rsidRPr="000D51A7">
        <w:t xml:space="preserve"> établissements (centres de tri et plateformes de préparation et de distribution du courrier principalement)</w:t>
      </w:r>
      <w:r>
        <w:t xml:space="preserve"> reçoivent</w:t>
      </w:r>
      <w:r w:rsidRPr="000D51A7">
        <w:t xml:space="preserve"> des objectifs opérationnels et commerciaux, </w:t>
      </w:r>
      <w:r>
        <w:t xml:space="preserve">sont </w:t>
      </w:r>
      <w:r w:rsidRPr="000D51A7">
        <w:t>dotés d’une équipe de direction</w:t>
      </w:r>
      <w:r>
        <w:t xml:space="preserve">, </w:t>
      </w:r>
      <w:r w:rsidRPr="000D51A7">
        <w:t>définiss</w:t>
      </w:r>
      <w:r>
        <w:t>e</w:t>
      </w:r>
      <w:r w:rsidRPr="000D51A7">
        <w:t>nt leur organisation du travail</w:t>
      </w:r>
      <w:r>
        <w:t xml:space="preserve"> et</w:t>
      </w:r>
      <w:r w:rsidRPr="000D51A7">
        <w:t xml:space="preserve"> ont reçu délégation pour accomplir une part croissante des actes de gestion du personnel et pour conduire le dialogue social, notamment </w:t>
      </w:r>
      <w:r>
        <w:t>dans le cadre d</w:t>
      </w:r>
      <w:r w:rsidRPr="000D51A7">
        <w:t>es instances de représentation du personnel</w:t>
      </w:r>
      <w:r w:rsidRPr="00633116">
        <w:rPr>
          <w:rStyle w:val="Appelnotedebasdep"/>
        </w:rPr>
        <w:footnoteReference w:id="12"/>
      </w:r>
      <w:r w:rsidRPr="000D51A7">
        <w:t xml:space="preserve">. </w:t>
      </w:r>
    </w:p>
    <w:p w14:paraId="211BDF09" w14:textId="77777777" w:rsidR="00633116" w:rsidRPr="000D51A7" w:rsidRDefault="00633116" w:rsidP="00633116">
      <w:r w:rsidRPr="000D51A7">
        <w:t xml:space="preserve">Ce mode d’organisation a participé à l’évolution de La Poste d’une administration vers une entreprise. Des projets aussi importants pour son image et pour son avenir que la refonte de l’accueil du public dans les bureaux de poste, l’octroi de crédits </w:t>
      </w:r>
      <w:r>
        <w:t xml:space="preserve">aux collectivités territoriales </w:t>
      </w:r>
      <w:r w:rsidRPr="000D51A7">
        <w:t>par La Banque Postale ou l’organisation du travail des facteurs en équipe ont pris la forme de projets internes aux métiers, mis en œuvre dans les entités élémentaires selon des modalités qu’elles ont adaptées à leurs particularités.</w:t>
      </w:r>
      <w:r>
        <w:t xml:space="preserve"> </w:t>
      </w:r>
      <w:r w:rsidRPr="000D51A7">
        <w:t>La capacité de l’entreprise à s’adapter à la baisse des volumes du courrier et à un environnement concurrentiel a bénéficié de ce choix décentralisateur.</w:t>
      </w:r>
    </w:p>
    <w:p w14:paraId="211BDF0A" w14:textId="041C0F48" w:rsidR="00633116" w:rsidRDefault="00633116" w:rsidP="00633116">
      <w:r w:rsidRPr="000D51A7">
        <w:t xml:space="preserve">En outre, </w:t>
      </w:r>
      <w:r>
        <w:t xml:space="preserve">ce transfert de </w:t>
      </w:r>
      <w:r w:rsidRPr="000D51A7">
        <w:t xml:space="preserve">l’organisation du travail et </w:t>
      </w:r>
      <w:r>
        <w:t xml:space="preserve">du </w:t>
      </w:r>
      <w:r w:rsidRPr="000D51A7">
        <w:t>dialogue social dans les établissements</w:t>
      </w:r>
      <w:r>
        <w:t xml:space="preserve"> a raréfié l</w:t>
      </w:r>
      <w:r w:rsidRPr="000D51A7">
        <w:t>es mouvements sociaux à l’échelle de l’entreprise : dans leur grande majorité, les conflits qui subsistent corre</w:t>
      </w:r>
      <w:r>
        <w:t>spondent à des enjeux locaux</w:t>
      </w:r>
      <w:r w:rsidRPr="000D51A7">
        <w:t xml:space="preserve"> et se résolvent par des négociations locales. </w:t>
      </w:r>
    </w:p>
    <w:p w14:paraId="211BDF0B" w14:textId="77777777" w:rsidR="00633116" w:rsidRPr="00633116" w:rsidRDefault="00633116" w:rsidP="00633116">
      <w:pPr>
        <w:pStyle w:val="Titre3"/>
      </w:pPr>
      <w:bookmarkStart w:id="219" w:name="_Toc455498572"/>
      <w:bookmarkStart w:id="220" w:name="_Toc455510356"/>
      <w:bookmarkStart w:id="221" w:name="_Toc455510633"/>
      <w:bookmarkStart w:id="222" w:name="_Toc455591473"/>
      <w:bookmarkStart w:id="223" w:name="_Toc455591907"/>
      <w:bookmarkStart w:id="224" w:name="_Toc462390563"/>
      <w:bookmarkStart w:id="225" w:name="_Toc462395027"/>
      <w:bookmarkStart w:id="226" w:name="_Toc462396707"/>
      <w:bookmarkStart w:id="227" w:name="_Toc462397614"/>
      <w:bookmarkStart w:id="228" w:name="_Toc462402603"/>
      <w:bookmarkStart w:id="229" w:name="_Toc462402655"/>
      <w:bookmarkStart w:id="230" w:name="_Toc463339513"/>
      <w:bookmarkStart w:id="231" w:name="_Toc463614028"/>
      <w:bookmarkStart w:id="232" w:name="_Toc468868300"/>
      <w:r>
        <w:t xml:space="preserve">Des </w:t>
      </w:r>
      <w:r w:rsidRPr="00633116">
        <w:t>missions de service public réaffirmées</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211BDF0C" w14:textId="77777777" w:rsidR="00633116" w:rsidRPr="00633116" w:rsidRDefault="00633116" w:rsidP="00633116">
      <w:r>
        <w:t>Les pouvoirs publics ont confié quatre missions de service public à La Poste</w:t>
      </w:r>
      <w:r w:rsidRPr="00633116">
        <w:rPr>
          <w:rStyle w:val="Appelnotedebasdep"/>
        </w:rPr>
        <w:footnoteReference w:id="13"/>
      </w:r>
      <w:r w:rsidRPr="00633116">
        <w:t> :</w:t>
      </w:r>
    </w:p>
    <w:p w14:paraId="211BDF0D" w14:textId="34646CED" w:rsidR="00633116" w:rsidRDefault="00633116" w:rsidP="00633116">
      <w:pPr>
        <w:pStyle w:val="Pucetiret"/>
      </w:pPr>
      <w:r>
        <w:t xml:space="preserve">le service universel postal </w:t>
      </w:r>
      <w:r w:rsidRPr="00675361">
        <w:t xml:space="preserve">(transport et distribution du courrier et </w:t>
      </w:r>
      <w:r>
        <w:t xml:space="preserve">des </w:t>
      </w:r>
      <w:r w:rsidRPr="00675361">
        <w:t>petits objets)</w:t>
      </w:r>
      <w:r>
        <w:t xml:space="preserve"> dont La Poste a été désigné prestataire </w:t>
      </w:r>
      <w:r w:rsidRPr="00A97BEE">
        <w:t>pour une durée de quinze ans</w:t>
      </w:r>
      <w:r>
        <w:t xml:space="preserve"> à la suite de l</w:t>
      </w:r>
      <w:r w:rsidRPr="00C270CC">
        <w:t>’ouverture complète à la concurrence du marché postal</w:t>
      </w:r>
      <w:r>
        <w:t xml:space="preserve"> au 1</w:t>
      </w:r>
      <w:r w:rsidRPr="00E74C8E">
        <w:rPr>
          <w:vertAlign w:val="superscript"/>
        </w:rPr>
        <w:t>er</w:t>
      </w:r>
      <w:r w:rsidR="00E74C8E">
        <w:t xml:space="preserve"> </w:t>
      </w:r>
      <w:r>
        <w:t>janvier 2011</w:t>
      </w:r>
      <w:r>
        <w:rPr>
          <w:rStyle w:val="Appelnotedebasdep"/>
        </w:rPr>
        <w:footnoteReference w:id="14"/>
      </w:r>
      <w:r>
        <w:t> ;</w:t>
      </w:r>
    </w:p>
    <w:p w14:paraId="211BDF0E" w14:textId="77777777" w:rsidR="00633116" w:rsidRDefault="00633116" w:rsidP="00633116">
      <w:pPr>
        <w:pStyle w:val="Pucetiret"/>
      </w:pPr>
      <w:r>
        <w:t>le</w:t>
      </w:r>
      <w:r w:rsidRPr="001F2BED">
        <w:t xml:space="preserve"> service public du transport et de la distribution de la presse</w:t>
      </w:r>
      <w:r>
        <w:t> ;</w:t>
      </w:r>
    </w:p>
    <w:p w14:paraId="211BDF0F" w14:textId="77777777" w:rsidR="00633116" w:rsidRDefault="00633116" w:rsidP="00633116">
      <w:pPr>
        <w:pStyle w:val="Pucetiret"/>
      </w:pPr>
      <w:r>
        <w:t>la contribution à l’aménagement et au développement du territoire,</w:t>
      </w:r>
      <w:r w:rsidRPr="00675361">
        <w:t xml:space="preserve"> mise en œuvre par le biais </w:t>
      </w:r>
      <w:r>
        <w:t>du</w:t>
      </w:r>
      <w:r w:rsidRPr="00675361">
        <w:t xml:space="preserve"> réseau de points de contact</w:t>
      </w:r>
      <w:r>
        <w:t xml:space="preserve"> de La Poste ;</w:t>
      </w:r>
    </w:p>
    <w:p w14:paraId="211BDF10" w14:textId="77777777" w:rsidR="00633116" w:rsidRDefault="00633116" w:rsidP="00633116">
      <w:pPr>
        <w:pStyle w:val="Pucetiret"/>
      </w:pPr>
      <w:r>
        <w:t>et, enfin, l’accessibilité bancaire, formellement introduite par la loi du 4 août 2008 de modernisation de l’économie,</w:t>
      </w:r>
      <w:r w:rsidRPr="00675361">
        <w:t xml:space="preserve"> qui impose à La Banque Postale d’ouvrir un livret A à toute personne qui en fait la demande et de permettre la réalisation </w:t>
      </w:r>
      <w:r>
        <w:t xml:space="preserve">gratuite </w:t>
      </w:r>
      <w:r w:rsidRPr="00675361">
        <w:t>d’un certain nombre d’opérations sur ce</w:t>
      </w:r>
      <w:r>
        <w:t>s</w:t>
      </w:r>
      <w:r w:rsidRPr="00675361">
        <w:t xml:space="preserve"> livret</w:t>
      </w:r>
      <w:r>
        <w:t>s</w:t>
      </w:r>
      <w:r w:rsidRPr="00675361">
        <w:t xml:space="preserve"> (dépôts et retraits de faibles montants, versement de prestations sociales, etc</w:t>
      </w:r>
      <w:r>
        <w:t>.</w:t>
      </w:r>
      <w:r w:rsidRPr="00675361">
        <w:t>)</w:t>
      </w:r>
      <w:r>
        <w:t>.</w:t>
      </w:r>
    </w:p>
    <w:p w14:paraId="211BDF11" w14:textId="234920E8" w:rsidR="00633116" w:rsidRPr="00EE7BCF" w:rsidRDefault="00633116" w:rsidP="00633116">
      <w:r w:rsidRPr="00EE7BCF">
        <w:t xml:space="preserve">La loi du 9 février 2010 a renforcé </w:t>
      </w:r>
      <w:r>
        <w:t>c</w:t>
      </w:r>
      <w:r w:rsidRPr="00EE7BCF">
        <w:t>es quatre missions en les inscrivant explicitement dans la loi du 2 juillet 1990</w:t>
      </w:r>
      <w:r>
        <w:rPr>
          <w:rStyle w:val="Appelnotedebasdep"/>
        </w:rPr>
        <w:footnoteReference w:id="15"/>
      </w:r>
      <w:r w:rsidRPr="00EE7BCF">
        <w:t xml:space="preserve">, </w:t>
      </w:r>
      <w:r w:rsidRPr="00BD75F1">
        <w:t>rappel</w:t>
      </w:r>
      <w:r>
        <w:t>ant ainsi qu’elles demeurent</w:t>
      </w:r>
      <w:r w:rsidRPr="00BD75F1">
        <w:t xml:space="preserve"> au </w:t>
      </w:r>
      <w:r>
        <w:t xml:space="preserve">cœur </w:t>
      </w:r>
      <w:r w:rsidRPr="00BD75F1">
        <w:t>de l</w:t>
      </w:r>
      <w:r>
        <w:t>’identité et de l’</w:t>
      </w:r>
      <w:r w:rsidRPr="00BD75F1">
        <w:t>activité de La Poste</w:t>
      </w:r>
      <w:r w:rsidRPr="00EE7BCF">
        <w:t>.</w:t>
      </w:r>
      <w:r>
        <w:t xml:space="preserve"> </w:t>
      </w:r>
    </w:p>
    <w:p w14:paraId="211BDF12" w14:textId="77777777" w:rsidR="00633116" w:rsidRDefault="00633116" w:rsidP="00633116">
      <w:r>
        <w:t>Consacrant une pratique instituée dans les faits depuis 2008, la loi de 2010 a en outre prévu la signature d’un contrat d’entreprise entre l’État et La Poste fixant les objectifs des missions de service public, en particulier les objectifs de qualité de service du service universel postal</w:t>
      </w:r>
      <w:r>
        <w:rPr>
          <w:rStyle w:val="Appelnotedebasdep"/>
        </w:rPr>
        <w:footnoteReference w:id="16"/>
      </w:r>
      <w:r>
        <w:t xml:space="preserve">. Des engagements spécifiques à La Banque Postale, </w:t>
      </w:r>
      <w:r w:rsidRPr="001D4469">
        <w:t xml:space="preserve">en matière de lutte contre le surendettement </w:t>
      </w:r>
      <w:r>
        <w:t>ou</w:t>
      </w:r>
      <w:r w:rsidRPr="001D4469">
        <w:t xml:space="preserve"> de promotion du micro-crédit</w:t>
      </w:r>
      <w:r>
        <w:t xml:space="preserve">, doivent également y figurer. L’actuel contrat d’entreprise (2013-2017) contient par ailleurs une liste d’« engagements citoyens » de La Poste dans des domaines divers, tels que le développement du numérique (accessibilité des services postaux sur l’internet, développement du commerce en ligne, coffre-fort électronique, </w:t>
      </w:r>
      <w:r w:rsidRPr="00C81CC6">
        <w:t>etc.</w:t>
      </w:r>
      <w:r>
        <w:t>), le développement durable ou la responsabilité sociale de l’entreprise.</w:t>
      </w:r>
    </w:p>
    <w:p w14:paraId="211BDF13" w14:textId="77777777" w:rsidR="00633116" w:rsidRDefault="00633116" w:rsidP="00633116">
      <w:r>
        <w:t>Enfin, les contraintes pesant sur La Poste en matière d’aménagement du territoire</w:t>
      </w:r>
      <w:r w:rsidRPr="007A2E74">
        <w:t xml:space="preserve"> </w:t>
      </w:r>
      <w:r>
        <w:t>ont également été renforcées par la loi de 2010 qui a figé son maillage territorial en lui imposant de maintenir un nombre minimal de 17 000 points de contact sur le territoire national.</w:t>
      </w:r>
    </w:p>
    <w:p w14:paraId="211BDF14" w14:textId="77777777" w:rsidR="00633116" w:rsidRDefault="00633116" w:rsidP="00633116">
      <w:r>
        <w:t>Dans l’objectif de r</w:t>
      </w:r>
      <w:r w:rsidRPr="00C30A0B">
        <w:t>echerch</w:t>
      </w:r>
      <w:r>
        <w:t>er</w:t>
      </w:r>
      <w:r w:rsidRPr="00C30A0B">
        <w:t xml:space="preserve"> </w:t>
      </w:r>
      <w:r>
        <w:t>« </w:t>
      </w:r>
      <w:r w:rsidRPr="00C30A0B">
        <w:t>la meilleure efficacité économique et sociale »</w:t>
      </w:r>
      <w:r>
        <w:t xml:space="preserve"> (article 6 de la loi de 1990 modifiée), la possibilité est néanmoins laissée à l’entreprise d’</w:t>
      </w:r>
      <w:r w:rsidRPr="00C30A0B">
        <w:t>adapte</w:t>
      </w:r>
      <w:r>
        <w:t>r</w:t>
      </w:r>
      <w:r w:rsidRPr="00C30A0B">
        <w:t xml:space="preserve"> son réseau </w:t>
      </w:r>
      <w:r>
        <w:t xml:space="preserve">en transformant les bureaux de poste en </w:t>
      </w:r>
      <w:r w:rsidRPr="00C30A0B">
        <w:t>points de contact</w:t>
      </w:r>
      <w:r>
        <w:t xml:space="preserve"> gérés par le biais « </w:t>
      </w:r>
      <w:r w:rsidRPr="00C30A0B">
        <w:t>de partenariats locaux publics ou privés</w:t>
      </w:r>
      <w:r>
        <w:t> ». Les conditions de mise en œuvre de ces dispositions sont définies par le contrat de présence postale territoriale</w:t>
      </w:r>
      <w:r w:rsidRPr="00E64EEB">
        <w:t xml:space="preserve"> </w:t>
      </w:r>
      <w:r>
        <w:t xml:space="preserve">(contrat pluriannuel signé entre l’État, La Poste et l’association la plus représentative des maires) ; ce contrat fixe à la fois </w:t>
      </w:r>
      <w:r w:rsidRPr="00E2418E">
        <w:t xml:space="preserve">les lignes directrices de gestion du </w:t>
      </w:r>
      <w:r>
        <w:t>F</w:t>
      </w:r>
      <w:r w:rsidRPr="00E2418E">
        <w:t>onds postal national de péréquation territoriale</w:t>
      </w:r>
      <w:r>
        <w:t>, qui finance la mission d’aménagement du territoire</w:t>
      </w:r>
      <w:r w:rsidRPr="00B02F6D">
        <w:t xml:space="preserve"> </w:t>
      </w:r>
      <w:r>
        <w:t>par le biais d’un allègement de fiscalité locale dont bénéficie La Poste, et les exigences en termes de services ou d’horaires auxquelles doivent répondre les points de contact du réseau</w:t>
      </w:r>
      <w:r w:rsidRPr="00E2418E">
        <w:t xml:space="preserve">. </w:t>
      </w:r>
    </w:p>
    <w:p w14:paraId="211BDF15" w14:textId="77777777" w:rsidR="00633116" w:rsidRDefault="00633116" w:rsidP="00633116">
      <w:r>
        <w:t>Les collectivités territoriales jouent donc un rôle majeur tant dans le financement que dans la mise en œuvre de la mission d’aménagement du territoire</w:t>
      </w:r>
      <w:r>
        <w:rPr>
          <w:rStyle w:val="Appelnotedebasdep"/>
        </w:rPr>
        <w:footnoteReference w:id="17"/>
      </w:r>
      <w:r>
        <w:t xml:space="preserve">. Ainsi, le contrat 2014-2016 prévoit, par exemple, la possibilité pour les maires de s’opposer à la transformation d’un bureau de poste en point de contact en partenariat. </w:t>
      </w:r>
    </w:p>
    <w:p w14:paraId="211BDF16" w14:textId="77777777" w:rsidR="00633116" w:rsidRPr="00842A9B" w:rsidRDefault="00633116" w:rsidP="00633116">
      <w:r>
        <w:t xml:space="preserve">Par ailleurs, la loi a confié à l’Autorité de régulation des communications électroniques et des postes (ARCEP) la mission d’évaluer chaque année le surcoût résultant du maillage territorial imposé par la loi. </w:t>
      </w:r>
    </w:p>
    <w:p w14:paraId="211BDF17" w14:textId="77777777" w:rsidR="00633116" w:rsidRPr="00633116" w:rsidRDefault="00633116" w:rsidP="00633116">
      <w:pPr>
        <w:pStyle w:val="Titre2"/>
      </w:pPr>
      <w:bookmarkStart w:id="233" w:name="_Toc454470038"/>
      <w:bookmarkStart w:id="234" w:name="_Toc454980012"/>
      <w:bookmarkStart w:id="235" w:name="_Toc454991153"/>
      <w:bookmarkStart w:id="236" w:name="_Toc454992516"/>
      <w:bookmarkStart w:id="237" w:name="_Toc455156496"/>
      <w:bookmarkStart w:id="238" w:name="_Toc455166050"/>
      <w:bookmarkStart w:id="239" w:name="_Toc455392737"/>
      <w:bookmarkStart w:id="240" w:name="_Toc455396625"/>
      <w:bookmarkStart w:id="241" w:name="_Toc455412847"/>
      <w:bookmarkStart w:id="242" w:name="_Toc455415244"/>
      <w:bookmarkStart w:id="243" w:name="_Toc455419793"/>
      <w:bookmarkStart w:id="244" w:name="_Toc455426730"/>
      <w:bookmarkStart w:id="245" w:name="_Toc455430564"/>
      <w:bookmarkStart w:id="246" w:name="_Toc455498576"/>
      <w:bookmarkStart w:id="247" w:name="_Toc455510360"/>
      <w:bookmarkStart w:id="248" w:name="_Toc455510637"/>
      <w:bookmarkStart w:id="249" w:name="_Toc455591477"/>
      <w:bookmarkStart w:id="250" w:name="_Toc455591911"/>
      <w:bookmarkStart w:id="251" w:name="_Toc462390564"/>
      <w:bookmarkStart w:id="252" w:name="_Toc462395028"/>
      <w:bookmarkStart w:id="253" w:name="_Toc462396708"/>
      <w:bookmarkStart w:id="254" w:name="_Toc462397615"/>
      <w:bookmarkStart w:id="255" w:name="_Toc462402604"/>
      <w:bookmarkStart w:id="256" w:name="_Toc462402657"/>
      <w:bookmarkStart w:id="257" w:name="_Toc463339514"/>
      <w:bookmarkStart w:id="258" w:name="_Toc463614029"/>
      <w:bookmarkStart w:id="259" w:name="_Toc468868301"/>
      <w:r>
        <w:t>Des efforts de modernisation</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211BDF18" w14:textId="77777777" w:rsidR="00633116" w:rsidRPr="00633116" w:rsidRDefault="00633116" w:rsidP="00633116">
      <w:pPr>
        <w:pStyle w:val="Titre3"/>
      </w:pPr>
      <w:bookmarkStart w:id="260" w:name="_Toc454470039"/>
      <w:bookmarkStart w:id="261" w:name="_Toc454980013"/>
      <w:bookmarkStart w:id="262" w:name="_Toc454991154"/>
      <w:bookmarkStart w:id="263" w:name="_Toc454992517"/>
      <w:bookmarkStart w:id="264" w:name="_Toc455156497"/>
      <w:bookmarkStart w:id="265" w:name="_Toc455166051"/>
      <w:bookmarkStart w:id="266" w:name="_Toc455392738"/>
      <w:bookmarkStart w:id="267" w:name="_Toc455396626"/>
      <w:bookmarkStart w:id="268" w:name="_Toc455412848"/>
      <w:bookmarkStart w:id="269" w:name="_Toc455415245"/>
      <w:bookmarkStart w:id="270" w:name="_Toc455419794"/>
      <w:bookmarkStart w:id="271" w:name="_Toc455426731"/>
      <w:bookmarkStart w:id="272" w:name="_Toc455430565"/>
      <w:bookmarkStart w:id="273" w:name="_Toc455498577"/>
      <w:bookmarkStart w:id="274" w:name="_Toc455510361"/>
      <w:bookmarkStart w:id="275" w:name="_Toc455510638"/>
      <w:bookmarkStart w:id="276" w:name="_Toc455591478"/>
      <w:bookmarkStart w:id="277" w:name="_Toc455591912"/>
      <w:bookmarkStart w:id="278" w:name="_Toc462390565"/>
      <w:bookmarkStart w:id="279" w:name="_Toc462395029"/>
      <w:bookmarkStart w:id="280" w:name="_Toc462396709"/>
      <w:bookmarkStart w:id="281" w:name="_Toc462397616"/>
      <w:bookmarkStart w:id="282" w:name="_Toc462402605"/>
      <w:bookmarkStart w:id="283" w:name="_Toc462402658"/>
      <w:bookmarkStart w:id="284" w:name="_Toc463339515"/>
      <w:bookmarkStart w:id="285" w:name="_Toc463614030"/>
      <w:bookmarkStart w:id="286" w:name="_Toc468868302"/>
      <w:r>
        <w:t xml:space="preserve">Des réorganisations industrielles importantes au sein de la branche </w:t>
      </w:r>
      <w:r w:rsidRPr="00633116">
        <w:t>Courrier</w:t>
      </w:r>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211BDF19" w14:textId="25EE8E0F" w:rsidR="00633116" w:rsidRDefault="00633116" w:rsidP="00633116">
      <w:r>
        <w:t>À partir de 2004 et jusqu’en 2013</w:t>
      </w:r>
      <w:r>
        <w:rPr>
          <w:rStyle w:val="Appelnotedebasdep"/>
        </w:rPr>
        <w:footnoteReference w:id="18"/>
      </w:r>
      <w:r>
        <w:t xml:space="preserve">, le plan Cap Qualité Courrier a réorganisé </w:t>
      </w:r>
      <w:r w:rsidRPr="00EF1C14">
        <w:t>sur l’ensemble du territoire l’outil de collecte, de tri</w:t>
      </w:r>
      <w:r>
        <w:t xml:space="preserve"> et</w:t>
      </w:r>
      <w:r w:rsidRPr="00EF1C14">
        <w:t xml:space="preserve"> d’acheminemen</w:t>
      </w:r>
      <w:r>
        <w:t xml:space="preserve">t du courrier ; il </w:t>
      </w:r>
      <w:r w:rsidRPr="00EF1C14">
        <w:t xml:space="preserve">s’est traduit </w:t>
      </w:r>
      <w:r>
        <w:t xml:space="preserve">par la fermeture des anciens centres de tri, </w:t>
      </w:r>
      <w:r w:rsidRPr="00EF1C14">
        <w:t xml:space="preserve">par </w:t>
      </w:r>
      <w:r>
        <w:t xml:space="preserve">la constitution d’une infrastructure informatique aboutie </w:t>
      </w:r>
      <w:r w:rsidRPr="0057510B">
        <w:t>(</w:t>
      </w:r>
      <w:r w:rsidRPr="00633116">
        <w:t>cf.</w:t>
      </w:r>
      <w:r w:rsidRPr="0057510B">
        <w:t xml:space="preserve"> encadré ci-dessous)</w:t>
      </w:r>
      <w:r>
        <w:t xml:space="preserve"> et par la mise en place</w:t>
      </w:r>
      <w:r w:rsidRPr="00EF1C14">
        <w:t xml:space="preserve"> de </w:t>
      </w:r>
      <w:r>
        <w:t>51</w:t>
      </w:r>
      <w:r w:rsidRPr="00EF1C14">
        <w:t xml:space="preserve"> plateformes industrielles du courrier</w:t>
      </w:r>
      <w:r>
        <w:rPr>
          <w:rStyle w:val="Appelnotedebasdep"/>
        </w:rPr>
        <w:footnoteReference w:id="19"/>
      </w:r>
      <w:r w:rsidRPr="00EF1C14">
        <w:t xml:space="preserve">, pour un coût </w:t>
      </w:r>
      <w:r>
        <w:t xml:space="preserve">d’au minimum 3,1 Md€ ; la baisse des volumes du courrier a toutefois conduit à réduire l’ampleur de cette infrastructure, une première fois lors de son déploiement, puis au cours des dernières années par la fermeture de plusieurs plateformes de tri ou leur transformation en plateformes de distribution. </w:t>
      </w:r>
    </w:p>
    <w:p w14:paraId="211BDF1A" w14:textId="77777777" w:rsidR="00633116" w:rsidRPr="00633116" w:rsidRDefault="00633116" w:rsidP="002D5466">
      <w:pPr>
        <w:pStyle w:val="ENCADR-Titre"/>
      </w:pPr>
      <w:r w:rsidRPr="00633116">
        <w:t>L’amélioration de l’informatique industrielle du courrier</w:t>
      </w:r>
    </w:p>
    <w:p w14:paraId="211BDF1B" w14:textId="76098252" w:rsidR="00633116" w:rsidRDefault="00633116" w:rsidP="002D5466">
      <w:pPr>
        <w:pStyle w:val="ENCADR-Texte"/>
      </w:pPr>
      <w:r w:rsidRPr="001E5192">
        <w:t>Installé en 2008</w:t>
      </w:r>
      <w:r w:rsidRPr="00956241">
        <w:t xml:space="preserve"> grâce notamment au concours des sociétés Synaxio et Capgemini</w:t>
      </w:r>
      <w:r w:rsidRPr="001E5192">
        <w:t xml:space="preserve">, </w:t>
      </w:r>
      <w:r>
        <w:t>l’actuel </w:t>
      </w:r>
      <w:r w:rsidRPr="001E5192">
        <w:t>logiciel informatique de tri du courrier (TAE</w:t>
      </w:r>
      <w:r w:rsidRPr="00956241">
        <w:t xml:space="preserve"> </w:t>
      </w:r>
      <w:r>
        <w:noBreakHyphen/>
        <w:t xml:space="preserve"> </w:t>
      </w:r>
      <w:r w:rsidRPr="00956241">
        <w:t>traite</w:t>
      </w:r>
      <w:r>
        <w:t>ment automatisé de l’enveloppe</w:t>
      </w:r>
      <w:r w:rsidRPr="001E5192">
        <w:t>)</w:t>
      </w:r>
      <w:r>
        <w:t xml:space="preserve"> enregistre chaque pli entrant dans les plateformes de tri et donne aux machines les instructions nécessaires à son acheminement. </w:t>
      </w:r>
      <w:r w:rsidRPr="00956241">
        <w:t>Il traite 90</w:t>
      </w:r>
      <w:r>
        <w:t xml:space="preserve"> millions </w:t>
      </w:r>
      <w:r w:rsidRPr="00956241">
        <w:t xml:space="preserve">de plis chaque jour et </w:t>
      </w:r>
      <w:r>
        <w:t xml:space="preserve">peut </w:t>
      </w:r>
      <w:r w:rsidRPr="00956241">
        <w:t>g</w:t>
      </w:r>
      <w:r w:rsidR="00165A22">
        <w:t>é</w:t>
      </w:r>
      <w:r w:rsidRPr="00956241">
        <w:t>re</w:t>
      </w:r>
      <w:r>
        <w:t>r</w:t>
      </w:r>
      <w:r w:rsidRPr="00956241">
        <w:t xml:space="preserve"> plus de 2500 objets par seconde.</w:t>
      </w:r>
      <w:r>
        <w:t xml:space="preserve"> </w:t>
      </w:r>
    </w:p>
    <w:p w14:paraId="211BDF1C" w14:textId="77777777" w:rsidR="00633116" w:rsidRDefault="00633116" w:rsidP="002D5466">
      <w:pPr>
        <w:pStyle w:val="ENCADR-Texte"/>
      </w:pPr>
      <w:r>
        <w:t>La Poste a tardé à tirer tout le parti possible de cet outil. L</w:t>
      </w:r>
      <w:r w:rsidRPr="001E5192">
        <w:t xml:space="preserve">’exploitation des données de l’application </w:t>
      </w:r>
      <w:r>
        <w:t>(</w:t>
      </w:r>
      <w:r w:rsidRPr="001E5192">
        <w:t xml:space="preserve">statistiques </w:t>
      </w:r>
      <w:r>
        <w:t xml:space="preserve">et analyse </w:t>
      </w:r>
      <w:r w:rsidRPr="001E5192">
        <w:t>de production, recherche de fraude, traitement des réclamations</w:t>
      </w:r>
      <w:r>
        <w:t>, etc.) n’est qu’</w:t>
      </w:r>
      <w:r w:rsidRPr="001E5192">
        <w:t>en cours de montée en charge</w:t>
      </w:r>
      <w:r>
        <w:t xml:space="preserve">. Notamment, il peut être relevé que </w:t>
      </w:r>
      <w:r w:rsidRPr="001E5192">
        <w:t>TAE ne g</w:t>
      </w:r>
      <w:r>
        <w:t xml:space="preserve">ère pas encore la réexpédition </w:t>
      </w:r>
      <w:r w:rsidRPr="001E5192">
        <w:t>automatique des plis.</w:t>
      </w:r>
    </w:p>
    <w:p w14:paraId="211BDF1D" w14:textId="6BC2DCF3" w:rsidR="00633116" w:rsidRPr="00633116" w:rsidRDefault="00633116" w:rsidP="002D5466">
      <w:pPr>
        <w:spacing w:before="360"/>
      </w:pPr>
      <w:r>
        <w:t>À partir</w:t>
      </w:r>
      <w:r w:rsidRPr="00633116">
        <w:t xml:space="preserve"> de 2006, La Poste a mis en place un programme d’optimisation de l’organisation interne de la distribution (« Facteurs d’avenir »), afin de restructurer la chaîne hiérarchique des facteurs et de gérer les effectifs en fonction du trafic moyen plutôt qu’en fonction des pics de trafic. Un accord collectif conclu en 2007 avait prévu dans ce cadre de promouvoir 37 000 facteurs en quatre ans. Ces promotions représentent un coût estimé par la Cour à 40 M€ par an, soit 2,4</w:t>
      </w:r>
      <w:r w:rsidR="00A24851">
        <w:t> </w:t>
      </w:r>
      <w:r w:rsidRPr="00633116">
        <w:t>% de la masse salariale des facteurs. La Poste a dépassé cet engagement et promu 40 000 facteurs, pour un surcoût estimé à 5 M€ par an. Enfin, à partir de 2010, le plan « Réinventons le courrier » (2010-2015) a transformé la vision du facteur, qui n’est plus le bout de la chaîne logistique mais, grâce au smartphone « Facteo »</w:t>
      </w:r>
      <w:r w:rsidRPr="00633116">
        <w:rPr>
          <w:rStyle w:val="Appelnotedebasdep"/>
        </w:rPr>
        <w:footnoteReference w:id="20"/>
      </w:r>
      <w:r w:rsidRPr="00633116">
        <w:t>, un acteur des services de proximité. Cette modernisation, certes tangible et bienvenue, peut néanmoins être jugée tardive en regard des technologies disponibles</w:t>
      </w:r>
      <w:r w:rsidRPr="00633116">
        <w:rPr>
          <w:rStyle w:val="Appelnotedebasdep"/>
        </w:rPr>
        <w:footnoteReference w:id="21"/>
      </w:r>
      <w:r w:rsidRPr="00633116">
        <w:t>, et elle reste incomplète (cf. chapitre II – II B).</w:t>
      </w:r>
    </w:p>
    <w:p w14:paraId="211BDF1E" w14:textId="77777777" w:rsidR="00633116" w:rsidRPr="00633116" w:rsidRDefault="00633116" w:rsidP="002D5466">
      <w:pPr>
        <w:pStyle w:val="Titre3"/>
      </w:pPr>
      <w:bookmarkStart w:id="287" w:name="_Toc454470040"/>
      <w:bookmarkStart w:id="288" w:name="_Toc454980014"/>
      <w:bookmarkStart w:id="289" w:name="_Toc454991157"/>
      <w:bookmarkStart w:id="290" w:name="_Toc454992518"/>
      <w:bookmarkStart w:id="291" w:name="_Toc455156498"/>
      <w:bookmarkStart w:id="292" w:name="_Toc455166052"/>
      <w:bookmarkStart w:id="293" w:name="_Toc455392739"/>
      <w:bookmarkStart w:id="294" w:name="_Toc455396627"/>
      <w:bookmarkStart w:id="295" w:name="_Toc455412849"/>
      <w:bookmarkStart w:id="296" w:name="_Toc455415246"/>
      <w:bookmarkStart w:id="297" w:name="_Toc455419795"/>
      <w:bookmarkStart w:id="298" w:name="_Toc455426732"/>
      <w:bookmarkStart w:id="299" w:name="_Toc455430566"/>
      <w:bookmarkStart w:id="300" w:name="_Toc455498578"/>
      <w:bookmarkStart w:id="301" w:name="_Toc455510362"/>
      <w:bookmarkStart w:id="302" w:name="_Toc455510639"/>
      <w:bookmarkStart w:id="303" w:name="_Toc455591479"/>
      <w:bookmarkStart w:id="304" w:name="_Toc455591913"/>
      <w:bookmarkStart w:id="305" w:name="_Toc462390566"/>
      <w:bookmarkStart w:id="306" w:name="_Toc462395030"/>
      <w:bookmarkStart w:id="307" w:name="_Toc462396710"/>
      <w:bookmarkStart w:id="308" w:name="_Toc462397617"/>
      <w:bookmarkStart w:id="309" w:name="_Toc462402606"/>
      <w:bookmarkStart w:id="310" w:name="_Toc462402659"/>
      <w:bookmarkStart w:id="311" w:name="_Toc463339516"/>
      <w:bookmarkStart w:id="312" w:name="_Toc463614031"/>
      <w:bookmarkStart w:id="313" w:name="_Toc468868303"/>
      <w:r w:rsidRPr="00633116">
        <w:t xml:space="preserve">Des progrès en </w:t>
      </w:r>
      <w:r w:rsidRPr="002D5466">
        <w:t>matière</w:t>
      </w:r>
      <w:r w:rsidRPr="00633116">
        <w:t xml:space="preserve"> de qualité et d’adaptation du réseau</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sidRPr="00633116">
        <w:t xml:space="preserve"> des bureaux de poste</w:t>
      </w:r>
      <w:bookmarkEnd w:id="305"/>
      <w:bookmarkEnd w:id="306"/>
      <w:bookmarkEnd w:id="307"/>
      <w:bookmarkEnd w:id="308"/>
      <w:bookmarkEnd w:id="309"/>
      <w:bookmarkEnd w:id="310"/>
      <w:bookmarkEnd w:id="311"/>
      <w:bookmarkEnd w:id="312"/>
      <w:bookmarkEnd w:id="313"/>
    </w:p>
    <w:p w14:paraId="211BDF1F" w14:textId="42798065" w:rsidR="00633116" w:rsidRPr="00CB5169" w:rsidRDefault="00633116" w:rsidP="00633116">
      <w:r>
        <w:t>Depuis 2008, les</w:t>
      </w:r>
      <w:r w:rsidRPr="00CB5169">
        <w:t xml:space="preserve"> bureaux </w:t>
      </w:r>
      <w:r>
        <w:t>de poste ont été repensés afin d’améliorer l’accueil et la qualité du service proposé aux clients</w:t>
      </w:r>
      <w:r w:rsidRPr="00CB5169">
        <w:t>.</w:t>
      </w:r>
      <w:r>
        <w:t xml:space="preserve"> Parallèlement, afin de concilier l’exigence d’une présence postale territoriale </w:t>
      </w:r>
      <w:r w:rsidR="0053795C">
        <w:t>et</w:t>
      </w:r>
      <w:r>
        <w:t xml:space="preserve"> la nécessaire diminution des coûts du réseau, La Poste a multiplié les </w:t>
      </w:r>
      <w:r w:rsidRPr="006063B7">
        <w:t xml:space="preserve">points de contact en partenariat, </w:t>
      </w:r>
      <w:r>
        <w:t>qui représentent désormais plus de 4</w:t>
      </w:r>
      <w:r w:rsidR="00E1217F">
        <w:t>7</w:t>
      </w:r>
      <w:r>
        <w:t> % des points de contact postaux.</w:t>
      </w:r>
    </w:p>
    <w:p w14:paraId="211BDF20" w14:textId="77777777" w:rsidR="00633116" w:rsidRPr="00633116" w:rsidRDefault="00633116" w:rsidP="00633116">
      <w:r w:rsidRPr="00633116">
        <w:t>Dans le cadre du plan « Cap Relations clients 2012 », La Poste a engagé la transformation de son modèle d’accueil de la clientèle avec la suppression progressive des lignes de guichet caractéristiques des bureaux de poste, remplacées par des îlots et des espaces en libre accès dotés d’automates pour les services bancaires, postaux et de téléphonie mobile. Les clients sont orientés en priorité vers ces automates, ce qui repousse dans un second temps, voire supprime, le passage au guichet. Près de 58 % des flux clients du Réseau s’opèrent désormais dans cette configuration, qui devrait encore évoluer avec l’équipement des « guichetiers » en terminaux de type tablettes (dénommés « Smarteo ») leur permettant de venir à la rencontre des clients pour réaliser diverses transactions, notamment postales (dépôt de courrier ou de colis, retrait de colis ou de recommandés)</w:t>
      </w:r>
      <w:r w:rsidRPr="00633116">
        <w:rPr>
          <w:rStyle w:val="Appelnotedebasdep"/>
        </w:rPr>
        <w:footnoteReference w:id="22"/>
      </w:r>
      <w:r w:rsidRPr="00633116">
        <w:t>.</w:t>
      </w:r>
    </w:p>
    <w:p w14:paraId="211BDF21" w14:textId="77777777" w:rsidR="00633116" w:rsidRDefault="00633116" w:rsidP="00633116">
      <w:r w:rsidRPr="00633116">
        <w:t xml:space="preserve">Le développement du parc d’automates courrier et bancaires (+ 45 % entre 2008 et 2015), a engendré une croissance significative du nombre d’opérations réalisées par ce moyen, qui dépasse depuis 2013 celui des opérations au guichet (lequel a diminué de plus de 25 % sur la même période). Le </w:t>
      </w:r>
      <w:r>
        <w:t xml:space="preserve">temps </w:t>
      </w:r>
      <w:r w:rsidRPr="007A4988">
        <w:t xml:space="preserve">d’accès moyen aux services </w:t>
      </w:r>
      <w:r>
        <w:t xml:space="preserve">s’est en conséquence amélioré : il </w:t>
      </w:r>
      <w:r w:rsidRPr="007A4988">
        <w:t xml:space="preserve">s’établit à </w:t>
      </w:r>
      <w:r>
        <w:t xml:space="preserve">moins de quatre minutes, </w:t>
      </w:r>
      <w:r w:rsidRPr="007A4988">
        <w:t>tous bureaux</w:t>
      </w:r>
      <w:r>
        <w:t xml:space="preserve"> et toutes opérations</w:t>
      </w:r>
      <w:r w:rsidRPr="007A4988">
        <w:t xml:space="preserve"> confondus.</w:t>
      </w:r>
      <w:r>
        <w:t xml:space="preserve"> </w:t>
      </w:r>
      <w:r w:rsidRPr="00362FC5">
        <w:t>La Poste</w:t>
      </w:r>
      <w:r>
        <w:t xml:space="preserve"> fait désormais état d’un taux de satisfaction, mesuré à la sortie des bureaux de poste, de 95 %</w:t>
      </w:r>
      <w:r w:rsidRPr="00633116">
        <w:rPr>
          <w:rStyle w:val="Appelnotedebasdep"/>
        </w:rPr>
        <w:footnoteReference w:id="23"/>
      </w:r>
      <w:r>
        <w:t>.</w:t>
      </w:r>
      <w:bookmarkStart w:id="314" w:name="_Toc454470042"/>
      <w:bookmarkStart w:id="315" w:name="_Toc454980016"/>
      <w:bookmarkStart w:id="316" w:name="_Toc454991159"/>
      <w:bookmarkStart w:id="317" w:name="_Toc454992520"/>
      <w:bookmarkStart w:id="318" w:name="_Toc455156500"/>
      <w:bookmarkStart w:id="319" w:name="_Toc455166054"/>
      <w:bookmarkStart w:id="320" w:name="_Toc455392741"/>
      <w:bookmarkStart w:id="321" w:name="_Toc455396629"/>
      <w:bookmarkStart w:id="322" w:name="_Toc455412851"/>
      <w:bookmarkStart w:id="323" w:name="_Toc455415248"/>
      <w:bookmarkStart w:id="324" w:name="_Toc455419797"/>
      <w:bookmarkStart w:id="325" w:name="_Toc455426734"/>
      <w:bookmarkStart w:id="326" w:name="_Toc455430568"/>
    </w:p>
    <w:p w14:paraId="211BDF22" w14:textId="77777777" w:rsidR="00633116" w:rsidRDefault="00633116" w:rsidP="00633116">
      <w:r>
        <w:t>Parallèlement à ces évolutions, la recomposition du réseau de La Poste au bénéfice des points de contact en partenariat constitue l’un des principaux leviers de modernisation du réseau. Elle permet en effet d’en accroître l’efficience en réduisant le coût unitaire de chaque opération, dans un contexte de diminution structurelle de la fréquentation des bureaux de poste (baisse des volumes de courrier échangé, utilisation croissante de services dématérialisés, etc.). Les partenariats constituent en outre le moyen de préserver une offre de services dans les zones rurales peu denses où le maintien d’un bureau de poste ne se justifie pas au regard du niveau d’activité ; en zone urbaine, ils permettent de proposer une offre de services complémentaire à celle des bureaux de poste sur des plages horaires élargies, grâce aux commerces de proximité.</w:t>
      </w:r>
    </w:p>
    <w:bookmarkEnd w:id="314"/>
    <w:bookmarkEnd w:id="315"/>
    <w:bookmarkEnd w:id="316"/>
    <w:bookmarkEnd w:id="317"/>
    <w:bookmarkEnd w:id="318"/>
    <w:bookmarkEnd w:id="319"/>
    <w:bookmarkEnd w:id="320"/>
    <w:bookmarkEnd w:id="321"/>
    <w:bookmarkEnd w:id="322"/>
    <w:bookmarkEnd w:id="323"/>
    <w:bookmarkEnd w:id="324"/>
    <w:bookmarkEnd w:id="325"/>
    <w:bookmarkEnd w:id="326"/>
    <w:p w14:paraId="211BDF23" w14:textId="77777777" w:rsidR="00633116" w:rsidRPr="00633116" w:rsidRDefault="00633116" w:rsidP="002D5466">
      <w:pPr>
        <w:pStyle w:val="ENCADR-Titre"/>
        <w:pBdr>
          <w:bottom w:val="dashSmallGap" w:sz="4" w:space="4" w:color="auto"/>
        </w:pBdr>
        <w:spacing w:before="240"/>
      </w:pPr>
      <w:r>
        <w:t>Les points de contact postaux en partenariat</w:t>
      </w:r>
    </w:p>
    <w:p w14:paraId="211BDF24" w14:textId="77777777" w:rsidR="00445DFB" w:rsidRDefault="00633116" w:rsidP="00445DFB">
      <w:pPr>
        <w:pStyle w:val="ENCADR-Texte"/>
        <w:pBdr>
          <w:bottom w:val="dashSmallGap" w:sz="4" w:space="4" w:color="auto"/>
        </w:pBdr>
      </w:pPr>
      <w:r w:rsidRPr="004717EF">
        <w:t>Les partenariats consistent à confier la prestation des services les plus usuels de La Poste à des tiers publics (agences postales communales ou intercommunales : APC/API)</w:t>
      </w:r>
      <w:r>
        <w:t>, en contrepartie d’une indemnité compensatrice,</w:t>
      </w:r>
      <w:r w:rsidRPr="004717EF">
        <w:t xml:space="preserve"> ou privés (relais-poste</w:t>
      </w:r>
      <w:r>
        <w:t> commerçants : RPC) en échange d’une rémunération (forfait et commission sur les activités).</w:t>
      </w:r>
    </w:p>
    <w:p w14:paraId="211BDF26" w14:textId="77777777" w:rsidR="00633116" w:rsidRDefault="00633116" w:rsidP="00AE33EA">
      <w:pPr>
        <w:pStyle w:val="ENCADR-Texte"/>
        <w:pBdr>
          <w:top w:val="dashSmallGap" w:sz="4" w:space="4" w:color="auto"/>
        </w:pBdr>
      </w:pPr>
      <w:r w:rsidRPr="004717EF">
        <w:t xml:space="preserve">Les </w:t>
      </w:r>
      <w:r>
        <w:t>APC/API</w:t>
      </w:r>
      <w:r w:rsidRPr="004717EF">
        <w:t xml:space="preserve"> offrent la très grande majorité des services d’un bureau de poste en matière de courrier (affranchissement, recommandés, garde du courrier, </w:t>
      </w:r>
      <w:r w:rsidRPr="000D0EFB">
        <w:t>etc.</w:t>
      </w:r>
      <w:r w:rsidRPr="004717EF">
        <w:t xml:space="preserve">) et de colis (vente d’emballages, dépôt, remise, </w:t>
      </w:r>
      <w:r w:rsidRPr="000D0EFB">
        <w:t>etc.</w:t>
      </w:r>
      <w:r w:rsidRPr="004717EF">
        <w:t>) ainsi qu’une offre de dépannage financier (retrait d’espèces jusqu’à 350</w:t>
      </w:r>
      <w:r w:rsidR="00D11EBD">
        <w:t> </w:t>
      </w:r>
      <w:r>
        <w:t>€</w:t>
      </w:r>
      <w:r w:rsidRPr="004717EF">
        <w:t xml:space="preserve"> par semaine sur CCP ou Livret A, paiement de mandat, dans la limite de 350</w:t>
      </w:r>
      <w:r w:rsidR="00D11EBD">
        <w:t> </w:t>
      </w:r>
      <w:r>
        <w:t>€</w:t>
      </w:r>
      <w:r w:rsidRPr="004717EF">
        <w:t xml:space="preserve"> par opération). Les relais poste commerçants offrent des prestations postales ainsi que des services financiers simples (retrait d’espèces pour les titulaires de CCP et de Livret A jusqu’à 150</w:t>
      </w:r>
      <w:r w:rsidR="00D11EBD">
        <w:t> </w:t>
      </w:r>
      <w:r>
        <w:t>€</w:t>
      </w:r>
      <w:r w:rsidRPr="004717EF">
        <w:t xml:space="preserve"> par semaine).</w:t>
      </w:r>
    </w:p>
    <w:p w14:paraId="211BDF27" w14:textId="370E5DC1" w:rsidR="00633116" w:rsidRDefault="00633116" w:rsidP="00633116">
      <w:r>
        <w:t xml:space="preserve">Fin </w:t>
      </w:r>
      <w:r w:rsidR="00E1217F">
        <w:t>septembre</w:t>
      </w:r>
      <w:r>
        <w:t xml:space="preserve"> 2016, La Poste comptait 17 </w:t>
      </w:r>
      <w:r w:rsidR="00E1217F">
        <w:t>116</w:t>
      </w:r>
      <w:r>
        <w:t xml:space="preserve"> points de contact</w:t>
      </w:r>
      <w:r w:rsidR="00805674">
        <w:t xml:space="preserve"> (chiffre stable depuis de nombreuses années)</w:t>
      </w:r>
      <w:r>
        <w:t xml:space="preserve">, dont </w:t>
      </w:r>
      <w:r w:rsidR="00E1217F">
        <w:t>8</w:t>
      </w:r>
      <w:r>
        <w:t> </w:t>
      </w:r>
      <w:r w:rsidR="00E1217F">
        <w:t>978</w:t>
      </w:r>
      <w:r>
        <w:t xml:space="preserve"> bureaux de poste gérés en propre et </w:t>
      </w:r>
      <w:r w:rsidR="00E1217F">
        <w:t>8</w:t>
      </w:r>
      <w:r>
        <w:t> </w:t>
      </w:r>
      <w:r w:rsidR="00E1217F">
        <w:t>138</w:t>
      </w:r>
      <w:r>
        <w:t xml:space="preserve"> points de contact gérés par le biais de partenariats, soit 5 </w:t>
      </w:r>
      <w:r w:rsidR="00E1217F">
        <w:t>850</w:t>
      </w:r>
      <w:r>
        <w:t xml:space="preserve"> a</w:t>
      </w:r>
      <w:r w:rsidRPr="006063B7">
        <w:t xml:space="preserve">gences postales </w:t>
      </w:r>
      <w:r>
        <w:t>communales</w:t>
      </w:r>
      <w:r w:rsidRPr="006063B7">
        <w:t xml:space="preserve"> ou intercommunales </w:t>
      </w:r>
      <w:r>
        <w:t>(APC/API) et 2 </w:t>
      </w:r>
      <w:r w:rsidR="00E1217F">
        <w:t>28</w:t>
      </w:r>
      <w:r>
        <w:t xml:space="preserve">8 </w:t>
      </w:r>
      <w:r w:rsidRPr="006063B7">
        <w:t>relais-poste commerçants</w:t>
      </w:r>
      <w:r>
        <w:t xml:space="preserve"> (RPC)</w:t>
      </w:r>
      <w:r>
        <w:rPr>
          <w:rStyle w:val="Appelnotedebasdep"/>
        </w:rPr>
        <w:footnoteReference w:id="24"/>
      </w:r>
      <w:r>
        <w:t>. Si le rythme des transformations de bureaux de poste s’est ralenti entre 2011 et 2014, en raison de diverses circonstances (décision de geler les réorganisations en 2012 à l’occasion du « Grand Dialogue »</w:t>
      </w:r>
      <w:r>
        <w:rPr>
          <w:rStyle w:val="Appelnotedebasdep"/>
        </w:rPr>
        <w:footnoteReference w:id="25"/>
      </w:r>
      <w:r>
        <w:t xml:space="preserve">, calendrier électoral des années 2012 et 2014 peu propice à des négociations avec les collectivités territoriales, </w:t>
      </w:r>
      <w:r w:rsidRPr="005C4089">
        <w:t>etc.</w:t>
      </w:r>
      <w:r>
        <w:t>), celui-ci a repris depuis 2015 avec une hausse de 4,4 % du nombre de points de contact en partenariat (contre 1,9 % en 2013 et 2014).</w:t>
      </w:r>
    </w:p>
    <w:p w14:paraId="211BDF28" w14:textId="77777777" w:rsidR="00633116" w:rsidRPr="00B01AF1" w:rsidRDefault="00633116" w:rsidP="00B2567A">
      <w:pPr>
        <w:pStyle w:val="Titregraphique"/>
      </w:pPr>
      <w:r>
        <w:t>é</w:t>
      </w:r>
      <w:r w:rsidRPr="00B01AF1">
        <w:t>volution du nombre de bureaux de poste et de points de contact en partenariat</w:t>
      </w:r>
    </w:p>
    <w:p w14:paraId="211BDF29" w14:textId="5A76D859" w:rsidR="00633116" w:rsidRDefault="00000554" w:rsidP="00633116">
      <w:pPr>
        <w:pStyle w:val="Normalcentr0"/>
      </w:pPr>
      <w:r>
        <w:rPr>
          <w:noProof/>
          <w:lang w:eastAsia="fr-FR"/>
        </w:rPr>
        <w:drawing>
          <wp:inline distT="0" distB="0" distL="0" distR="0" wp14:anchorId="7D79F513" wp14:editId="04CE748B">
            <wp:extent cx="3483052" cy="1704381"/>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0234" cy="1722575"/>
                    </a:xfrm>
                    <a:prstGeom prst="rect">
                      <a:avLst/>
                    </a:prstGeom>
                    <a:noFill/>
                  </pic:spPr>
                </pic:pic>
              </a:graphicData>
            </a:graphic>
          </wp:inline>
        </w:drawing>
      </w:r>
    </w:p>
    <w:p w14:paraId="211BDF2A" w14:textId="77777777" w:rsidR="00633116" w:rsidRPr="003F131B" w:rsidRDefault="00633116" w:rsidP="00E80207">
      <w:pPr>
        <w:pStyle w:val="TexteSource"/>
        <w:ind w:left="851"/>
      </w:pPr>
      <w:r>
        <w:t>Source : La Poste, retraitements Cour des comptes</w:t>
      </w:r>
    </w:p>
    <w:p w14:paraId="211BDF2B" w14:textId="77777777" w:rsidR="00633116" w:rsidRPr="00633116" w:rsidRDefault="00633116" w:rsidP="00633116">
      <w:r w:rsidRPr="00633116">
        <w:t xml:space="preserve">L’Observatoire national de la présence postale territoriale, chargé de suivre la mise en œuvre des partenariats, met en évidence un niveau élevé de satisfaction des usagers et des élus locaux à leur égard. La dernière enquête menée en mars 2016 montre ainsi que les points en partenariat donnent satisfaction aussi bien aux clients (93 % satisfaits) qu’aux élus (95 %) et aux commerçants partenaires ou agents communaux responsables d’une agence postale (97 %). </w:t>
      </w:r>
    </w:p>
    <w:p w14:paraId="211BDF2C" w14:textId="77777777" w:rsidR="00633116" w:rsidRPr="00633116" w:rsidRDefault="00633116" w:rsidP="00633116">
      <w:pPr>
        <w:pStyle w:val="ENCADR-Titre"/>
      </w:pPr>
      <w:r>
        <w:t xml:space="preserve">L’évolution des </w:t>
      </w:r>
      <w:r w:rsidRPr="00633116">
        <w:t>réseaux des opérateurs postaux en Europe</w:t>
      </w:r>
    </w:p>
    <w:p w14:paraId="211BDF2D" w14:textId="77777777" w:rsidR="00633116" w:rsidRPr="00633116" w:rsidRDefault="00633116" w:rsidP="00633116">
      <w:pPr>
        <w:pStyle w:val="ENCADR-Texte"/>
      </w:pPr>
      <w:r w:rsidRPr="00633116">
        <w:t xml:space="preserve">L’évolution des réseaux de points de contacts postaux en Europe fait l’objet de stratégies très différentes. Ainsi, parmi les grands pays comparables à la France en termes de population et de superficie, l’Italie et l’Espagne ont fait le choix de conserver leurs réseaux traditionnels de bureaux de poste : début 2014, Poste Italiane disposait d’un peu plus de 13 000 points de contact postaux, dont l’intégralité était détenue en propre à l’exception d’une dizaine de points en partenariat (installés par exemple au sein de commerces) ; Correos, en Espagne, dispose d’un peu moins de 3 000 points de contact postaux intégralement détenus en propre sous la forme de bureaux de poste. </w:t>
      </w:r>
    </w:p>
    <w:p w14:paraId="211BDF2E" w14:textId="22C55A00" w:rsidR="00633116" w:rsidRDefault="00633116" w:rsidP="00633116">
      <w:pPr>
        <w:pStyle w:val="ENCADR-Texte"/>
      </w:pPr>
      <w:r w:rsidRPr="00194707">
        <w:rPr>
          <w:i/>
        </w:rPr>
        <w:t>A contrario,</w:t>
      </w:r>
      <w:r w:rsidRPr="00633116">
        <w:t xml:space="preserve"> l’Allemagne et le Royaume-Uni ont progressivement remplacé les bureaux de poste traditionnels par des points de contact externalisés : alors </w:t>
      </w:r>
      <w:r w:rsidR="0031189E">
        <w:t xml:space="preserve"> </w:t>
      </w:r>
      <w:r w:rsidRPr="00633116">
        <w:t>qu’en 2003, l’Allemagne comptait encore 5 200 bureaux de poste détenus en propre par Deutsche Post sur 12 800 points de contact postaux, il n’existe plus aujourd’hui sur le territoire allemand que des points de contact en partenariat commerçants ; au Royaume-Uni, où l’on dénombre environ 11 900 points de contact postaux, moins de 350 sont détenus en propre par Royal Mail, les autres étant des points en partenariat commerçants.</w:t>
      </w:r>
    </w:p>
    <w:p w14:paraId="211BDF2F" w14:textId="77777777" w:rsidR="00633116" w:rsidRPr="00633116" w:rsidRDefault="00633116" w:rsidP="00633116">
      <w:pPr>
        <w:pStyle w:val="Titre3"/>
      </w:pPr>
      <w:bookmarkStart w:id="327" w:name="_Toc454470043"/>
      <w:bookmarkStart w:id="328" w:name="_Toc454980017"/>
      <w:bookmarkStart w:id="329" w:name="_Toc454991160"/>
      <w:bookmarkStart w:id="330" w:name="_Toc454992521"/>
      <w:bookmarkStart w:id="331" w:name="_Toc455156501"/>
      <w:bookmarkStart w:id="332" w:name="_Toc455166055"/>
      <w:bookmarkStart w:id="333" w:name="_Toc455392742"/>
      <w:bookmarkStart w:id="334" w:name="_Toc455396630"/>
      <w:bookmarkStart w:id="335" w:name="_Toc455412852"/>
      <w:bookmarkStart w:id="336" w:name="_Toc455415249"/>
      <w:bookmarkStart w:id="337" w:name="_Toc455419798"/>
      <w:bookmarkStart w:id="338" w:name="_Toc455426735"/>
      <w:bookmarkStart w:id="339" w:name="_Toc455430569"/>
      <w:bookmarkStart w:id="340" w:name="_Toc455498581"/>
      <w:bookmarkStart w:id="341" w:name="_Toc455510365"/>
      <w:bookmarkStart w:id="342" w:name="_Toc455510642"/>
      <w:bookmarkStart w:id="343" w:name="_Toc455591482"/>
      <w:bookmarkStart w:id="344" w:name="_Toc455591916"/>
      <w:bookmarkStart w:id="345" w:name="_Toc462390567"/>
      <w:bookmarkStart w:id="346" w:name="_Toc462395031"/>
      <w:bookmarkStart w:id="347" w:name="_Toc462396711"/>
      <w:bookmarkStart w:id="348" w:name="_Toc462397618"/>
      <w:bookmarkStart w:id="349" w:name="_Toc462402607"/>
      <w:bookmarkStart w:id="350" w:name="_Toc462402664"/>
      <w:bookmarkStart w:id="351" w:name="_Toc463339517"/>
      <w:bookmarkStart w:id="352" w:name="_Toc463614032"/>
      <w:bookmarkStart w:id="353" w:name="_Toc468868304"/>
      <w:r>
        <w:t xml:space="preserve">Une </w:t>
      </w:r>
      <w:bookmarkEnd w:id="327"/>
      <w:bookmarkEnd w:id="328"/>
      <w:bookmarkEnd w:id="329"/>
      <w:bookmarkEnd w:id="330"/>
      <w:bookmarkEnd w:id="331"/>
      <w:bookmarkEnd w:id="332"/>
      <w:bookmarkEnd w:id="333"/>
      <w:bookmarkEnd w:id="334"/>
      <w:bookmarkEnd w:id="335"/>
      <w:bookmarkEnd w:id="336"/>
      <w:r>
        <w:t xml:space="preserve">méthode de conduite du changement qui a </w:t>
      </w:r>
      <w:bookmarkEnd w:id="337"/>
      <w:bookmarkEnd w:id="338"/>
      <w:bookmarkEnd w:id="339"/>
      <w:bookmarkEnd w:id="340"/>
      <w:bookmarkEnd w:id="341"/>
      <w:bookmarkEnd w:id="342"/>
      <w:bookmarkEnd w:id="343"/>
      <w:bookmarkEnd w:id="344"/>
      <w:r w:rsidRPr="00633116">
        <w:t>porté ses fruits</w:t>
      </w:r>
      <w:bookmarkEnd w:id="345"/>
      <w:bookmarkEnd w:id="346"/>
      <w:bookmarkEnd w:id="347"/>
      <w:bookmarkEnd w:id="348"/>
      <w:bookmarkEnd w:id="349"/>
      <w:bookmarkEnd w:id="350"/>
      <w:bookmarkEnd w:id="351"/>
      <w:bookmarkEnd w:id="352"/>
      <w:bookmarkEnd w:id="353"/>
    </w:p>
    <w:p w14:paraId="211BDF30" w14:textId="77777777" w:rsidR="00633116" w:rsidRDefault="00633116" w:rsidP="00633116">
      <w:r>
        <w:t xml:space="preserve">La modernisation du groupe La Poste s’est manifestée aussi par une amélioration de sa gestion interne. Les enquêtes de la Cour ont relevé plusieurs exemples où une professionnalisation des méthodes avait été accomplie, engendrant parfois des économies. Ainsi, en matière d’achats, la création d’une direction des achats du groupe ainsi que des efforts de formation et de méthode ont amélioré la traçabilité et la rigueur des procédures d’achat et incité à l’économie ; en matière de rémunération de l’encadrement supérieur et dirigeant, les progrès dans l’évaluation individuelle et la généralisation d’une part variable liée à la réalisation d’objectifs ont rendu les rémunérations plus lisibles, même si des progrès restent à accomplir pour que les sommes attribuées soient plus différenciées selon les performances. </w:t>
      </w:r>
    </w:p>
    <w:p w14:paraId="211BDF31" w14:textId="103FD068" w:rsidR="00633116" w:rsidRDefault="00633116" w:rsidP="00633116">
      <w:r>
        <w:t>Parmi ces progrès, la diffusion d’une méthode de conduite des transformations constitue un point notable. Cette méthode prévoit notamment une phase de diagnostic et d’étude approfondis, l’élaboration de scénarios alternatifs, ainsi que la consultation à chaque étape du personnel et de ses représentants, qui inclut un vote sur les scénarios. Elle guide les responsables, qui ont reçu une formation adaptée, à accompagner les</w:t>
      </w:r>
      <w:r w:rsidR="00B540A7">
        <w:t xml:space="preserve"> </w:t>
      </w:r>
      <w:r>
        <w:t xml:space="preserve">réorganisations. </w:t>
      </w:r>
    </w:p>
    <w:p w14:paraId="211BDF32" w14:textId="77777777" w:rsidR="00633116" w:rsidRDefault="00633116" w:rsidP="00633116">
      <w:r>
        <w:t>Ainsi, lorsqu’il s’agit de redessiner le parcours des tournées d’une équipe de facteurs, le diagnostic inclut le calcul du temps de tournée qui résulte pour chacun d’eux du volume et de la composition réels des objets à livrer, et les scénarios correspondent à différentes hypothèses, portant par exemple sur le découpage géographique des tournées et sur les horaires de travail. Le responsable du projet dispose d’une « boîte à outils » de modèles d’organisation – dont beaucoup ont été mis en place par des postes étrangères – et la concertation avec le personnel prend de multiples formes : réunions d’information, questionnaires, entretiens… qui complètent les consultations réglementaires du comité d’hygiène et de sécurité de l’établissement.</w:t>
      </w:r>
    </w:p>
    <w:p w14:paraId="211BDF33" w14:textId="10513523" w:rsidR="00633116" w:rsidRPr="00B92C0D" w:rsidRDefault="00633116" w:rsidP="00633116">
      <w:r>
        <w:t>Cette méthode, si elle requiert des délais longs, a permis, jusqu’à présent, de prévenir et de circonscrire les conflits liés aux transformations.</w:t>
      </w:r>
    </w:p>
    <w:p w14:paraId="211BDF34" w14:textId="77777777" w:rsidR="00633116" w:rsidRPr="00633116" w:rsidRDefault="00633116" w:rsidP="00633116">
      <w:pPr>
        <w:pStyle w:val="Titre2"/>
      </w:pPr>
      <w:bookmarkStart w:id="354" w:name="_Toc463339518"/>
      <w:bookmarkStart w:id="355" w:name="_Toc463614033"/>
      <w:bookmarkStart w:id="356" w:name="_Toc468868305"/>
      <w:r>
        <w:t xml:space="preserve">Un modèle économique qui a </w:t>
      </w:r>
      <w:r w:rsidRPr="00633116">
        <w:t>résisté</w:t>
      </w:r>
      <w:r w:rsidR="008C3B4B">
        <w:br/>
      </w:r>
      <w:r w:rsidRPr="00633116">
        <w:t>à la crise</w:t>
      </w:r>
      <w:bookmarkEnd w:id="354"/>
      <w:bookmarkEnd w:id="355"/>
      <w:bookmarkEnd w:id="356"/>
    </w:p>
    <w:p w14:paraId="211BDF35" w14:textId="77777777" w:rsidR="00633116" w:rsidRDefault="00633116" w:rsidP="00633116">
      <w:r>
        <w:t xml:space="preserve">L’augmentation de capital de La Poste, conjuguée aux efforts de modernisation de la gestion, a permis à La Poste de résister à une conjoncture défavorable et de consolider sa structure financière. </w:t>
      </w:r>
    </w:p>
    <w:p w14:paraId="211BDF36" w14:textId="77777777" w:rsidR="00633116" w:rsidRPr="00592513" w:rsidRDefault="00633116" w:rsidP="00633116">
      <w:r w:rsidRPr="00CA4388">
        <w:t>Si</w:t>
      </w:r>
      <w:r w:rsidRPr="00A63AE3">
        <w:t>, à l’instar de la plupart des opérateurs européens, elle a également eu recours à des hausses tarifaires sensibles pour compenser la baisse des volumes de correspondance, les efforts de La Poste ont porté sur</w:t>
      </w:r>
      <w:r>
        <w:t xml:space="preserve"> </w:t>
      </w:r>
      <w:r w:rsidRPr="00633116">
        <w:t>le développement des activités en croissance, principalement au sein de La Banque Postale et de GeoPost, et sur la maîtrise des charges des activités en déclin, qui ont des coûts fixes élevés.</w:t>
      </w:r>
    </w:p>
    <w:p w14:paraId="211BDF37" w14:textId="77777777" w:rsidR="00633116" w:rsidRPr="00633116" w:rsidRDefault="00633116" w:rsidP="00633116">
      <w:pPr>
        <w:pStyle w:val="Titre3"/>
      </w:pPr>
      <w:bookmarkStart w:id="357" w:name="_Toc454470045"/>
      <w:bookmarkStart w:id="358" w:name="_Toc454980023"/>
      <w:bookmarkStart w:id="359" w:name="_Toc454991166"/>
      <w:bookmarkStart w:id="360" w:name="_Toc454992527"/>
      <w:bookmarkStart w:id="361" w:name="_Toc455156507"/>
      <w:bookmarkStart w:id="362" w:name="_Toc455166061"/>
      <w:bookmarkStart w:id="363" w:name="_Toc455392748"/>
      <w:bookmarkStart w:id="364" w:name="_Toc455396636"/>
      <w:bookmarkStart w:id="365" w:name="_Toc455412858"/>
      <w:bookmarkStart w:id="366" w:name="_Toc455415255"/>
      <w:bookmarkStart w:id="367" w:name="_Toc455419800"/>
      <w:bookmarkStart w:id="368" w:name="_Toc455426737"/>
      <w:bookmarkStart w:id="369" w:name="_Toc455430571"/>
      <w:bookmarkStart w:id="370" w:name="_Toc455498583"/>
      <w:bookmarkStart w:id="371" w:name="_Toc455510367"/>
      <w:bookmarkStart w:id="372" w:name="_Toc455510644"/>
      <w:bookmarkStart w:id="373" w:name="_Toc455591484"/>
      <w:bookmarkStart w:id="374" w:name="_Toc456782799"/>
      <w:bookmarkStart w:id="375" w:name="_Toc456795801"/>
      <w:bookmarkStart w:id="376" w:name="_Toc456796845"/>
      <w:bookmarkStart w:id="377" w:name="_Toc456806079"/>
      <w:bookmarkStart w:id="378" w:name="_Toc456808103"/>
      <w:bookmarkStart w:id="379" w:name="_Toc456861916"/>
      <w:bookmarkStart w:id="380" w:name="_Toc456882066"/>
      <w:bookmarkStart w:id="381" w:name="_Toc456888058"/>
      <w:bookmarkStart w:id="382" w:name="_Toc456951161"/>
      <w:bookmarkStart w:id="383" w:name="_Toc456952288"/>
      <w:bookmarkStart w:id="384" w:name="_Toc456952502"/>
      <w:bookmarkStart w:id="385" w:name="_Toc456972059"/>
      <w:bookmarkStart w:id="386" w:name="_Toc457235289"/>
      <w:bookmarkStart w:id="387" w:name="_Toc457235786"/>
      <w:bookmarkStart w:id="388" w:name="_Toc457298327"/>
      <w:bookmarkStart w:id="389" w:name="_Toc457317751"/>
      <w:bookmarkStart w:id="390" w:name="_Toc462390569"/>
      <w:bookmarkStart w:id="391" w:name="_Toc462395033"/>
      <w:bookmarkStart w:id="392" w:name="_Toc462396713"/>
      <w:bookmarkStart w:id="393" w:name="_Toc462397620"/>
      <w:bookmarkStart w:id="394" w:name="_Toc462402609"/>
      <w:bookmarkStart w:id="395" w:name="_Toc462402666"/>
      <w:bookmarkStart w:id="396" w:name="_Toc463339519"/>
      <w:bookmarkStart w:id="397" w:name="_Toc463614034"/>
      <w:bookmarkStart w:id="398" w:name="_Toc468868306"/>
      <w:r>
        <w:t xml:space="preserve">Une </w:t>
      </w:r>
      <w:r w:rsidRPr="00633116">
        <w:t>structure financière consolidée</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14:paraId="211BDF38" w14:textId="77777777" w:rsidR="00633116" w:rsidRPr="00633116" w:rsidRDefault="00633116" w:rsidP="00633116">
      <w:pPr>
        <w:pStyle w:val="Titre4"/>
      </w:pPr>
      <w:bookmarkStart w:id="399" w:name="_Toc454980024"/>
      <w:bookmarkStart w:id="400" w:name="_Toc454991167"/>
      <w:bookmarkStart w:id="401" w:name="_Toc454992528"/>
      <w:bookmarkStart w:id="402" w:name="_Toc455156508"/>
      <w:bookmarkStart w:id="403" w:name="_Toc455166062"/>
      <w:bookmarkStart w:id="404" w:name="_Toc455392749"/>
      <w:bookmarkStart w:id="405" w:name="_Toc455396637"/>
      <w:bookmarkStart w:id="406" w:name="_Toc455412859"/>
      <w:bookmarkStart w:id="407" w:name="_Toc455415256"/>
      <w:bookmarkStart w:id="408" w:name="_Toc455419801"/>
      <w:bookmarkStart w:id="409" w:name="_Toc455426738"/>
      <w:bookmarkStart w:id="410" w:name="_Toc455430572"/>
      <w:bookmarkStart w:id="411" w:name="_Toc455498584"/>
      <w:bookmarkStart w:id="412" w:name="_Toc455510368"/>
      <w:bookmarkStart w:id="413" w:name="_Toc455510645"/>
      <w:bookmarkStart w:id="414" w:name="_Toc455591485"/>
      <w:bookmarkStart w:id="415" w:name="_Toc456782800"/>
      <w:bookmarkStart w:id="416" w:name="_Toc456795802"/>
      <w:bookmarkStart w:id="417" w:name="_Toc456796846"/>
      <w:bookmarkStart w:id="418" w:name="_Toc456806080"/>
      <w:bookmarkStart w:id="419" w:name="_Toc456808104"/>
      <w:bookmarkStart w:id="420" w:name="_Toc456861917"/>
      <w:bookmarkStart w:id="421" w:name="_Toc456882067"/>
      <w:bookmarkStart w:id="422" w:name="_Toc456888059"/>
      <w:bookmarkStart w:id="423" w:name="_Toc456951162"/>
      <w:bookmarkStart w:id="424" w:name="_Toc456952289"/>
      <w:bookmarkStart w:id="425" w:name="_Toc456952503"/>
      <w:bookmarkStart w:id="426" w:name="_Toc456972060"/>
      <w:bookmarkStart w:id="427" w:name="_Toc457235290"/>
      <w:bookmarkStart w:id="428" w:name="_Toc457235787"/>
      <w:bookmarkStart w:id="429" w:name="_Toc457298328"/>
      <w:bookmarkStart w:id="430" w:name="_Toc457317752"/>
      <w:r w:rsidRPr="00363A71">
        <w:t xml:space="preserve">L’augmentation de capital a </w:t>
      </w:r>
      <w:r w:rsidRPr="00633116">
        <w:t xml:space="preserve">permis </w:t>
      </w:r>
      <w:r w:rsidR="008C3B4B">
        <w:t>d’améliorer</w:t>
      </w:r>
      <w:r w:rsidR="008C3B4B">
        <w:br/>
      </w:r>
      <w:r w:rsidRPr="00633116">
        <w:t>la structure financière du groupe</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211BDF39" w14:textId="032F50F6" w:rsidR="00633116" w:rsidRDefault="00633116" w:rsidP="00B339B1">
      <w:pPr>
        <w:widowControl w:val="0"/>
      </w:pPr>
      <w:r>
        <w:t>La Cour des comptes avait relevé dans son précédent rapport public thématique le niveau excessif de l’endettement de La Poste qui avait représenté jusqu’à 2,3 fois les capitaux propres en 2006, avant de redescendre à 1,</w:t>
      </w:r>
      <w:r w:rsidR="0053795C">
        <w:t xml:space="preserve">4 </w:t>
      </w:r>
      <w:r>
        <w:t xml:space="preserve">fois en 2009. </w:t>
      </w:r>
    </w:p>
    <w:p w14:paraId="211BDF3A" w14:textId="4382F4D4" w:rsidR="00633116" w:rsidRPr="00633116" w:rsidRDefault="00633116" w:rsidP="00B339B1">
      <w:pPr>
        <w:widowControl w:val="0"/>
      </w:pPr>
      <w:r>
        <w:t>La situation s’est nettement améliorée depuis. Les capitaux propres consolidés ont plus que doublé sur la période, atteignant 10</w:t>
      </w:r>
      <w:r w:rsidR="00C33222">
        <w:t> </w:t>
      </w:r>
      <w:r>
        <w:t>Md€ fin 2015 contre 4,5 Md€ fin 2010. Cette augmentation résulte principalement de l’augmentation de capital intervenue en 2011. Elle est aussi le fruit de la stabilité des dividendes servis par La Poste à ses deux actionnaires</w:t>
      </w:r>
      <w:r w:rsidRPr="00633116">
        <w:rPr>
          <w:rStyle w:val="Appelnotedebasdep"/>
        </w:rPr>
        <w:footnoteReference w:id="26"/>
      </w:r>
      <w:r>
        <w:t>, ceux-ci ayant laissé l’entreprise mettre en réserve la plus grande partie des bénéfices dégagés par son activité</w:t>
      </w:r>
      <w:r w:rsidRPr="00633116">
        <w:t xml:space="preserve">. </w:t>
      </w:r>
    </w:p>
    <w:p w14:paraId="211BDF3C" w14:textId="60E9B9B6" w:rsidR="00633116" w:rsidRPr="00633116" w:rsidRDefault="00633116" w:rsidP="003F0F2D">
      <w:pPr>
        <w:pStyle w:val="Titretableau"/>
        <w:keepLines/>
      </w:pPr>
      <w:r>
        <w:t>é</w:t>
      </w:r>
      <w:r w:rsidRPr="00633116">
        <w:t>volution des principaux passifs non courants</w:t>
      </w:r>
      <w:r w:rsidR="002D5466">
        <w:br/>
      </w:r>
      <w:r w:rsidRPr="00633116">
        <w:t>du groupe La Poste (2010-2015)</w:t>
      </w:r>
      <w:r w:rsidR="00711978">
        <w:rPr>
          <w:rStyle w:val="Appelnotedebasdep"/>
        </w:rPr>
        <w:footnoteReference w:id="27"/>
      </w:r>
    </w:p>
    <w:tbl>
      <w:tblPr>
        <w:tblStyle w:val="TABLEAURAPPORTPUBLICTHMATIQUE"/>
        <w:tblW w:w="6448" w:type="dxa"/>
        <w:jc w:val="center"/>
        <w:tblInd w:w="0" w:type="dxa"/>
        <w:tblLayout w:type="fixed"/>
        <w:tblLook w:val="04A0" w:firstRow="1" w:lastRow="0" w:firstColumn="1" w:lastColumn="0" w:noHBand="0" w:noVBand="1"/>
      </w:tblPr>
      <w:tblGrid>
        <w:gridCol w:w="1989"/>
        <w:gridCol w:w="743"/>
        <w:gridCol w:w="744"/>
        <w:gridCol w:w="744"/>
        <w:gridCol w:w="744"/>
        <w:gridCol w:w="744"/>
        <w:gridCol w:w="740"/>
      </w:tblGrid>
      <w:tr w:rsidR="00711978" w:rsidRPr="008C3B4B" w14:paraId="211BDF45" w14:textId="77777777" w:rsidTr="00422E6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2" w:type="pct"/>
            <w:noWrap/>
            <w:hideMark/>
          </w:tcPr>
          <w:p w14:paraId="211BDF3D" w14:textId="77777777" w:rsidR="00711978" w:rsidRPr="008C3B4B" w:rsidRDefault="00711978" w:rsidP="003F0F2D">
            <w:pPr>
              <w:pStyle w:val="TableauSchmaOrganigrammecentr"/>
              <w:keepLines/>
              <w:rPr>
                <w:i w:val="0"/>
              </w:rPr>
            </w:pPr>
            <w:r w:rsidRPr="008C3B4B">
              <w:rPr>
                <w:i w:val="0"/>
              </w:rPr>
              <w:t>En M€</w:t>
            </w:r>
          </w:p>
        </w:tc>
        <w:tc>
          <w:tcPr>
            <w:tcW w:w="576" w:type="pct"/>
            <w:noWrap/>
            <w:hideMark/>
          </w:tcPr>
          <w:p w14:paraId="211BDF3E" w14:textId="77777777" w:rsidR="00711978" w:rsidRPr="008C3B4B" w:rsidRDefault="00711978" w:rsidP="003F0F2D">
            <w:pPr>
              <w:pStyle w:val="TableauSchmaOrganigrammecentr"/>
              <w:keepLines/>
              <w:cnfStyle w:val="100000000000" w:firstRow="1" w:lastRow="0" w:firstColumn="0" w:lastColumn="0" w:oddVBand="0" w:evenVBand="0" w:oddHBand="0" w:evenHBand="0" w:firstRowFirstColumn="0" w:firstRowLastColumn="0" w:lastRowFirstColumn="0" w:lastRowLastColumn="0"/>
            </w:pPr>
            <w:r w:rsidRPr="008C3B4B">
              <w:t>2010</w:t>
            </w:r>
          </w:p>
        </w:tc>
        <w:tc>
          <w:tcPr>
            <w:tcW w:w="577" w:type="pct"/>
            <w:noWrap/>
            <w:hideMark/>
          </w:tcPr>
          <w:p w14:paraId="211BDF3F" w14:textId="77777777" w:rsidR="00711978" w:rsidRPr="008C3B4B" w:rsidRDefault="00711978" w:rsidP="003F0F2D">
            <w:pPr>
              <w:pStyle w:val="TableauSchmaOrganigrammecentr"/>
              <w:keepLines/>
              <w:cnfStyle w:val="100000000000" w:firstRow="1" w:lastRow="0" w:firstColumn="0" w:lastColumn="0" w:oddVBand="0" w:evenVBand="0" w:oddHBand="0" w:evenHBand="0" w:firstRowFirstColumn="0" w:firstRowLastColumn="0" w:lastRowFirstColumn="0" w:lastRowLastColumn="0"/>
            </w:pPr>
            <w:r w:rsidRPr="008C3B4B">
              <w:t>2011</w:t>
            </w:r>
          </w:p>
        </w:tc>
        <w:tc>
          <w:tcPr>
            <w:tcW w:w="577" w:type="pct"/>
            <w:noWrap/>
            <w:hideMark/>
          </w:tcPr>
          <w:p w14:paraId="211BDF40" w14:textId="77777777" w:rsidR="00711978" w:rsidRPr="008C3B4B" w:rsidRDefault="00711978" w:rsidP="003F0F2D">
            <w:pPr>
              <w:pStyle w:val="TableauSchmaOrganigrammecentr"/>
              <w:keepLines/>
              <w:cnfStyle w:val="100000000000" w:firstRow="1" w:lastRow="0" w:firstColumn="0" w:lastColumn="0" w:oddVBand="0" w:evenVBand="0" w:oddHBand="0" w:evenHBand="0" w:firstRowFirstColumn="0" w:firstRowLastColumn="0" w:lastRowFirstColumn="0" w:lastRowLastColumn="0"/>
            </w:pPr>
            <w:r w:rsidRPr="008C3B4B">
              <w:t>2012</w:t>
            </w:r>
          </w:p>
        </w:tc>
        <w:tc>
          <w:tcPr>
            <w:tcW w:w="577" w:type="pct"/>
            <w:noWrap/>
            <w:hideMark/>
          </w:tcPr>
          <w:p w14:paraId="211BDF41" w14:textId="77777777" w:rsidR="00711978" w:rsidRPr="008C3B4B" w:rsidRDefault="00711978" w:rsidP="003F0F2D">
            <w:pPr>
              <w:pStyle w:val="TableauSchmaOrganigrammecentr"/>
              <w:keepLines/>
              <w:cnfStyle w:val="100000000000" w:firstRow="1" w:lastRow="0" w:firstColumn="0" w:lastColumn="0" w:oddVBand="0" w:evenVBand="0" w:oddHBand="0" w:evenHBand="0" w:firstRowFirstColumn="0" w:firstRowLastColumn="0" w:lastRowFirstColumn="0" w:lastRowLastColumn="0"/>
            </w:pPr>
            <w:r w:rsidRPr="008C3B4B">
              <w:t>2013</w:t>
            </w:r>
          </w:p>
        </w:tc>
        <w:tc>
          <w:tcPr>
            <w:tcW w:w="577" w:type="pct"/>
            <w:noWrap/>
            <w:hideMark/>
          </w:tcPr>
          <w:p w14:paraId="211BDF43" w14:textId="77777777" w:rsidR="00711978" w:rsidRPr="008C3B4B" w:rsidRDefault="00711978" w:rsidP="003F0F2D">
            <w:pPr>
              <w:pStyle w:val="TableauSchmaOrganigrammecentr"/>
              <w:keepLines/>
              <w:cnfStyle w:val="100000000000" w:firstRow="1" w:lastRow="0" w:firstColumn="0" w:lastColumn="0" w:oddVBand="0" w:evenVBand="0" w:oddHBand="0" w:evenHBand="0" w:firstRowFirstColumn="0" w:firstRowLastColumn="0" w:lastRowFirstColumn="0" w:lastRowLastColumn="0"/>
            </w:pPr>
            <w:r w:rsidRPr="008C3B4B">
              <w:t>2014</w:t>
            </w:r>
          </w:p>
        </w:tc>
        <w:tc>
          <w:tcPr>
            <w:tcW w:w="574" w:type="pct"/>
            <w:noWrap/>
            <w:hideMark/>
          </w:tcPr>
          <w:p w14:paraId="211BDF44" w14:textId="77777777" w:rsidR="00711978" w:rsidRPr="008C3B4B" w:rsidRDefault="00711978" w:rsidP="003F0F2D">
            <w:pPr>
              <w:pStyle w:val="TableauSchmaOrganigrammecentr"/>
              <w:keepLines/>
              <w:cnfStyle w:val="100000000000" w:firstRow="1" w:lastRow="0" w:firstColumn="0" w:lastColumn="0" w:oddVBand="0" w:evenVBand="0" w:oddHBand="0" w:evenHBand="0" w:firstRowFirstColumn="0" w:firstRowLastColumn="0" w:lastRowFirstColumn="0" w:lastRowLastColumn="0"/>
            </w:pPr>
            <w:r w:rsidRPr="008C3B4B">
              <w:t>2015</w:t>
            </w:r>
          </w:p>
        </w:tc>
      </w:tr>
      <w:tr w:rsidR="00711978" w:rsidRPr="00695672" w14:paraId="211BDF4E" w14:textId="77777777" w:rsidTr="00422E63">
        <w:trPr>
          <w:trHeight w:val="300"/>
          <w:jc w:val="center"/>
        </w:trPr>
        <w:tc>
          <w:tcPr>
            <w:cnfStyle w:val="001000000000" w:firstRow="0" w:lastRow="0" w:firstColumn="1" w:lastColumn="0" w:oddVBand="0" w:evenVBand="0" w:oddHBand="0" w:evenHBand="0" w:firstRowFirstColumn="0" w:firstRowLastColumn="0" w:lastRowFirstColumn="0" w:lastRowLastColumn="0"/>
            <w:tcW w:w="1542" w:type="pct"/>
            <w:noWrap/>
            <w:hideMark/>
          </w:tcPr>
          <w:p w14:paraId="211BDF46" w14:textId="77777777" w:rsidR="00711978" w:rsidRPr="008C3B4B" w:rsidRDefault="00711978" w:rsidP="003F0F2D">
            <w:pPr>
              <w:pStyle w:val="TableauSchmaOrganigrammealignementgauche"/>
              <w:keepNext/>
              <w:keepLines/>
              <w:rPr>
                <w:i w:val="0"/>
              </w:rPr>
            </w:pPr>
            <w:r w:rsidRPr="008C3B4B">
              <w:rPr>
                <w:i w:val="0"/>
              </w:rPr>
              <w:t>Capital social</w:t>
            </w:r>
          </w:p>
        </w:tc>
        <w:tc>
          <w:tcPr>
            <w:tcW w:w="576" w:type="pct"/>
            <w:noWrap/>
            <w:hideMark/>
          </w:tcPr>
          <w:p w14:paraId="211BDF47"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1 000</w:t>
            </w:r>
          </w:p>
        </w:tc>
        <w:tc>
          <w:tcPr>
            <w:tcW w:w="577" w:type="pct"/>
            <w:noWrap/>
            <w:hideMark/>
          </w:tcPr>
          <w:p w14:paraId="211BDF48"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3 400</w:t>
            </w:r>
          </w:p>
        </w:tc>
        <w:tc>
          <w:tcPr>
            <w:tcW w:w="577" w:type="pct"/>
            <w:noWrap/>
            <w:hideMark/>
          </w:tcPr>
          <w:p w14:paraId="211BDF49"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3 400</w:t>
            </w:r>
          </w:p>
        </w:tc>
        <w:tc>
          <w:tcPr>
            <w:tcW w:w="577" w:type="pct"/>
            <w:noWrap/>
            <w:hideMark/>
          </w:tcPr>
          <w:p w14:paraId="211BDF4A"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3 800</w:t>
            </w:r>
          </w:p>
        </w:tc>
        <w:tc>
          <w:tcPr>
            <w:tcW w:w="577" w:type="pct"/>
            <w:noWrap/>
            <w:hideMark/>
          </w:tcPr>
          <w:p w14:paraId="211BDF4C"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3 800</w:t>
            </w:r>
          </w:p>
        </w:tc>
        <w:tc>
          <w:tcPr>
            <w:tcW w:w="574" w:type="pct"/>
            <w:noWrap/>
            <w:hideMark/>
          </w:tcPr>
          <w:p w14:paraId="211BDF4D"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3 800</w:t>
            </w:r>
          </w:p>
        </w:tc>
      </w:tr>
      <w:tr w:rsidR="00711978" w:rsidRPr="00695672" w14:paraId="211BDF57" w14:textId="77777777" w:rsidTr="00422E63">
        <w:trPr>
          <w:trHeight w:val="300"/>
          <w:jc w:val="center"/>
        </w:trPr>
        <w:tc>
          <w:tcPr>
            <w:cnfStyle w:val="001000000000" w:firstRow="0" w:lastRow="0" w:firstColumn="1" w:lastColumn="0" w:oddVBand="0" w:evenVBand="0" w:oddHBand="0" w:evenHBand="0" w:firstRowFirstColumn="0" w:firstRowLastColumn="0" w:lastRowFirstColumn="0" w:lastRowLastColumn="0"/>
            <w:tcW w:w="1542" w:type="pct"/>
            <w:noWrap/>
            <w:hideMark/>
          </w:tcPr>
          <w:p w14:paraId="211BDF4F" w14:textId="77777777" w:rsidR="00711978" w:rsidRPr="008C3B4B" w:rsidRDefault="00711978" w:rsidP="003F0F2D">
            <w:pPr>
              <w:pStyle w:val="TableauSchmaOrganigrammealignementgauche"/>
              <w:keepNext/>
              <w:keepLines/>
              <w:rPr>
                <w:i w:val="0"/>
              </w:rPr>
            </w:pPr>
            <w:r w:rsidRPr="008C3B4B">
              <w:rPr>
                <w:i w:val="0"/>
              </w:rPr>
              <w:t>Prime d'émission</w:t>
            </w:r>
          </w:p>
        </w:tc>
        <w:tc>
          <w:tcPr>
            <w:tcW w:w="576" w:type="pct"/>
            <w:noWrap/>
            <w:hideMark/>
          </w:tcPr>
          <w:p w14:paraId="211BDF50"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0</w:t>
            </w:r>
          </w:p>
        </w:tc>
        <w:tc>
          <w:tcPr>
            <w:tcW w:w="577" w:type="pct"/>
            <w:noWrap/>
            <w:hideMark/>
          </w:tcPr>
          <w:p w14:paraId="211BDF51"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700</w:t>
            </w:r>
          </w:p>
        </w:tc>
        <w:tc>
          <w:tcPr>
            <w:tcW w:w="577" w:type="pct"/>
            <w:noWrap/>
            <w:hideMark/>
          </w:tcPr>
          <w:p w14:paraId="211BDF52"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700</w:t>
            </w:r>
          </w:p>
        </w:tc>
        <w:tc>
          <w:tcPr>
            <w:tcW w:w="577" w:type="pct"/>
            <w:noWrap/>
            <w:hideMark/>
          </w:tcPr>
          <w:p w14:paraId="211BDF53"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900</w:t>
            </w:r>
          </w:p>
        </w:tc>
        <w:tc>
          <w:tcPr>
            <w:tcW w:w="577" w:type="pct"/>
            <w:noWrap/>
            <w:hideMark/>
          </w:tcPr>
          <w:p w14:paraId="211BDF55"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900</w:t>
            </w:r>
          </w:p>
        </w:tc>
        <w:tc>
          <w:tcPr>
            <w:tcW w:w="574" w:type="pct"/>
            <w:noWrap/>
            <w:hideMark/>
          </w:tcPr>
          <w:p w14:paraId="211BDF56"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900</w:t>
            </w:r>
          </w:p>
        </w:tc>
      </w:tr>
      <w:tr w:rsidR="00711978" w:rsidRPr="00695672" w14:paraId="211BDF60" w14:textId="77777777" w:rsidTr="00422E63">
        <w:trPr>
          <w:trHeight w:val="300"/>
          <w:jc w:val="center"/>
        </w:trPr>
        <w:tc>
          <w:tcPr>
            <w:cnfStyle w:val="001000000000" w:firstRow="0" w:lastRow="0" w:firstColumn="1" w:lastColumn="0" w:oddVBand="0" w:evenVBand="0" w:oddHBand="0" w:evenHBand="0" w:firstRowFirstColumn="0" w:firstRowLastColumn="0" w:lastRowFirstColumn="0" w:lastRowLastColumn="0"/>
            <w:tcW w:w="1542" w:type="pct"/>
            <w:noWrap/>
            <w:hideMark/>
          </w:tcPr>
          <w:p w14:paraId="211BDF58" w14:textId="77777777" w:rsidR="00711978" w:rsidRPr="008C3B4B" w:rsidRDefault="00711978" w:rsidP="003F0F2D">
            <w:pPr>
              <w:pStyle w:val="TableauSchmaOrganigrammealignementgauche"/>
              <w:keepNext/>
              <w:keepLines/>
              <w:rPr>
                <w:i w:val="0"/>
              </w:rPr>
            </w:pPr>
            <w:r w:rsidRPr="008C3B4B">
              <w:rPr>
                <w:i w:val="0"/>
              </w:rPr>
              <w:t>Réserves</w:t>
            </w:r>
          </w:p>
        </w:tc>
        <w:tc>
          <w:tcPr>
            <w:tcW w:w="576" w:type="pct"/>
            <w:noWrap/>
            <w:hideMark/>
          </w:tcPr>
          <w:p w14:paraId="211BDF59"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2 594</w:t>
            </w:r>
          </w:p>
        </w:tc>
        <w:tc>
          <w:tcPr>
            <w:tcW w:w="577" w:type="pct"/>
            <w:noWrap/>
            <w:hideMark/>
          </w:tcPr>
          <w:p w14:paraId="211BDF5A"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2 093</w:t>
            </w:r>
          </w:p>
        </w:tc>
        <w:tc>
          <w:tcPr>
            <w:tcW w:w="577" w:type="pct"/>
            <w:noWrap/>
            <w:hideMark/>
          </w:tcPr>
          <w:p w14:paraId="211BDF5B"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2 355</w:t>
            </w:r>
          </w:p>
        </w:tc>
        <w:tc>
          <w:tcPr>
            <w:tcW w:w="577" w:type="pct"/>
            <w:noWrap/>
            <w:hideMark/>
          </w:tcPr>
          <w:p w14:paraId="211BDF5C"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2 698</w:t>
            </w:r>
          </w:p>
        </w:tc>
        <w:tc>
          <w:tcPr>
            <w:tcW w:w="577" w:type="pct"/>
            <w:noWrap/>
            <w:hideMark/>
          </w:tcPr>
          <w:p w14:paraId="211BDF5E"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3 276</w:t>
            </w:r>
          </w:p>
        </w:tc>
        <w:tc>
          <w:tcPr>
            <w:tcW w:w="574" w:type="pct"/>
            <w:noWrap/>
            <w:hideMark/>
          </w:tcPr>
          <w:p w14:paraId="211BDF5F"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3 735</w:t>
            </w:r>
          </w:p>
        </w:tc>
      </w:tr>
      <w:tr w:rsidR="00711978" w:rsidRPr="00695672" w14:paraId="211BDF69" w14:textId="77777777" w:rsidTr="00422E63">
        <w:trPr>
          <w:trHeight w:val="300"/>
          <w:jc w:val="center"/>
        </w:trPr>
        <w:tc>
          <w:tcPr>
            <w:cnfStyle w:val="001000000000" w:firstRow="0" w:lastRow="0" w:firstColumn="1" w:lastColumn="0" w:oddVBand="0" w:evenVBand="0" w:oddHBand="0" w:evenHBand="0" w:firstRowFirstColumn="0" w:firstRowLastColumn="0" w:lastRowFirstColumn="0" w:lastRowLastColumn="0"/>
            <w:tcW w:w="1542" w:type="pct"/>
            <w:noWrap/>
            <w:hideMark/>
          </w:tcPr>
          <w:p w14:paraId="211BDF61" w14:textId="77777777" w:rsidR="00711978" w:rsidRPr="008C3B4B" w:rsidRDefault="00711978" w:rsidP="003F0F2D">
            <w:pPr>
              <w:pStyle w:val="TableauSchmaOrganigrammealignementgauche"/>
              <w:keepNext/>
              <w:keepLines/>
              <w:rPr>
                <w:i w:val="0"/>
              </w:rPr>
            </w:pPr>
            <w:r w:rsidRPr="008C3B4B">
              <w:rPr>
                <w:i w:val="0"/>
              </w:rPr>
              <w:t>Résultat de l'exercice part du groupe</w:t>
            </w:r>
          </w:p>
        </w:tc>
        <w:tc>
          <w:tcPr>
            <w:tcW w:w="576" w:type="pct"/>
            <w:noWrap/>
            <w:hideMark/>
          </w:tcPr>
          <w:p w14:paraId="211BDF62"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550</w:t>
            </w:r>
          </w:p>
        </w:tc>
        <w:tc>
          <w:tcPr>
            <w:tcW w:w="577" w:type="pct"/>
            <w:noWrap/>
            <w:hideMark/>
          </w:tcPr>
          <w:p w14:paraId="211BDF63"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478</w:t>
            </w:r>
          </w:p>
        </w:tc>
        <w:tc>
          <w:tcPr>
            <w:tcW w:w="577" w:type="pct"/>
            <w:noWrap/>
            <w:hideMark/>
          </w:tcPr>
          <w:p w14:paraId="211BDF64"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479</w:t>
            </w:r>
          </w:p>
        </w:tc>
        <w:tc>
          <w:tcPr>
            <w:tcW w:w="577" w:type="pct"/>
            <w:noWrap/>
            <w:hideMark/>
          </w:tcPr>
          <w:p w14:paraId="211BDF65"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627</w:t>
            </w:r>
          </w:p>
        </w:tc>
        <w:tc>
          <w:tcPr>
            <w:tcW w:w="577" w:type="pct"/>
            <w:noWrap/>
            <w:hideMark/>
          </w:tcPr>
          <w:p w14:paraId="211BDF67"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513</w:t>
            </w:r>
          </w:p>
        </w:tc>
        <w:tc>
          <w:tcPr>
            <w:tcW w:w="574" w:type="pct"/>
            <w:noWrap/>
            <w:hideMark/>
          </w:tcPr>
          <w:p w14:paraId="211BDF68" w14:textId="77777777" w:rsidR="00711978" w:rsidRPr="0063311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pPr>
            <w:r w:rsidRPr="00633116">
              <w:t>636</w:t>
            </w:r>
          </w:p>
        </w:tc>
      </w:tr>
      <w:tr w:rsidR="00711978" w:rsidRPr="002D5466" w14:paraId="211BDF72" w14:textId="77777777" w:rsidTr="00422E63">
        <w:trPr>
          <w:trHeight w:val="300"/>
          <w:jc w:val="center"/>
        </w:trPr>
        <w:tc>
          <w:tcPr>
            <w:cnfStyle w:val="001000000000" w:firstRow="0" w:lastRow="0" w:firstColumn="1" w:lastColumn="0" w:oddVBand="0" w:evenVBand="0" w:oddHBand="0" w:evenHBand="0" w:firstRowFirstColumn="0" w:firstRowLastColumn="0" w:lastRowFirstColumn="0" w:lastRowLastColumn="0"/>
            <w:tcW w:w="1542" w:type="pct"/>
            <w:noWrap/>
            <w:hideMark/>
          </w:tcPr>
          <w:p w14:paraId="211BDF6A" w14:textId="77777777" w:rsidR="00711978" w:rsidRPr="008C3B4B" w:rsidRDefault="00711978" w:rsidP="003F0F2D">
            <w:pPr>
              <w:pStyle w:val="TableauSchmaOrganigrammealignementgauche"/>
              <w:keepNext/>
              <w:keepLines/>
              <w:rPr>
                <w:b/>
                <w:i w:val="0"/>
              </w:rPr>
            </w:pPr>
            <w:r w:rsidRPr="008C3B4B">
              <w:rPr>
                <w:b/>
                <w:i w:val="0"/>
              </w:rPr>
              <w:t>Capitaux propres de l'ensemble consolidé</w:t>
            </w:r>
          </w:p>
        </w:tc>
        <w:tc>
          <w:tcPr>
            <w:tcW w:w="576" w:type="pct"/>
            <w:noWrap/>
            <w:hideMark/>
          </w:tcPr>
          <w:p w14:paraId="211BDF6B" w14:textId="77777777" w:rsidR="00711978" w:rsidRPr="002D546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2D5466">
              <w:rPr>
                <w:b/>
              </w:rPr>
              <w:t>4 483</w:t>
            </w:r>
          </w:p>
        </w:tc>
        <w:tc>
          <w:tcPr>
            <w:tcW w:w="577" w:type="pct"/>
            <w:noWrap/>
            <w:hideMark/>
          </w:tcPr>
          <w:p w14:paraId="211BDF6C" w14:textId="77777777" w:rsidR="00711978" w:rsidRPr="002D546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2D5466">
              <w:rPr>
                <w:b/>
              </w:rPr>
              <w:t>6 786</w:t>
            </w:r>
          </w:p>
        </w:tc>
        <w:tc>
          <w:tcPr>
            <w:tcW w:w="577" w:type="pct"/>
            <w:noWrap/>
            <w:hideMark/>
          </w:tcPr>
          <w:p w14:paraId="211BDF6D" w14:textId="77777777" w:rsidR="00711978" w:rsidRPr="002D546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2D5466">
              <w:rPr>
                <w:b/>
              </w:rPr>
              <w:t>7 535</w:t>
            </w:r>
          </w:p>
        </w:tc>
        <w:tc>
          <w:tcPr>
            <w:tcW w:w="577" w:type="pct"/>
            <w:noWrap/>
            <w:hideMark/>
          </w:tcPr>
          <w:p w14:paraId="211BDF6E" w14:textId="77777777" w:rsidR="00711978" w:rsidRPr="002D546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2D5466">
              <w:rPr>
                <w:b/>
              </w:rPr>
              <w:t>8 516</w:t>
            </w:r>
          </w:p>
        </w:tc>
        <w:tc>
          <w:tcPr>
            <w:tcW w:w="577" w:type="pct"/>
            <w:noWrap/>
            <w:hideMark/>
          </w:tcPr>
          <w:p w14:paraId="211BDF70" w14:textId="77777777" w:rsidR="00711978" w:rsidRPr="002D546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2D5466">
              <w:rPr>
                <w:b/>
              </w:rPr>
              <w:t>9 358</w:t>
            </w:r>
          </w:p>
        </w:tc>
        <w:tc>
          <w:tcPr>
            <w:tcW w:w="574" w:type="pct"/>
            <w:noWrap/>
            <w:hideMark/>
          </w:tcPr>
          <w:p w14:paraId="211BDF71" w14:textId="77777777" w:rsidR="00711978" w:rsidRPr="002D546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2D5466">
              <w:rPr>
                <w:b/>
              </w:rPr>
              <w:t>10 015</w:t>
            </w:r>
          </w:p>
        </w:tc>
      </w:tr>
      <w:tr w:rsidR="00711978" w:rsidRPr="002D5466" w14:paraId="211BDF7B" w14:textId="77777777" w:rsidTr="00422E63">
        <w:trPr>
          <w:trHeight w:val="300"/>
          <w:jc w:val="center"/>
        </w:trPr>
        <w:tc>
          <w:tcPr>
            <w:cnfStyle w:val="001000000000" w:firstRow="0" w:lastRow="0" w:firstColumn="1" w:lastColumn="0" w:oddVBand="0" w:evenVBand="0" w:oddHBand="0" w:evenHBand="0" w:firstRowFirstColumn="0" w:firstRowLastColumn="0" w:lastRowFirstColumn="0" w:lastRowLastColumn="0"/>
            <w:tcW w:w="1542" w:type="pct"/>
            <w:noWrap/>
            <w:hideMark/>
          </w:tcPr>
          <w:p w14:paraId="211BDF73" w14:textId="77777777" w:rsidR="00711978" w:rsidRPr="008C3B4B" w:rsidRDefault="00711978" w:rsidP="003F0F2D">
            <w:pPr>
              <w:pStyle w:val="TableauSchmaOrganigrammealignementgauche"/>
              <w:keepNext/>
              <w:keepLines/>
              <w:rPr>
                <w:b/>
                <w:i w:val="0"/>
              </w:rPr>
            </w:pPr>
            <w:r w:rsidRPr="008C3B4B">
              <w:rPr>
                <w:b/>
                <w:i w:val="0"/>
              </w:rPr>
              <w:t>Emprunts obligataires et dettes financières non courants</w:t>
            </w:r>
          </w:p>
        </w:tc>
        <w:tc>
          <w:tcPr>
            <w:tcW w:w="576" w:type="pct"/>
            <w:noWrap/>
            <w:hideMark/>
          </w:tcPr>
          <w:p w14:paraId="211BDF74" w14:textId="77777777" w:rsidR="00711978" w:rsidRPr="002D546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2D5466">
              <w:rPr>
                <w:b/>
              </w:rPr>
              <w:t>5 870</w:t>
            </w:r>
          </w:p>
        </w:tc>
        <w:tc>
          <w:tcPr>
            <w:tcW w:w="577" w:type="pct"/>
            <w:noWrap/>
            <w:hideMark/>
          </w:tcPr>
          <w:p w14:paraId="211BDF75" w14:textId="77777777" w:rsidR="00711978" w:rsidRPr="002D546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2D5466">
              <w:rPr>
                <w:b/>
              </w:rPr>
              <w:t>5 941</w:t>
            </w:r>
          </w:p>
        </w:tc>
        <w:tc>
          <w:tcPr>
            <w:tcW w:w="577" w:type="pct"/>
            <w:noWrap/>
            <w:hideMark/>
          </w:tcPr>
          <w:p w14:paraId="211BDF76" w14:textId="77777777" w:rsidR="00711978" w:rsidRPr="002D546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2D5466">
              <w:rPr>
                <w:b/>
              </w:rPr>
              <w:t>6 085</w:t>
            </w:r>
          </w:p>
        </w:tc>
        <w:tc>
          <w:tcPr>
            <w:tcW w:w="577" w:type="pct"/>
            <w:noWrap/>
            <w:hideMark/>
          </w:tcPr>
          <w:p w14:paraId="211BDF77" w14:textId="77777777" w:rsidR="00711978" w:rsidRPr="002D546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2D5466">
              <w:rPr>
                <w:b/>
              </w:rPr>
              <w:t>6 043</w:t>
            </w:r>
          </w:p>
        </w:tc>
        <w:tc>
          <w:tcPr>
            <w:tcW w:w="577" w:type="pct"/>
            <w:noWrap/>
            <w:hideMark/>
          </w:tcPr>
          <w:p w14:paraId="211BDF79" w14:textId="77777777" w:rsidR="00711978" w:rsidRPr="002D546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2D5466">
              <w:rPr>
                <w:b/>
              </w:rPr>
              <w:t>6 120</w:t>
            </w:r>
          </w:p>
        </w:tc>
        <w:tc>
          <w:tcPr>
            <w:tcW w:w="574" w:type="pct"/>
            <w:noWrap/>
            <w:hideMark/>
          </w:tcPr>
          <w:p w14:paraId="211BDF7A" w14:textId="77777777" w:rsidR="00711978" w:rsidRPr="002D5466" w:rsidRDefault="00711978" w:rsidP="003F0F2D">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2D5466">
              <w:rPr>
                <w:b/>
              </w:rPr>
              <w:t>5 968</w:t>
            </w:r>
          </w:p>
        </w:tc>
      </w:tr>
      <w:tr w:rsidR="00422E63" w:rsidRPr="002D5466" w14:paraId="2EA80FB2" w14:textId="77777777" w:rsidTr="00422E63">
        <w:trPr>
          <w:trHeight w:val="300"/>
          <w:jc w:val="center"/>
        </w:trPr>
        <w:tc>
          <w:tcPr>
            <w:cnfStyle w:val="001000000000" w:firstRow="0" w:lastRow="0" w:firstColumn="1" w:lastColumn="0" w:oddVBand="0" w:evenVBand="0" w:oddHBand="0" w:evenHBand="0" w:firstRowFirstColumn="0" w:firstRowLastColumn="0" w:lastRowFirstColumn="0" w:lastRowLastColumn="0"/>
            <w:tcW w:w="1542" w:type="pct"/>
            <w:noWrap/>
          </w:tcPr>
          <w:p w14:paraId="2877BDB8" w14:textId="6F097F25" w:rsidR="00422E63" w:rsidRPr="008C3B4B" w:rsidRDefault="00422E63" w:rsidP="00422E63">
            <w:pPr>
              <w:pStyle w:val="TableauSchmaOrganigrammealignementgauche"/>
              <w:keepNext/>
              <w:keepLines/>
              <w:rPr>
                <w:b/>
                <w:i w:val="0"/>
              </w:rPr>
            </w:pPr>
            <w:r w:rsidRPr="00F96255">
              <w:rPr>
                <w:rFonts w:ascii="Times New Roman" w:hAnsi="Times New Roman" w:cs="Times New Roman"/>
                <w:b/>
                <w:i w:val="0"/>
              </w:rPr>
              <w:t>Dette nette</w:t>
            </w:r>
          </w:p>
        </w:tc>
        <w:tc>
          <w:tcPr>
            <w:tcW w:w="576" w:type="pct"/>
            <w:noWrap/>
          </w:tcPr>
          <w:p w14:paraId="14B61277" w14:textId="2F24CB81" w:rsidR="00422E63" w:rsidRPr="002D5466" w:rsidRDefault="00422E63" w:rsidP="00422E63">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F96255">
              <w:rPr>
                <w:rFonts w:ascii="Times New Roman" w:hAnsi="Times New Roman" w:cs="Times New Roman"/>
                <w:b/>
              </w:rPr>
              <w:t>4 804</w:t>
            </w:r>
          </w:p>
        </w:tc>
        <w:tc>
          <w:tcPr>
            <w:tcW w:w="577" w:type="pct"/>
            <w:noWrap/>
          </w:tcPr>
          <w:p w14:paraId="27EF11CF" w14:textId="319FCF5C" w:rsidR="00422E63" w:rsidRPr="002D5466" w:rsidRDefault="00422E63" w:rsidP="00422E63">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F96255">
              <w:rPr>
                <w:rFonts w:ascii="Times New Roman" w:hAnsi="Times New Roman" w:cs="Times New Roman"/>
                <w:b/>
              </w:rPr>
              <w:t>4 544</w:t>
            </w:r>
          </w:p>
        </w:tc>
        <w:tc>
          <w:tcPr>
            <w:tcW w:w="577" w:type="pct"/>
            <w:noWrap/>
          </w:tcPr>
          <w:p w14:paraId="198AFCFB" w14:textId="5AE2B870" w:rsidR="00422E63" w:rsidRPr="002D5466" w:rsidRDefault="00422E63" w:rsidP="00422E63">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F96255">
              <w:rPr>
                <w:rFonts w:ascii="Times New Roman" w:hAnsi="Times New Roman" w:cs="Times New Roman"/>
                <w:b/>
              </w:rPr>
              <w:t>3 460</w:t>
            </w:r>
          </w:p>
        </w:tc>
        <w:tc>
          <w:tcPr>
            <w:tcW w:w="577" w:type="pct"/>
            <w:noWrap/>
          </w:tcPr>
          <w:p w14:paraId="0417E74E" w14:textId="46CA8D7C" w:rsidR="00422E63" w:rsidRPr="002D5466" w:rsidRDefault="00422E63" w:rsidP="00422E63">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F96255">
              <w:rPr>
                <w:rFonts w:ascii="Times New Roman" w:hAnsi="Times New Roman" w:cs="Times New Roman"/>
                <w:b/>
              </w:rPr>
              <w:t>3 778</w:t>
            </w:r>
          </w:p>
        </w:tc>
        <w:tc>
          <w:tcPr>
            <w:tcW w:w="577" w:type="pct"/>
            <w:noWrap/>
          </w:tcPr>
          <w:p w14:paraId="24113EB4" w14:textId="63A29DFE" w:rsidR="00422E63" w:rsidRPr="002D5466" w:rsidRDefault="00422E63" w:rsidP="00422E63">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F96255">
              <w:rPr>
                <w:rFonts w:ascii="Times New Roman" w:hAnsi="Times New Roman" w:cs="Times New Roman"/>
                <w:b/>
              </w:rPr>
              <w:t>4 005</w:t>
            </w:r>
          </w:p>
        </w:tc>
        <w:tc>
          <w:tcPr>
            <w:tcW w:w="574" w:type="pct"/>
            <w:noWrap/>
          </w:tcPr>
          <w:p w14:paraId="449F4F0A" w14:textId="5A6EFDBF" w:rsidR="00422E63" w:rsidRPr="002D5466" w:rsidRDefault="00422E63" w:rsidP="00422E63">
            <w:pPr>
              <w:pStyle w:val="TableauSchmaOrganigrammecentr"/>
              <w:keepNext/>
              <w:keepLines/>
              <w:cnfStyle w:val="000000000000" w:firstRow="0" w:lastRow="0" w:firstColumn="0" w:lastColumn="0" w:oddVBand="0" w:evenVBand="0" w:oddHBand="0" w:evenHBand="0" w:firstRowFirstColumn="0" w:firstRowLastColumn="0" w:lastRowFirstColumn="0" w:lastRowLastColumn="0"/>
              <w:rPr>
                <w:b/>
              </w:rPr>
            </w:pPr>
            <w:r w:rsidRPr="00F96255">
              <w:rPr>
                <w:rFonts w:ascii="Times New Roman" w:hAnsi="Times New Roman" w:cs="Times New Roman"/>
                <w:b/>
              </w:rPr>
              <w:t>3 657</w:t>
            </w:r>
          </w:p>
        </w:tc>
      </w:tr>
    </w:tbl>
    <w:p w14:paraId="211BDF7C" w14:textId="5C02276D" w:rsidR="00633116" w:rsidRPr="00695672" w:rsidRDefault="00633116" w:rsidP="003F0F2D">
      <w:pPr>
        <w:pStyle w:val="TexteSource"/>
        <w:keepNext/>
        <w:keepLines/>
      </w:pPr>
      <w:r w:rsidRPr="00695672">
        <w:t xml:space="preserve">Source : </w:t>
      </w:r>
      <w:r w:rsidRPr="001512AD">
        <w:t>rapports</w:t>
      </w:r>
      <w:r w:rsidRPr="00695672">
        <w:t xml:space="preserve"> annuels publiés du groupe La </w:t>
      </w:r>
      <w:r>
        <w:t>P</w:t>
      </w:r>
      <w:r w:rsidRPr="00695672">
        <w:t>oste</w:t>
      </w:r>
      <w:r>
        <w:t xml:space="preserve"> </w:t>
      </w:r>
    </w:p>
    <w:p w14:paraId="211BDF7D" w14:textId="1B51AA4B" w:rsidR="00633116" w:rsidRDefault="0053795C" w:rsidP="00633116">
      <w:r>
        <w:t xml:space="preserve">La </w:t>
      </w:r>
      <w:r w:rsidR="00633116">
        <w:t>stagnation de la dette brute</w:t>
      </w:r>
      <w:r>
        <w:t xml:space="preserve"> autour de 6 Md€</w:t>
      </w:r>
      <w:r w:rsidR="00633116">
        <w:t xml:space="preserve">, cumulée à une forte augmentation des fonds propres, s’est traduite par une amélioration mécanique mais notable de la structure financière du groupe. </w:t>
      </w:r>
      <w:r w:rsidR="00633116" w:rsidRPr="00DB226B">
        <w:t xml:space="preserve">La dette nette </w:t>
      </w:r>
      <w:r w:rsidR="00633116">
        <w:t xml:space="preserve">a en effet </w:t>
      </w:r>
      <w:r w:rsidR="00633116" w:rsidRPr="00DB226B">
        <w:t>diminu</w:t>
      </w:r>
      <w:r w:rsidR="00633116">
        <w:t>é</w:t>
      </w:r>
      <w:r w:rsidR="00633116" w:rsidRPr="00DB226B">
        <w:t xml:space="preserve"> de 23,9</w:t>
      </w:r>
      <w:r w:rsidR="00EF63CF">
        <w:t> </w:t>
      </w:r>
      <w:r w:rsidR="00633116" w:rsidRPr="00DB226B">
        <w:t>% sur la période 2010-2015, et le ratio dette nette sur capitaux propres s’</w:t>
      </w:r>
      <w:r w:rsidR="00633116">
        <w:t>est nettement</w:t>
      </w:r>
      <w:r w:rsidR="00633116" w:rsidRPr="00DB226B">
        <w:t xml:space="preserve"> </w:t>
      </w:r>
      <w:r w:rsidR="00633116">
        <w:t xml:space="preserve">amélioré </w:t>
      </w:r>
      <w:r w:rsidR="00633116" w:rsidRPr="00DB226B">
        <w:t>(division par trois</w:t>
      </w:r>
      <w:r w:rsidR="00633116">
        <w:t>, à 0,38 en 2015</w:t>
      </w:r>
      <w:r w:rsidR="00633116" w:rsidRPr="00DB226B">
        <w:t>). Cet assainissement de la structure financière était indispensable, à la fois pour réduire le poids des charges financières dans le compte de résultat de La Poste et pour redonner à celle-ci des marges de manœuvre en cas de difficultés opérationnelles imprévues.</w:t>
      </w:r>
      <w:r w:rsidR="00633116">
        <w:t xml:space="preserve"> Il </w:t>
      </w:r>
      <w:r w:rsidR="00633116" w:rsidRPr="00DB226B">
        <w:t xml:space="preserve">a permis à La Poste de </w:t>
      </w:r>
      <w:r w:rsidR="00633116">
        <w:t>se rapprocher</w:t>
      </w:r>
      <w:r w:rsidR="00633116" w:rsidRPr="00DB226B">
        <w:t xml:space="preserve"> </w:t>
      </w:r>
      <w:r w:rsidR="00633116">
        <w:t>d</w:t>
      </w:r>
      <w:r w:rsidR="00633116" w:rsidRPr="00DB226B">
        <w:t xml:space="preserve">es ratios d’endettement </w:t>
      </w:r>
      <w:r w:rsidR="00633116">
        <w:t>des autres grandes postes européennes</w:t>
      </w:r>
      <w:r w:rsidR="00633116" w:rsidRPr="00DB226B">
        <w:t>, qui sont tous très faibles</w:t>
      </w:r>
      <w:r w:rsidR="00633116" w:rsidRPr="00DB226B">
        <w:rPr>
          <w:rStyle w:val="Appelnotedebasdep"/>
        </w:rPr>
        <w:footnoteReference w:id="28"/>
      </w:r>
      <w:r w:rsidR="00633116" w:rsidRPr="00DB226B">
        <w:t>.</w:t>
      </w:r>
    </w:p>
    <w:p w14:paraId="211BDF7E" w14:textId="562EC127" w:rsidR="00633116" w:rsidRDefault="00633116" w:rsidP="00633116">
      <w:bookmarkStart w:id="431" w:name="_Toc454470046"/>
      <w:bookmarkStart w:id="432" w:name="_Toc454980025"/>
      <w:bookmarkStart w:id="433" w:name="_Toc454991168"/>
      <w:bookmarkStart w:id="434" w:name="_Toc454992529"/>
      <w:bookmarkStart w:id="435" w:name="_Toc455156509"/>
      <w:bookmarkStart w:id="436" w:name="_Toc455166063"/>
      <w:bookmarkStart w:id="437" w:name="_Toc455392750"/>
      <w:bookmarkStart w:id="438" w:name="_Toc455396638"/>
      <w:bookmarkStart w:id="439" w:name="_Toc455412860"/>
      <w:bookmarkStart w:id="440" w:name="_Toc455415257"/>
      <w:bookmarkStart w:id="441" w:name="_Toc455419802"/>
      <w:bookmarkStart w:id="442" w:name="_Toc455426739"/>
      <w:bookmarkStart w:id="443" w:name="_Toc455430573"/>
      <w:bookmarkStart w:id="444" w:name="_Toc455498585"/>
      <w:bookmarkStart w:id="445" w:name="_Toc455510369"/>
      <w:bookmarkStart w:id="446" w:name="_Toc455510646"/>
      <w:bookmarkStart w:id="447" w:name="_Toc455591486"/>
      <w:r>
        <w:t xml:space="preserve">L’analyse détaillée du bilan du groupe figure en annexe </w:t>
      </w:r>
      <w:r w:rsidR="00C375EC">
        <w:t xml:space="preserve">n° </w:t>
      </w:r>
      <w:r>
        <w:t>6.</w:t>
      </w:r>
    </w:p>
    <w:p w14:paraId="211BDF7F" w14:textId="77777777" w:rsidR="002D5466" w:rsidRDefault="002D5466">
      <w:pPr>
        <w:spacing w:before="0" w:after="200" w:line="276" w:lineRule="auto"/>
        <w:jc w:val="left"/>
        <w:rPr>
          <w:rFonts w:eastAsiaTheme="majorEastAsia" w:cstheme="majorBidi"/>
          <w:b/>
          <w:bCs/>
          <w:iCs/>
          <w:sz w:val="22"/>
        </w:rPr>
      </w:pPr>
      <w:bookmarkStart w:id="448" w:name="_Toc456782801"/>
      <w:bookmarkStart w:id="449" w:name="_Toc456795803"/>
      <w:bookmarkStart w:id="450" w:name="_Toc456796847"/>
      <w:bookmarkStart w:id="451" w:name="_Toc456806081"/>
      <w:bookmarkStart w:id="452" w:name="_Toc456808105"/>
      <w:bookmarkStart w:id="453" w:name="_Toc456861918"/>
      <w:bookmarkStart w:id="454" w:name="_Toc456882068"/>
      <w:bookmarkStart w:id="455" w:name="_Toc456884640"/>
      <w:bookmarkStart w:id="456" w:name="_Toc456888060"/>
      <w:bookmarkStart w:id="457" w:name="_Toc456951163"/>
      <w:bookmarkStart w:id="458" w:name="_Toc456952290"/>
      <w:bookmarkStart w:id="459" w:name="_Toc456952504"/>
      <w:bookmarkStart w:id="460" w:name="_Toc456972061"/>
      <w:bookmarkStart w:id="461" w:name="_Toc457235291"/>
      <w:bookmarkStart w:id="462" w:name="_Toc457235788"/>
      <w:bookmarkStart w:id="463" w:name="_Toc457298329"/>
      <w:bookmarkStart w:id="464" w:name="_Toc457317753"/>
      <w:r>
        <w:br w:type="page"/>
      </w:r>
    </w:p>
    <w:p w14:paraId="211BDF80" w14:textId="77777777" w:rsidR="00633116" w:rsidRPr="00633116" w:rsidRDefault="00633116" w:rsidP="00E80207">
      <w:pPr>
        <w:pStyle w:val="Titre4"/>
        <w:spacing w:after="120"/>
      </w:pPr>
      <w:r>
        <w:t xml:space="preserve">La rentabilité du </w:t>
      </w:r>
      <w:r w:rsidRPr="00633116">
        <w:t>groupe est stable et résiste à un contexte peu favorable</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211BDF81" w14:textId="77777777" w:rsidR="00633116" w:rsidRDefault="00633116" w:rsidP="00633116">
      <w:r>
        <w:t xml:space="preserve">Depuis 2010, La Poste a connu une croissance modeste mais régulière de son chiffre d’affaires et une grande stabilité de sa rentabilité, dans un contexte pourtant peu favorable à ses activités (baisse des volumes de courrier et accélération de la transformation numérique de l’économie, baisse de la fréquentation des bureaux de poste, baisse continue et durable des taux d’intérêt). </w:t>
      </w:r>
    </w:p>
    <w:p w14:paraId="211BDF82" w14:textId="2349D552" w:rsidR="00633116" w:rsidRPr="00633116" w:rsidRDefault="00633116" w:rsidP="0014605E">
      <w:pPr>
        <w:pStyle w:val="Titretableau"/>
        <w:spacing w:before="120" w:after="120"/>
      </w:pPr>
      <w:r>
        <w:t>c</w:t>
      </w:r>
      <w:r w:rsidRPr="00633116">
        <w:t xml:space="preserve">ompte de résultat simplifié du groupe La Poste </w:t>
      </w:r>
      <w:r w:rsidRPr="00633116">
        <w:br/>
        <w:t>(2010-2015)</w:t>
      </w:r>
      <w:r w:rsidR="00711978">
        <w:rPr>
          <w:rStyle w:val="Appelnotedebasdep"/>
        </w:rPr>
        <w:footnoteReference w:id="29"/>
      </w:r>
    </w:p>
    <w:tbl>
      <w:tblPr>
        <w:tblStyle w:val="TABLEAURAPPORTPUBLICTHMATIQUE"/>
        <w:tblW w:w="6322" w:type="dxa"/>
        <w:jc w:val="center"/>
        <w:tblInd w:w="0" w:type="dxa"/>
        <w:tblLayout w:type="fixed"/>
        <w:tblLook w:val="04A0" w:firstRow="1" w:lastRow="0" w:firstColumn="1" w:lastColumn="0" w:noHBand="0" w:noVBand="1"/>
      </w:tblPr>
      <w:tblGrid>
        <w:gridCol w:w="1819"/>
        <w:gridCol w:w="762"/>
        <w:gridCol w:w="692"/>
        <w:gridCol w:w="764"/>
        <w:gridCol w:w="764"/>
        <w:gridCol w:w="764"/>
        <w:gridCol w:w="757"/>
      </w:tblGrid>
      <w:tr w:rsidR="00711978" w:rsidRPr="00EF63CF" w14:paraId="211BDF8B" w14:textId="77777777" w:rsidTr="00A9044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hideMark/>
          </w:tcPr>
          <w:p w14:paraId="211BDF83" w14:textId="77777777" w:rsidR="00711978" w:rsidRPr="00995566" w:rsidRDefault="00711978" w:rsidP="00EF63CF">
            <w:pPr>
              <w:pStyle w:val="TableauSchmaOrganigrammecentr"/>
              <w:rPr>
                <w:i w:val="0"/>
                <w:sz w:val="16"/>
                <w:szCs w:val="16"/>
              </w:rPr>
            </w:pPr>
            <w:r w:rsidRPr="00995566">
              <w:rPr>
                <w:i w:val="0"/>
                <w:sz w:val="16"/>
                <w:szCs w:val="16"/>
              </w:rPr>
              <w:t>En</w:t>
            </w:r>
            <w:r w:rsidRPr="00995566" w:rsidDel="005171CB">
              <w:rPr>
                <w:i w:val="0"/>
                <w:sz w:val="16"/>
                <w:szCs w:val="16"/>
              </w:rPr>
              <w:t xml:space="preserve"> M</w:t>
            </w:r>
            <w:r w:rsidRPr="00995566">
              <w:rPr>
                <w:i w:val="0"/>
                <w:sz w:val="16"/>
                <w:szCs w:val="16"/>
              </w:rPr>
              <w:t>€</w:t>
            </w:r>
          </w:p>
        </w:tc>
        <w:tc>
          <w:tcPr>
            <w:tcW w:w="603" w:type="pct"/>
            <w:noWrap/>
            <w:hideMark/>
          </w:tcPr>
          <w:p w14:paraId="211BDF84" w14:textId="77777777" w:rsidR="00711978" w:rsidRPr="00EF63CF" w:rsidRDefault="00711978" w:rsidP="00EF63CF">
            <w:pPr>
              <w:pStyle w:val="TableauSchmaOrganigrammecentr"/>
              <w:cnfStyle w:val="100000000000" w:firstRow="1" w:lastRow="0" w:firstColumn="0" w:lastColumn="0" w:oddVBand="0" w:evenVBand="0" w:oddHBand="0" w:evenHBand="0" w:firstRowFirstColumn="0" w:firstRowLastColumn="0" w:lastRowFirstColumn="0" w:lastRowLastColumn="0"/>
              <w:rPr>
                <w:sz w:val="16"/>
                <w:szCs w:val="16"/>
              </w:rPr>
            </w:pPr>
            <w:r w:rsidRPr="00EF63CF">
              <w:rPr>
                <w:sz w:val="16"/>
                <w:szCs w:val="16"/>
              </w:rPr>
              <w:t>2010</w:t>
            </w:r>
          </w:p>
        </w:tc>
        <w:tc>
          <w:tcPr>
            <w:tcW w:w="547" w:type="pct"/>
            <w:noWrap/>
            <w:hideMark/>
          </w:tcPr>
          <w:p w14:paraId="211BDF85" w14:textId="77777777" w:rsidR="00711978" w:rsidRPr="00EF63CF" w:rsidRDefault="00711978" w:rsidP="00EF63CF">
            <w:pPr>
              <w:pStyle w:val="TableauSchmaOrganigrammecentr"/>
              <w:cnfStyle w:val="100000000000" w:firstRow="1" w:lastRow="0" w:firstColumn="0" w:lastColumn="0" w:oddVBand="0" w:evenVBand="0" w:oddHBand="0" w:evenHBand="0" w:firstRowFirstColumn="0" w:firstRowLastColumn="0" w:lastRowFirstColumn="0" w:lastRowLastColumn="0"/>
              <w:rPr>
                <w:sz w:val="16"/>
                <w:szCs w:val="16"/>
              </w:rPr>
            </w:pPr>
            <w:r w:rsidRPr="00EF63CF">
              <w:rPr>
                <w:sz w:val="16"/>
                <w:szCs w:val="16"/>
              </w:rPr>
              <w:t>2011</w:t>
            </w:r>
          </w:p>
        </w:tc>
        <w:tc>
          <w:tcPr>
            <w:tcW w:w="604" w:type="pct"/>
            <w:noWrap/>
            <w:hideMark/>
          </w:tcPr>
          <w:p w14:paraId="211BDF86" w14:textId="77777777" w:rsidR="00711978" w:rsidRPr="00EF63CF" w:rsidRDefault="00711978" w:rsidP="00EF63CF">
            <w:pPr>
              <w:pStyle w:val="TableauSchmaOrganigrammecentr"/>
              <w:cnfStyle w:val="100000000000" w:firstRow="1" w:lastRow="0" w:firstColumn="0" w:lastColumn="0" w:oddVBand="0" w:evenVBand="0" w:oddHBand="0" w:evenHBand="0" w:firstRowFirstColumn="0" w:firstRowLastColumn="0" w:lastRowFirstColumn="0" w:lastRowLastColumn="0"/>
              <w:rPr>
                <w:sz w:val="16"/>
                <w:szCs w:val="16"/>
              </w:rPr>
            </w:pPr>
            <w:r w:rsidRPr="00EF63CF">
              <w:rPr>
                <w:sz w:val="16"/>
                <w:szCs w:val="16"/>
              </w:rPr>
              <w:t>2012</w:t>
            </w:r>
          </w:p>
        </w:tc>
        <w:tc>
          <w:tcPr>
            <w:tcW w:w="604" w:type="pct"/>
            <w:noWrap/>
            <w:hideMark/>
          </w:tcPr>
          <w:p w14:paraId="211BDF87" w14:textId="77777777" w:rsidR="00711978" w:rsidRPr="00EF63CF" w:rsidRDefault="00711978" w:rsidP="00EF63CF">
            <w:pPr>
              <w:pStyle w:val="TableauSchmaOrganigrammecentr"/>
              <w:cnfStyle w:val="100000000000" w:firstRow="1" w:lastRow="0" w:firstColumn="0" w:lastColumn="0" w:oddVBand="0" w:evenVBand="0" w:oddHBand="0" w:evenHBand="0" w:firstRowFirstColumn="0" w:firstRowLastColumn="0" w:lastRowFirstColumn="0" w:lastRowLastColumn="0"/>
              <w:rPr>
                <w:sz w:val="16"/>
                <w:szCs w:val="16"/>
              </w:rPr>
            </w:pPr>
            <w:r w:rsidRPr="00EF63CF">
              <w:rPr>
                <w:sz w:val="16"/>
                <w:szCs w:val="16"/>
              </w:rPr>
              <w:t>2013</w:t>
            </w:r>
          </w:p>
        </w:tc>
        <w:tc>
          <w:tcPr>
            <w:tcW w:w="604" w:type="pct"/>
            <w:noWrap/>
            <w:hideMark/>
          </w:tcPr>
          <w:p w14:paraId="211BDF89" w14:textId="77777777" w:rsidR="00711978" w:rsidRPr="00EF63CF" w:rsidRDefault="00711978" w:rsidP="00EF63CF">
            <w:pPr>
              <w:pStyle w:val="TableauSchmaOrganigrammecentr"/>
              <w:cnfStyle w:val="100000000000" w:firstRow="1" w:lastRow="0" w:firstColumn="0" w:lastColumn="0" w:oddVBand="0" w:evenVBand="0" w:oddHBand="0" w:evenHBand="0" w:firstRowFirstColumn="0" w:firstRowLastColumn="0" w:lastRowFirstColumn="0" w:lastRowLastColumn="0"/>
              <w:rPr>
                <w:sz w:val="16"/>
                <w:szCs w:val="16"/>
              </w:rPr>
            </w:pPr>
            <w:r w:rsidRPr="00EF63CF">
              <w:rPr>
                <w:sz w:val="16"/>
                <w:szCs w:val="16"/>
              </w:rPr>
              <w:t>2014</w:t>
            </w:r>
          </w:p>
        </w:tc>
        <w:tc>
          <w:tcPr>
            <w:tcW w:w="599" w:type="pct"/>
            <w:noWrap/>
            <w:hideMark/>
          </w:tcPr>
          <w:p w14:paraId="211BDF8A" w14:textId="77777777" w:rsidR="00711978" w:rsidRPr="00EF63CF" w:rsidRDefault="00711978" w:rsidP="00EF63CF">
            <w:pPr>
              <w:pStyle w:val="TableauSchmaOrganigrammecentr"/>
              <w:cnfStyle w:val="100000000000" w:firstRow="1" w:lastRow="0" w:firstColumn="0" w:lastColumn="0" w:oddVBand="0" w:evenVBand="0" w:oddHBand="0" w:evenHBand="0" w:firstRowFirstColumn="0" w:firstRowLastColumn="0" w:lastRowFirstColumn="0" w:lastRowLastColumn="0"/>
              <w:rPr>
                <w:sz w:val="16"/>
                <w:szCs w:val="16"/>
              </w:rPr>
            </w:pPr>
            <w:r w:rsidRPr="00EF63CF">
              <w:rPr>
                <w:sz w:val="16"/>
                <w:szCs w:val="16"/>
              </w:rPr>
              <w:t>2015</w:t>
            </w:r>
          </w:p>
        </w:tc>
      </w:tr>
      <w:tr w:rsidR="00711978" w:rsidRPr="002D5466" w14:paraId="211BDF94"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hideMark/>
          </w:tcPr>
          <w:p w14:paraId="211BDF8C" w14:textId="77777777" w:rsidR="00711978" w:rsidRPr="00EF63CF" w:rsidRDefault="00711978" w:rsidP="002D5466">
            <w:pPr>
              <w:pStyle w:val="TableauSchmaOrganigrammealignementgauche"/>
              <w:rPr>
                <w:b/>
                <w:i w:val="0"/>
                <w:sz w:val="16"/>
                <w:szCs w:val="16"/>
              </w:rPr>
            </w:pPr>
            <w:r w:rsidRPr="00EF63CF">
              <w:rPr>
                <w:b/>
                <w:i w:val="0"/>
                <w:sz w:val="16"/>
                <w:szCs w:val="16"/>
              </w:rPr>
              <w:t>Produits opérationnels</w:t>
            </w:r>
          </w:p>
        </w:tc>
        <w:tc>
          <w:tcPr>
            <w:tcW w:w="603" w:type="pct"/>
            <w:noWrap/>
          </w:tcPr>
          <w:p w14:paraId="211BDF8D"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20 939</w:t>
            </w:r>
          </w:p>
        </w:tc>
        <w:tc>
          <w:tcPr>
            <w:tcW w:w="547" w:type="pct"/>
            <w:noWrap/>
          </w:tcPr>
          <w:p w14:paraId="211BDF8E"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21 341</w:t>
            </w:r>
          </w:p>
        </w:tc>
        <w:tc>
          <w:tcPr>
            <w:tcW w:w="604" w:type="pct"/>
            <w:noWrap/>
          </w:tcPr>
          <w:p w14:paraId="211BDF8F"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21 658</w:t>
            </w:r>
          </w:p>
        </w:tc>
        <w:tc>
          <w:tcPr>
            <w:tcW w:w="604" w:type="pct"/>
            <w:noWrap/>
          </w:tcPr>
          <w:p w14:paraId="211BDF90"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22 084</w:t>
            </w:r>
          </w:p>
        </w:tc>
        <w:tc>
          <w:tcPr>
            <w:tcW w:w="604" w:type="pct"/>
            <w:noWrap/>
          </w:tcPr>
          <w:p w14:paraId="211BDF92"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22 163</w:t>
            </w:r>
          </w:p>
        </w:tc>
        <w:tc>
          <w:tcPr>
            <w:tcW w:w="599" w:type="pct"/>
            <w:noWrap/>
          </w:tcPr>
          <w:p w14:paraId="211BDF93"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23 045</w:t>
            </w:r>
          </w:p>
        </w:tc>
      </w:tr>
      <w:tr w:rsidR="00711978" w:rsidRPr="002D5466" w14:paraId="211BDF9D"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hideMark/>
          </w:tcPr>
          <w:p w14:paraId="211BDF95" w14:textId="77777777" w:rsidR="00711978" w:rsidRPr="00EF63CF" w:rsidRDefault="00711978" w:rsidP="002D5466">
            <w:pPr>
              <w:pStyle w:val="TableauSchmaOrganigrammealignementgauche"/>
              <w:rPr>
                <w:i w:val="0"/>
                <w:sz w:val="16"/>
                <w:szCs w:val="16"/>
              </w:rPr>
            </w:pPr>
            <w:r w:rsidRPr="00EF63CF">
              <w:rPr>
                <w:i w:val="0"/>
                <w:sz w:val="16"/>
                <w:szCs w:val="16"/>
              </w:rPr>
              <w:t>Chiffre d’affaires des activités commerciales</w:t>
            </w:r>
          </w:p>
        </w:tc>
        <w:tc>
          <w:tcPr>
            <w:tcW w:w="603" w:type="pct"/>
            <w:noWrap/>
          </w:tcPr>
          <w:p w14:paraId="211BDF96"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15 747</w:t>
            </w:r>
          </w:p>
        </w:tc>
        <w:tc>
          <w:tcPr>
            <w:tcW w:w="547" w:type="pct"/>
            <w:noWrap/>
          </w:tcPr>
          <w:p w14:paraId="211BDF97"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16 140</w:t>
            </w:r>
          </w:p>
        </w:tc>
        <w:tc>
          <w:tcPr>
            <w:tcW w:w="604" w:type="pct"/>
            <w:noWrap/>
          </w:tcPr>
          <w:p w14:paraId="211BDF98"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16 441</w:t>
            </w:r>
          </w:p>
        </w:tc>
        <w:tc>
          <w:tcPr>
            <w:tcW w:w="604" w:type="pct"/>
            <w:noWrap/>
          </w:tcPr>
          <w:p w14:paraId="211BDF99"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16 562</w:t>
            </w:r>
          </w:p>
        </w:tc>
        <w:tc>
          <w:tcPr>
            <w:tcW w:w="604" w:type="pct"/>
            <w:noWrap/>
          </w:tcPr>
          <w:p w14:paraId="211BDF9B"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16 503</w:t>
            </w:r>
          </w:p>
        </w:tc>
        <w:tc>
          <w:tcPr>
            <w:tcW w:w="599" w:type="pct"/>
            <w:noWrap/>
          </w:tcPr>
          <w:p w14:paraId="211BDF9C"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17 315</w:t>
            </w:r>
          </w:p>
        </w:tc>
      </w:tr>
      <w:tr w:rsidR="00711978" w:rsidRPr="002D5466" w14:paraId="211BDFA6"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hideMark/>
          </w:tcPr>
          <w:p w14:paraId="211BDF9E" w14:textId="77777777" w:rsidR="00711978" w:rsidRPr="00EF63CF" w:rsidRDefault="00711978" w:rsidP="002D5466">
            <w:pPr>
              <w:pStyle w:val="TableauSchmaOrganigrammealignementgauche"/>
              <w:rPr>
                <w:i w:val="0"/>
                <w:sz w:val="16"/>
                <w:szCs w:val="16"/>
              </w:rPr>
            </w:pPr>
            <w:r w:rsidRPr="00EF63CF">
              <w:rPr>
                <w:i w:val="0"/>
                <w:sz w:val="16"/>
                <w:szCs w:val="16"/>
              </w:rPr>
              <w:t>Produit net bancaire</w:t>
            </w:r>
          </w:p>
        </w:tc>
        <w:tc>
          <w:tcPr>
            <w:tcW w:w="603" w:type="pct"/>
            <w:noWrap/>
          </w:tcPr>
          <w:p w14:paraId="211BDF9F"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5 192</w:t>
            </w:r>
          </w:p>
        </w:tc>
        <w:tc>
          <w:tcPr>
            <w:tcW w:w="547" w:type="pct"/>
            <w:noWrap/>
          </w:tcPr>
          <w:p w14:paraId="211BDFA0"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5 201</w:t>
            </w:r>
          </w:p>
        </w:tc>
        <w:tc>
          <w:tcPr>
            <w:tcW w:w="604" w:type="pct"/>
            <w:noWrap/>
          </w:tcPr>
          <w:p w14:paraId="211BDFA1"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5 217</w:t>
            </w:r>
          </w:p>
        </w:tc>
        <w:tc>
          <w:tcPr>
            <w:tcW w:w="604" w:type="pct"/>
            <w:noWrap/>
          </w:tcPr>
          <w:p w14:paraId="211BDFA2"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5 522</w:t>
            </w:r>
          </w:p>
        </w:tc>
        <w:tc>
          <w:tcPr>
            <w:tcW w:w="604" w:type="pct"/>
            <w:noWrap/>
          </w:tcPr>
          <w:p w14:paraId="211BDFA4"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5 660</w:t>
            </w:r>
          </w:p>
        </w:tc>
        <w:tc>
          <w:tcPr>
            <w:tcW w:w="599" w:type="pct"/>
            <w:noWrap/>
          </w:tcPr>
          <w:p w14:paraId="211BDFA5"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5 730</w:t>
            </w:r>
          </w:p>
        </w:tc>
      </w:tr>
      <w:tr w:rsidR="00711978" w:rsidRPr="002D5466" w14:paraId="211BDFAF"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hideMark/>
          </w:tcPr>
          <w:p w14:paraId="211BDFA7" w14:textId="77777777" w:rsidR="00711978" w:rsidRPr="00EF63CF" w:rsidRDefault="00711978" w:rsidP="002D5466">
            <w:pPr>
              <w:pStyle w:val="TableauSchmaOrganigrammealignementgauche"/>
              <w:rPr>
                <w:b/>
                <w:i w:val="0"/>
                <w:sz w:val="16"/>
                <w:szCs w:val="16"/>
              </w:rPr>
            </w:pPr>
            <w:r w:rsidRPr="00EF63CF">
              <w:rPr>
                <w:b/>
                <w:i w:val="0"/>
                <w:sz w:val="16"/>
                <w:szCs w:val="16"/>
              </w:rPr>
              <w:t>Charges opérationnelles nettes</w:t>
            </w:r>
          </w:p>
        </w:tc>
        <w:tc>
          <w:tcPr>
            <w:tcW w:w="603" w:type="pct"/>
            <w:noWrap/>
          </w:tcPr>
          <w:p w14:paraId="211BDFA8"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20 155</w:t>
            </w:r>
          </w:p>
        </w:tc>
        <w:tc>
          <w:tcPr>
            <w:tcW w:w="547" w:type="pct"/>
            <w:noWrap/>
          </w:tcPr>
          <w:p w14:paraId="211BDFA9"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20 671</w:t>
            </w:r>
          </w:p>
        </w:tc>
        <w:tc>
          <w:tcPr>
            <w:tcW w:w="604" w:type="pct"/>
            <w:noWrap/>
          </w:tcPr>
          <w:p w14:paraId="211BDFAA"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20 842</w:t>
            </w:r>
          </w:p>
        </w:tc>
        <w:tc>
          <w:tcPr>
            <w:tcW w:w="604" w:type="pct"/>
            <w:noWrap/>
          </w:tcPr>
          <w:p w14:paraId="211BDFAB"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21 314</w:t>
            </w:r>
          </w:p>
        </w:tc>
        <w:tc>
          <w:tcPr>
            <w:tcW w:w="604" w:type="pct"/>
            <w:noWrap/>
          </w:tcPr>
          <w:p w14:paraId="211BDFAD"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21 462</w:t>
            </w:r>
          </w:p>
        </w:tc>
        <w:tc>
          <w:tcPr>
            <w:tcW w:w="599" w:type="pct"/>
            <w:noWrap/>
          </w:tcPr>
          <w:p w14:paraId="211BDFAE"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22 174</w:t>
            </w:r>
          </w:p>
        </w:tc>
      </w:tr>
      <w:tr w:rsidR="00711978" w:rsidRPr="002D5466" w14:paraId="211BDFB8"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hideMark/>
          </w:tcPr>
          <w:p w14:paraId="211BDFB0" w14:textId="77777777" w:rsidR="00711978" w:rsidRPr="00EF63CF" w:rsidRDefault="00711978" w:rsidP="002D5466">
            <w:pPr>
              <w:pStyle w:val="TableauSchmaOrganigrammealignementgauche"/>
              <w:rPr>
                <w:i w:val="0"/>
                <w:sz w:val="16"/>
                <w:szCs w:val="16"/>
              </w:rPr>
            </w:pPr>
            <w:r w:rsidRPr="00EF63CF">
              <w:rPr>
                <w:i w:val="0"/>
                <w:sz w:val="16"/>
                <w:szCs w:val="16"/>
              </w:rPr>
              <w:t>Achats et autres charges externes</w:t>
            </w:r>
          </w:p>
        </w:tc>
        <w:tc>
          <w:tcPr>
            <w:tcW w:w="603" w:type="pct"/>
            <w:noWrap/>
          </w:tcPr>
          <w:p w14:paraId="211BDFB1"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6 210</w:t>
            </w:r>
          </w:p>
        </w:tc>
        <w:tc>
          <w:tcPr>
            <w:tcW w:w="547" w:type="pct"/>
            <w:noWrap/>
          </w:tcPr>
          <w:p w14:paraId="211BDFB2"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6 747</w:t>
            </w:r>
          </w:p>
        </w:tc>
        <w:tc>
          <w:tcPr>
            <w:tcW w:w="604" w:type="pct"/>
            <w:noWrap/>
          </w:tcPr>
          <w:p w14:paraId="211BDFB3"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7 108</w:t>
            </w:r>
          </w:p>
        </w:tc>
        <w:tc>
          <w:tcPr>
            <w:tcW w:w="604" w:type="pct"/>
            <w:noWrap/>
          </w:tcPr>
          <w:p w14:paraId="211BDFB4"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7 362</w:t>
            </w:r>
          </w:p>
        </w:tc>
        <w:tc>
          <w:tcPr>
            <w:tcW w:w="604" w:type="pct"/>
            <w:noWrap/>
          </w:tcPr>
          <w:p w14:paraId="211BDFB6"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7 448</w:t>
            </w:r>
          </w:p>
        </w:tc>
        <w:tc>
          <w:tcPr>
            <w:tcW w:w="599" w:type="pct"/>
            <w:noWrap/>
          </w:tcPr>
          <w:p w14:paraId="211BDFB7"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8 078</w:t>
            </w:r>
          </w:p>
        </w:tc>
      </w:tr>
      <w:tr w:rsidR="00711978" w:rsidRPr="002D5466" w14:paraId="211BDFC1"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tcPr>
          <w:p w14:paraId="211BDFB9" w14:textId="77777777" w:rsidR="00711978" w:rsidRPr="00EF63CF" w:rsidRDefault="00711978" w:rsidP="002D5466">
            <w:pPr>
              <w:pStyle w:val="TableauSchmaOrganigrammealignementgauche"/>
              <w:rPr>
                <w:i w:val="0"/>
                <w:sz w:val="16"/>
                <w:szCs w:val="16"/>
              </w:rPr>
            </w:pPr>
            <w:r w:rsidRPr="00EF63CF">
              <w:rPr>
                <w:i w:val="0"/>
                <w:sz w:val="16"/>
                <w:szCs w:val="16"/>
              </w:rPr>
              <w:t>Charges de personnel</w:t>
            </w:r>
          </w:p>
        </w:tc>
        <w:tc>
          <w:tcPr>
            <w:tcW w:w="603" w:type="pct"/>
          </w:tcPr>
          <w:p w14:paraId="211BDFBA"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12 701</w:t>
            </w:r>
          </w:p>
        </w:tc>
        <w:tc>
          <w:tcPr>
            <w:tcW w:w="547" w:type="pct"/>
            <w:noWrap/>
          </w:tcPr>
          <w:p w14:paraId="211BDFBB"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12 509</w:t>
            </w:r>
          </w:p>
        </w:tc>
        <w:tc>
          <w:tcPr>
            <w:tcW w:w="604" w:type="pct"/>
            <w:noWrap/>
          </w:tcPr>
          <w:p w14:paraId="211BDFBC"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12 599</w:t>
            </w:r>
          </w:p>
        </w:tc>
        <w:tc>
          <w:tcPr>
            <w:tcW w:w="604" w:type="pct"/>
            <w:noWrap/>
          </w:tcPr>
          <w:p w14:paraId="211BDFBD"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12 524</w:t>
            </w:r>
          </w:p>
        </w:tc>
        <w:tc>
          <w:tcPr>
            <w:tcW w:w="604" w:type="pct"/>
            <w:noWrap/>
          </w:tcPr>
          <w:p w14:paraId="211BDFBF"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12 556</w:t>
            </w:r>
          </w:p>
        </w:tc>
        <w:tc>
          <w:tcPr>
            <w:tcW w:w="599" w:type="pct"/>
            <w:noWrap/>
          </w:tcPr>
          <w:p w14:paraId="211BDFC0"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12 731</w:t>
            </w:r>
          </w:p>
        </w:tc>
      </w:tr>
      <w:tr w:rsidR="00711978" w:rsidRPr="002D5466" w14:paraId="211BDFCA"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tcPr>
          <w:p w14:paraId="211BDFC2" w14:textId="77777777" w:rsidR="00711978" w:rsidRPr="00EF63CF" w:rsidRDefault="00711978" w:rsidP="002D5466">
            <w:pPr>
              <w:pStyle w:val="TableauSchmaOrganigrammealignementgauche"/>
              <w:rPr>
                <w:i w:val="0"/>
                <w:sz w:val="16"/>
                <w:szCs w:val="16"/>
              </w:rPr>
            </w:pPr>
            <w:r w:rsidRPr="00EF63CF">
              <w:rPr>
                <w:i w:val="0"/>
                <w:sz w:val="16"/>
                <w:szCs w:val="16"/>
              </w:rPr>
              <w:t xml:space="preserve">Impôts et taxes </w:t>
            </w:r>
          </w:p>
        </w:tc>
        <w:tc>
          <w:tcPr>
            <w:tcW w:w="603" w:type="pct"/>
            <w:noWrap/>
          </w:tcPr>
          <w:p w14:paraId="211BDFC3"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320</w:t>
            </w:r>
          </w:p>
        </w:tc>
        <w:tc>
          <w:tcPr>
            <w:tcW w:w="547" w:type="pct"/>
            <w:noWrap/>
          </w:tcPr>
          <w:p w14:paraId="211BDFC4"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219</w:t>
            </w:r>
          </w:p>
        </w:tc>
        <w:tc>
          <w:tcPr>
            <w:tcW w:w="604" w:type="pct"/>
            <w:noWrap/>
          </w:tcPr>
          <w:p w14:paraId="211BDFC5"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235</w:t>
            </w:r>
          </w:p>
        </w:tc>
        <w:tc>
          <w:tcPr>
            <w:tcW w:w="604" w:type="pct"/>
            <w:noWrap/>
          </w:tcPr>
          <w:p w14:paraId="211BDFC6"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236</w:t>
            </w:r>
          </w:p>
        </w:tc>
        <w:tc>
          <w:tcPr>
            <w:tcW w:w="604" w:type="pct"/>
            <w:noWrap/>
          </w:tcPr>
          <w:p w14:paraId="211BDFC8"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235</w:t>
            </w:r>
          </w:p>
        </w:tc>
        <w:tc>
          <w:tcPr>
            <w:tcW w:w="599" w:type="pct"/>
            <w:noWrap/>
          </w:tcPr>
          <w:p w14:paraId="211BDFC9"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293</w:t>
            </w:r>
          </w:p>
        </w:tc>
      </w:tr>
      <w:tr w:rsidR="00711978" w:rsidRPr="002D5466" w14:paraId="211BDFD3"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hideMark/>
          </w:tcPr>
          <w:p w14:paraId="211BDFCB" w14:textId="77777777" w:rsidR="00711978" w:rsidRPr="00EF63CF" w:rsidRDefault="00711978" w:rsidP="002D5466">
            <w:pPr>
              <w:pStyle w:val="TableauSchmaOrganigrammealignementgauche"/>
              <w:rPr>
                <w:i w:val="0"/>
                <w:sz w:val="16"/>
                <w:szCs w:val="16"/>
              </w:rPr>
            </w:pPr>
            <w:r w:rsidRPr="00EF63CF">
              <w:rPr>
                <w:i w:val="0"/>
                <w:sz w:val="16"/>
                <w:szCs w:val="16"/>
              </w:rPr>
              <w:t>Amortissements, provisions et pertes de valeur</w:t>
            </w:r>
          </w:p>
        </w:tc>
        <w:tc>
          <w:tcPr>
            <w:tcW w:w="603" w:type="pct"/>
            <w:noWrap/>
          </w:tcPr>
          <w:p w14:paraId="211BDFCC"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1 052</w:t>
            </w:r>
          </w:p>
        </w:tc>
        <w:tc>
          <w:tcPr>
            <w:tcW w:w="547" w:type="pct"/>
            <w:noWrap/>
          </w:tcPr>
          <w:p w14:paraId="211BDFCD"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1 356</w:t>
            </w:r>
          </w:p>
        </w:tc>
        <w:tc>
          <w:tcPr>
            <w:tcW w:w="604" w:type="pct"/>
            <w:noWrap/>
          </w:tcPr>
          <w:p w14:paraId="211BDFCE"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1 175</w:t>
            </w:r>
          </w:p>
        </w:tc>
        <w:tc>
          <w:tcPr>
            <w:tcW w:w="604" w:type="pct"/>
            <w:noWrap/>
          </w:tcPr>
          <w:p w14:paraId="211BDFCF"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1 306</w:t>
            </w:r>
          </w:p>
        </w:tc>
        <w:tc>
          <w:tcPr>
            <w:tcW w:w="604" w:type="pct"/>
            <w:noWrap/>
          </w:tcPr>
          <w:p w14:paraId="211BDFD1"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1 363</w:t>
            </w:r>
          </w:p>
        </w:tc>
        <w:tc>
          <w:tcPr>
            <w:tcW w:w="599" w:type="pct"/>
            <w:noWrap/>
          </w:tcPr>
          <w:p w14:paraId="211BDFD2"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1 282</w:t>
            </w:r>
          </w:p>
        </w:tc>
      </w:tr>
      <w:tr w:rsidR="00711978" w:rsidRPr="002D5466" w14:paraId="211BDFDC"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hideMark/>
          </w:tcPr>
          <w:p w14:paraId="211BDFD4" w14:textId="77777777" w:rsidR="00711978" w:rsidRPr="00EF63CF" w:rsidRDefault="00711978" w:rsidP="002D5466">
            <w:pPr>
              <w:pStyle w:val="TableauSchmaOrganigrammealignementgauche"/>
              <w:rPr>
                <w:b/>
                <w:i w:val="0"/>
                <w:sz w:val="16"/>
                <w:szCs w:val="16"/>
              </w:rPr>
            </w:pPr>
            <w:r w:rsidRPr="00EF63CF">
              <w:rPr>
                <w:b/>
                <w:i w:val="0"/>
                <w:sz w:val="16"/>
                <w:szCs w:val="16"/>
              </w:rPr>
              <w:t>Résultat d’exploitation</w:t>
            </w:r>
          </w:p>
        </w:tc>
        <w:tc>
          <w:tcPr>
            <w:tcW w:w="603" w:type="pct"/>
            <w:noWrap/>
          </w:tcPr>
          <w:p w14:paraId="211BDFD5"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784</w:t>
            </w:r>
          </w:p>
        </w:tc>
        <w:tc>
          <w:tcPr>
            <w:tcW w:w="547" w:type="pct"/>
            <w:noWrap/>
          </w:tcPr>
          <w:p w14:paraId="211BDFD6"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670</w:t>
            </w:r>
          </w:p>
        </w:tc>
        <w:tc>
          <w:tcPr>
            <w:tcW w:w="604" w:type="pct"/>
            <w:noWrap/>
          </w:tcPr>
          <w:p w14:paraId="211BDFD7"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816</w:t>
            </w:r>
          </w:p>
        </w:tc>
        <w:tc>
          <w:tcPr>
            <w:tcW w:w="604" w:type="pct"/>
            <w:noWrap/>
          </w:tcPr>
          <w:p w14:paraId="211BDFD8"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770</w:t>
            </w:r>
          </w:p>
        </w:tc>
        <w:tc>
          <w:tcPr>
            <w:tcW w:w="604" w:type="pct"/>
            <w:noWrap/>
          </w:tcPr>
          <w:p w14:paraId="211BDFDA"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719</w:t>
            </w:r>
          </w:p>
        </w:tc>
        <w:tc>
          <w:tcPr>
            <w:tcW w:w="599" w:type="pct"/>
            <w:noWrap/>
          </w:tcPr>
          <w:p w14:paraId="211BDFDB"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875</w:t>
            </w:r>
          </w:p>
        </w:tc>
      </w:tr>
      <w:tr w:rsidR="00711978" w:rsidRPr="002D5466" w14:paraId="211BDFE5"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hideMark/>
          </w:tcPr>
          <w:p w14:paraId="211BDFDD" w14:textId="77777777" w:rsidR="00711978" w:rsidRPr="00EF63CF" w:rsidRDefault="00711978" w:rsidP="002D5466">
            <w:pPr>
              <w:pStyle w:val="TableauSchmaOrganigrammealignementgauche"/>
              <w:rPr>
                <w:i w:val="0"/>
                <w:sz w:val="16"/>
                <w:szCs w:val="16"/>
              </w:rPr>
            </w:pPr>
            <w:r w:rsidRPr="00EF63CF">
              <w:rPr>
                <w:i w:val="0"/>
                <w:sz w:val="16"/>
                <w:szCs w:val="16"/>
              </w:rPr>
              <w:t>Résultat financier</w:t>
            </w:r>
          </w:p>
        </w:tc>
        <w:tc>
          <w:tcPr>
            <w:tcW w:w="603" w:type="pct"/>
            <w:noWrap/>
          </w:tcPr>
          <w:p w14:paraId="211BDFDE"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-233</w:t>
            </w:r>
          </w:p>
        </w:tc>
        <w:tc>
          <w:tcPr>
            <w:tcW w:w="547" w:type="pct"/>
            <w:noWrap/>
          </w:tcPr>
          <w:p w14:paraId="211BDFDF"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-230</w:t>
            </w:r>
          </w:p>
        </w:tc>
        <w:tc>
          <w:tcPr>
            <w:tcW w:w="604" w:type="pct"/>
            <w:noWrap/>
          </w:tcPr>
          <w:p w14:paraId="211BDFE0"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-284</w:t>
            </w:r>
          </w:p>
        </w:tc>
        <w:tc>
          <w:tcPr>
            <w:tcW w:w="604" w:type="pct"/>
            <w:noWrap/>
          </w:tcPr>
          <w:p w14:paraId="211BDFE1"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-223</w:t>
            </w:r>
          </w:p>
        </w:tc>
        <w:tc>
          <w:tcPr>
            <w:tcW w:w="604" w:type="pct"/>
            <w:noWrap/>
          </w:tcPr>
          <w:p w14:paraId="211BDFE3"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-198</w:t>
            </w:r>
          </w:p>
        </w:tc>
        <w:tc>
          <w:tcPr>
            <w:tcW w:w="599" w:type="pct"/>
            <w:noWrap/>
          </w:tcPr>
          <w:p w14:paraId="211BDFE4"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-154</w:t>
            </w:r>
          </w:p>
        </w:tc>
      </w:tr>
      <w:tr w:rsidR="00711978" w:rsidRPr="002D5466" w14:paraId="211BDFEE"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hideMark/>
          </w:tcPr>
          <w:p w14:paraId="211BDFE6" w14:textId="77777777" w:rsidR="00711978" w:rsidRPr="00EF63CF" w:rsidRDefault="00711978" w:rsidP="002D5466">
            <w:pPr>
              <w:pStyle w:val="TableauSchmaOrganigrammealignementgauche"/>
              <w:rPr>
                <w:b/>
                <w:i w:val="0"/>
                <w:sz w:val="16"/>
                <w:szCs w:val="16"/>
              </w:rPr>
            </w:pPr>
            <w:r w:rsidRPr="00EF63CF">
              <w:rPr>
                <w:b/>
                <w:i w:val="0"/>
                <w:sz w:val="16"/>
                <w:szCs w:val="16"/>
              </w:rPr>
              <w:t>Résultat avant impôt</w:t>
            </w:r>
          </w:p>
        </w:tc>
        <w:tc>
          <w:tcPr>
            <w:tcW w:w="603" w:type="pct"/>
            <w:noWrap/>
          </w:tcPr>
          <w:p w14:paraId="211BDFE7"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551</w:t>
            </w:r>
          </w:p>
        </w:tc>
        <w:tc>
          <w:tcPr>
            <w:tcW w:w="547" w:type="pct"/>
            <w:noWrap/>
          </w:tcPr>
          <w:p w14:paraId="211BDFE8"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440</w:t>
            </w:r>
          </w:p>
        </w:tc>
        <w:tc>
          <w:tcPr>
            <w:tcW w:w="604" w:type="pct"/>
            <w:noWrap/>
          </w:tcPr>
          <w:p w14:paraId="211BDFE9"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532</w:t>
            </w:r>
          </w:p>
        </w:tc>
        <w:tc>
          <w:tcPr>
            <w:tcW w:w="604" w:type="pct"/>
            <w:noWrap/>
          </w:tcPr>
          <w:p w14:paraId="211BDFEA"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548</w:t>
            </w:r>
          </w:p>
        </w:tc>
        <w:tc>
          <w:tcPr>
            <w:tcW w:w="604" w:type="pct"/>
            <w:noWrap/>
          </w:tcPr>
          <w:p w14:paraId="211BDFEC"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521</w:t>
            </w:r>
          </w:p>
        </w:tc>
        <w:tc>
          <w:tcPr>
            <w:tcW w:w="599" w:type="pct"/>
            <w:noWrap/>
          </w:tcPr>
          <w:p w14:paraId="211BDFED"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721</w:t>
            </w:r>
          </w:p>
        </w:tc>
      </w:tr>
      <w:tr w:rsidR="00711978" w:rsidRPr="002D5466" w14:paraId="211BDFF7"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hideMark/>
          </w:tcPr>
          <w:p w14:paraId="211BDFEF" w14:textId="77777777" w:rsidR="00711978" w:rsidRPr="00EF63CF" w:rsidRDefault="00711978" w:rsidP="002D5466">
            <w:pPr>
              <w:pStyle w:val="TableauSchmaOrganigrammealignementgauche"/>
              <w:rPr>
                <w:i w:val="0"/>
                <w:sz w:val="16"/>
                <w:szCs w:val="16"/>
              </w:rPr>
            </w:pPr>
            <w:r w:rsidRPr="00EF63CF">
              <w:rPr>
                <w:i w:val="0"/>
                <w:sz w:val="16"/>
                <w:szCs w:val="16"/>
              </w:rPr>
              <w:t>Impôt sur le résultat</w:t>
            </w:r>
          </w:p>
        </w:tc>
        <w:tc>
          <w:tcPr>
            <w:tcW w:w="603" w:type="pct"/>
            <w:noWrap/>
          </w:tcPr>
          <w:p w14:paraId="211BDFF0"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-211</w:t>
            </w:r>
          </w:p>
        </w:tc>
        <w:tc>
          <w:tcPr>
            <w:tcW w:w="547" w:type="pct"/>
            <w:noWrap/>
          </w:tcPr>
          <w:p w14:paraId="211BDFF1"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-143</w:t>
            </w:r>
          </w:p>
        </w:tc>
        <w:tc>
          <w:tcPr>
            <w:tcW w:w="604" w:type="pct"/>
            <w:noWrap/>
          </w:tcPr>
          <w:p w14:paraId="211BDFF2"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-231</w:t>
            </w:r>
          </w:p>
        </w:tc>
        <w:tc>
          <w:tcPr>
            <w:tcW w:w="604" w:type="pct"/>
            <w:noWrap/>
          </w:tcPr>
          <w:p w14:paraId="211BDFF3"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-127</w:t>
            </w:r>
          </w:p>
        </w:tc>
        <w:tc>
          <w:tcPr>
            <w:tcW w:w="604" w:type="pct"/>
            <w:noWrap/>
          </w:tcPr>
          <w:p w14:paraId="211BDFF5"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-182</w:t>
            </w:r>
          </w:p>
        </w:tc>
        <w:tc>
          <w:tcPr>
            <w:tcW w:w="599" w:type="pct"/>
            <w:noWrap/>
          </w:tcPr>
          <w:p w14:paraId="211BDFF6"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-253</w:t>
            </w:r>
          </w:p>
        </w:tc>
      </w:tr>
      <w:tr w:rsidR="00711978" w:rsidRPr="002D5466" w14:paraId="211BE000"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hideMark/>
          </w:tcPr>
          <w:p w14:paraId="211BDFF8" w14:textId="77777777" w:rsidR="00711978" w:rsidRPr="00EF63CF" w:rsidRDefault="00711978" w:rsidP="002D5466">
            <w:pPr>
              <w:pStyle w:val="TableauSchmaOrganigrammealignementgauche"/>
              <w:rPr>
                <w:i w:val="0"/>
                <w:sz w:val="16"/>
                <w:szCs w:val="16"/>
              </w:rPr>
            </w:pPr>
            <w:r w:rsidRPr="00EF63CF">
              <w:rPr>
                <w:i w:val="0"/>
                <w:sz w:val="16"/>
                <w:szCs w:val="16"/>
              </w:rPr>
              <w:t>Quote-part des sociétés MEE</w:t>
            </w:r>
          </w:p>
        </w:tc>
        <w:tc>
          <w:tcPr>
            <w:tcW w:w="603" w:type="pct"/>
            <w:noWrap/>
          </w:tcPr>
          <w:p w14:paraId="211BDFF9"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197</w:t>
            </w:r>
          </w:p>
        </w:tc>
        <w:tc>
          <w:tcPr>
            <w:tcW w:w="547" w:type="pct"/>
            <w:noWrap/>
          </w:tcPr>
          <w:p w14:paraId="211BDFFA"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169</w:t>
            </w:r>
          </w:p>
        </w:tc>
        <w:tc>
          <w:tcPr>
            <w:tcW w:w="604" w:type="pct"/>
            <w:noWrap/>
          </w:tcPr>
          <w:p w14:paraId="211BDFFB"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180</w:t>
            </w:r>
          </w:p>
        </w:tc>
        <w:tc>
          <w:tcPr>
            <w:tcW w:w="604" w:type="pct"/>
            <w:noWrap/>
          </w:tcPr>
          <w:p w14:paraId="211BDFFC"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215</w:t>
            </w:r>
          </w:p>
        </w:tc>
        <w:tc>
          <w:tcPr>
            <w:tcW w:w="604" w:type="pct"/>
            <w:noWrap/>
          </w:tcPr>
          <w:p w14:paraId="211BDFFE"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200</w:t>
            </w:r>
          </w:p>
        </w:tc>
        <w:tc>
          <w:tcPr>
            <w:tcW w:w="599" w:type="pct"/>
            <w:noWrap/>
          </w:tcPr>
          <w:p w14:paraId="211BDFFF"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sz w:val="16"/>
                <w:szCs w:val="16"/>
              </w:rPr>
            </w:pPr>
            <w:r w:rsidRPr="002D5466">
              <w:rPr>
                <w:sz w:val="16"/>
                <w:szCs w:val="16"/>
              </w:rPr>
              <w:t>207</w:t>
            </w:r>
          </w:p>
        </w:tc>
      </w:tr>
      <w:tr w:rsidR="00711978" w:rsidRPr="002D5466" w14:paraId="211BE009" w14:textId="77777777" w:rsidTr="00A90440">
        <w:trPr>
          <w:trHeight w:val="300"/>
          <w:jc w:val="center"/>
        </w:trPr>
        <w:tc>
          <w:tcPr>
            <w:cnfStyle w:val="001000000000" w:firstRow="0" w:lastRow="0" w:firstColumn="1" w:lastColumn="0" w:oddVBand="0" w:evenVBand="0" w:oddHBand="0" w:evenHBand="0" w:firstRowFirstColumn="0" w:firstRowLastColumn="0" w:lastRowFirstColumn="0" w:lastRowLastColumn="0"/>
            <w:tcW w:w="1438" w:type="pct"/>
            <w:noWrap/>
            <w:hideMark/>
          </w:tcPr>
          <w:p w14:paraId="211BE001" w14:textId="77777777" w:rsidR="00711978" w:rsidRPr="00EF63CF" w:rsidRDefault="00711978" w:rsidP="002D5466">
            <w:pPr>
              <w:pStyle w:val="TableauSchmaOrganigrammealignementgauche"/>
              <w:rPr>
                <w:b/>
                <w:i w:val="0"/>
                <w:sz w:val="16"/>
                <w:szCs w:val="16"/>
              </w:rPr>
            </w:pPr>
            <w:r w:rsidRPr="00EF63CF">
              <w:rPr>
                <w:b/>
                <w:i w:val="0"/>
                <w:sz w:val="16"/>
                <w:szCs w:val="16"/>
              </w:rPr>
              <w:t>Résultat net de l’ensemble consolidé</w:t>
            </w:r>
          </w:p>
        </w:tc>
        <w:tc>
          <w:tcPr>
            <w:tcW w:w="603" w:type="pct"/>
            <w:noWrap/>
          </w:tcPr>
          <w:p w14:paraId="211BE002"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537</w:t>
            </w:r>
          </w:p>
        </w:tc>
        <w:tc>
          <w:tcPr>
            <w:tcW w:w="547" w:type="pct"/>
            <w:noWrap/>
          </w:tcPr>
          <w:p w14:paraId="211BE003"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467</w:t>
            </w:r>
          </w:p>
        </w:tc>
        <w:tc>
          <w:tcPr>
            <w:tcW w:w="604" w:type="pct"/>
            <w:noWrap/>
          </w:tcPr>
          <w:p w14:paraId="211BE004"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481</w:t>
            </w:r>
          </w:p>
        </w:tc>
        <w:tc>
          <w:tcPr>
            <w:tcW w:w="604" w:type="pct"/>
            <w:noWrap/>
          </w:tcPr>
          <w:p w14:paraId="211BE005"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635</w:t>
            </w:r>
          </w:p>
        </w:tc>
        <w:tc>
          <w:tcPr>
            <w:tcW w:w="604" w:type="pct"/>
            <w:noWrap/>
          </w:tcPr>
          <w:p w14:paraId="211BE007"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539</w:t>
            </w:r>
          </w:p>
        </w:tc>
        <w:tc>
          <w:tcPr>
            <w:tcW w:w="599" w:type="pct"/>
            <w:noWrap/>
          </w:tcPr>
          <w:p w14:paraId="211BE008" w14:textId="77777777" w:rsidR="00711978" w:rsidRPr="002D5466" w:rsidRDefault="00711978" w:rsidP="002D5466">
            <w:pPr>
              <w:pStyle w:val="TableauSchmaOrganigrammecentr"/>
              <w:cnfStyle w:val="000000000000" w:firstRow="0" w:lastRow="0" w:firstColumn="0" w:lastColumn="0" w:oddVBand="0" w:evenVBand="0" w:oddHBand="0" w:evenHBand="0" w:firstRowFirstColumn="0" w:firstRowLastColumn="0" w:lastRowFirstColumn="0" w:lastRowLastColumn="0"/>
              <w:rPr>
                <w:b/>
                <w:sz w:val="16"/>
                <w:szCs w:val="16"/>
              </w:rPr>
            </w:pPr>
            <w:r w:rsidRPr="002D5466">
              <w:rPr>
                <w:b/>
                <w:sz w:val="16"/>
                <w:szCs w:val="16"/>
              </w:rPr>
              <w:t>675</w:t>
            </w:r>
          </w:p>
        </w:tc>
      </w:tr>
    </w:tbl>
    <w:p w14:paraId="211BE00A" w14:textId="6C075B0A" w:rsidR="00633116" w:rsidRPr="00695672" w:rsidRDefault="00633116" w:rsidP="00633116">
      <w:pPr>
        <w:pStyle w:val="TexteSource"/>
      </w:pPr>
      <w:r w:rsidRPr="00695672">
        <w:t xml:space="preserve">Source : rapports annuels publiés du groupe La </w:t>
      </w:r>
      <w:r w:rsidR="00B50D51">
        <w:t>P</w:t>
      </w:r>
      <w:r w:rsidRPr="00695672">
        <w:t>oste</w:t>
      </w:r>
      <w:r w:rsidR="00B50D51">
        <w:t xml:space="preserve">. Un changement </w:t>
      </w:r>
      <w:r w:rsidR="008C056E">
        <w:t xml:space="preserve">de méthode </w:t>
      </w:r>
      <w:r w:rsidR="00B50D51">
        <w:t>comptable a eu lieu</w:t>
      </w:r>
      <w:r w:rsidR="008C056E">
        <w:t xml:space="preserve"> à compter de 2014</w:t>
      </w:r>
      <w:r w:rsidR="00B50D51">
        <w:t xml:space="preserve">, qui conduit à intégrer </w:t>
      </w:r>
      <w:r w:rsidR="008C056E">
        <w:t>directement dans</w:t>
      </w:r>
      <w:r w:rsidR="00DA5B03">
        <w:t xml:space="preserve"> </w:t>
      </w:r>
      <w:r w:rsidR="00B50D51">
        <w:t>le résultat d’exploitation la quote-part de résultat des sociétés sous contrôle conjoint.</w:t>
      </w:r>
    </w:p>
    <w:p w14:paraId="211BE00B" w14:textId="713C83E5" w:rsidR="00633116" w:rsidRDefault="00633116" w:rsidP="00633116">
      <w:r>
        <w:t>Ainsi, ses produits opérationnels augmentent de 1,9 % par an en moyenne, tirés par la croissance du produit net bancaire (PNB) de La Banque Postale (LBP</w:t>
      </w:r>
      <w:r w:rsidR="00B50D51">
        <w:t>) (</w:t>
      </w:r>
      <w:r>
        <w:t>+</w:t>
      </w:r>
      <w:r w:rsidR="00995566">
        <w:t> </w:t>
      </w:r>
      <w:r>
        <w:t>2,0 % par an) et</w:t>
      </w:r>
      <w:r w:rsidR="00B540A7">
        <w:t xml:space="preserve"> </w:t>
      </w:r>
      <w:r>
        <w:t>par le chiffre d’affaires du colis-express (+</w:t>
      </w:r>
      <w:r w:rsidR="00995566">
        <w:t> </w:t>
      </w:r>
      <w:r>
        <w:t>8,4 % par an). En outre, les revenus du courrier n’ont diminué qu’assez lentement (-</w:t>
      </w:r>
      <w:r w:rsidR="00995566">
        <w:t> </w:t>
      </w:r>
      <w:r>
        <w:t>2,7 % en moyenne annuelle), l’accélération des hausses tarifaires ayant permis de compenser, d’abord partiellement (2010-2013), puis intégralement (2014-2015), la forte baisse des volumes de courrier.</w:t>
      </w:r>
    </w:p>
    <w:p w14:paraId="211BE00C" w14:textId="77777777" w:rsidR="00633116" w:rsidRDefault="00633116" w:rsidP="00633116">
      <w:r>
        <w:t>Toutefois, les charges opérationnelles ont progressé au même rythme que les produits (+</w:t>
      </w:r>
      <w:r w:rsidR="00995566">
        <w:t> </w:t>
      </w:r>
      <w:r>
        <w:t>1,9 %), sous l’effet en particulier des autres achats et charges externes (+</w:t>
      </w:r>
      <w:r w:rsidR="00F5002E">
        <w:t> </w:t>
      </w:r>
      <w:r>
        <w:t>5,4 %) et des amortissements et provisions (+</w:t>
      </w:r>
      <w:r w:rsidR="00F5002E">
        <w:t> </w:t>
      </w:r>
      <w:r>
        <w:t>4,0 %), tandis que les charges de personnel sont stables depuis 2010. L’augmentation de ces deux postes s’explique par :</w:t>
      </w:r>
    </w:p>
    <w:p w14:paraId="211BE00D" w14:textId="57E711E1" w:rsidR="00633116" w:rsidRDefault="00633116" w:rsidP="00995566">
      <w:pPr>
        <w:pStyle w:val="Pucetiret"/>
      </w:pPr>
      <w:r>
        <w:t xml:space="preserve">le fort développement de l’activité colis-express, porté par l’explosion </w:t>
      </w:r>
      <w:r w:rsidRPr="002D5466">
        <w:t>du</w:t>
      </w:r>
      <w:r>
        <w:t xml:space="preserve"> e-commerce et par la poursuite d’une politique de croissance externe, qui a conduit GeoPost à accroître le recours à la sous-traitance</w:t>
      </w:r>
      <w:r>
        <w:rPr>
          <w:rStyle w:val="Appelnotedebasdep"/>
        </w:rPr>
        <w:footnoteReference w:id="30"/>
      </w:r>
      <w:r w:rsidR="005A1F16">
        <w:t xml:space="preserve"> </w:t>
      </w:r>
      <w:r>
        <w:t>;</w:t>
      </w:r>
    </w:p>
    <w:p w14:paraId="211BE00E" w14:textId="77777777" w:rsidR="00633116" w:rsidRDefault="00633116" w:rsidP="002D5466">
      <w:pPr>
        <w:pStyle w:val="Pucetiret"/>
      </w:pPr>
      <w:r>
        <w:t>la forte augmentation des immobilisations brutes, de 3,3 Md€ entre 2010 et 2015 (soit +</w:t>
      </w:r>
      <w:r w:rsidR="00F5002E">
        <w:t> </w:t>
      </w:r>
      <w:r>
        <w:t>24 %), qui conduit mécaniquement à une augmentation des amortissements. C’est un mouvement que les concurrents de La Poste ont connu également</w:t>
      </w:r>
      <w:r>
        <w:rPr>
          <w:rStyle w:val="Appelnotedebasdep"/>
        </w:rPr>
        <w:footnoteReference w:id="31"/>
      </w:r>
      <w:r>
        <w:t>.</w:t>
      </w:r>
    </w:p>
    <w:p w14:paraId="211BE00F" w14:textId="77777777" w:rsidR="00633116" w:rsidRDefault="00633116" w:rsidP="00633116">
      <w:r>
        <w:t xml:space="preserve">Quant à la stabilisation des charges de personnel, elle mérite d’être soulignée et s’inscrit en rupture par rapport aux périodes précédentes. Elle fait l’objet d’analyses approfondies </w:t>
      </w:r>
      <w:r w:rsidRPr="00F5002E">
        <w:rPr>
          <w:i/>
        </w:rPr>
        <w:t>infra</w:t>
      </w:r>
      <w:r>
        <w:t xml:space="preserve"> (C). </w:t>
      </w:r>
    </w:p>
    <w:p w14:paraId="211BE010" w14:textId="77777777" w:rsidR="00633116" w:rsidRDefault="00633116" w:rsidP="00633116">
      <w:r>
        <w:t>Le résultat d’exploitation augmente sensiblement au même rythme moyen annuel que les produits opérationnels (+</w:t>
      </w:r>
      <w:r w:rsidR="00F5002E">
        <w:t> </w:t>
      </w:r>
      <w:r>
        <w:t>2,2</w:t>
      </w:r>
      <w:r w:rsidR="00F5002E">
        <w:t> </w:t>
      </w:r>
      <w:r>
        <w:t>%), ce qui permet de stabiliser la marge d’exploitation</w:t>
      </w:r>
      <w:r>
        <w:rPr>
          <w:rStyle w:val="Appelnotedebasdep"/>
        </w:rPr>
        <w:footnoteReference w:id="32"/>
      </w:r>
      <w:r>
        <w:t xml:space="preserve"> à 3,8</w:t>
      </w:r>
      <w:r w:rsidR="00F5002E">
        <w:t> </w:t>
      </w:r>
      <w:r>
        <w:t xml:space="preserve">%. </w:t>
      </w:r>
    </w:p>
    <w:p w14:paraId="211BE011" w14:textId="188146E7" w:rsidR="00633116" w:rsidRDefault="00633116" w:rsidP="00633116">
      <w:r>
        <w:t xml:space="preserve">La Poste a donc plutôt bien résisté </w:t>
      </w:r>
      <w:r w:rsidR="006A5EE1">
        <w:t>au</w:t>
      </w:r>
      <w:r>
        <w:t xml:space="preserve"> contexte économique défavorable qu’elle a dû affronter. </w:t>
      </w:r>
      <w:r w:rsidR="006A5EE1">
        <w:t>Les résultats du premier semestre 2016 ont d’ailleurs confirmé cette tendance</w:t>
      </w:r>
      <w:r w:rsidR="006A5EE1">
        <w:rPr>
          <w:rStyle w:val="Appelnotedebasdep"/>
        </w:rPr>
        <w:footnoteReference w:id="33"/>
      </w:r>
      <w:r w:rsidR="006A5EE1">
        <w:t xml:space="preserve">. La </w:t>
      </w:r>
      <w:r>
        <w:t xml:space="preserve">marge d’exploitation </w:t>
      </w:r>
      <w:r w:rsidR="006A5EE1">
        <w:t>du groupe</w:t>
      </w:r>
      <w:r>
        <w:t xml:space="preserve"> est dans une position intermédiaire, meilleure que celle des postes italiennes ou britanniques, légèrement en deçà de celle de Deutsche Post mais plus de deux fois inférieure à celle de ses ho</w:t>
      </w:r>
      <w:r w:rsidR="0025661E">
        <w:t>mologues néerlandaise et suisse</w:t>
      </w:r>
      <w:r w:rsidR="006A5EE1">
        <w:t xml:space="preserve"> </w:t>
      </w:r>
      <w:r>
        <w:t>(</w:t>
      </w:r>
      <w:r w:rsidRPr="00633116">
        <w:t>cf.</w:t>
      </w:r>
      <w:r>
        <w:t xml:space="preserve"> annexe </w:t>
      </w:r>
      <w:r w:rsidR="00E74C8E">
        <w:t xml:space="preserve">n° </w:t>
      </w:r>
      <w:r>
        <w:t xml:space="preserve">7). </w:t>
      </w:r>
    </w:p>
    <w:p w14:paraId="211BE012" w14:textId="77777777" w:rsidR="00633116" w:rsidRPr="00633116" w:rsidRDefault="00633116" w:rsidP="00633116">
      <w:pPr>
        <w:pStyle w:val="Titre3"/>
      </w:pPr>
      <w:bookmarkStart w:id="465" w:name="_Toc454470047"/>
      <w:bookmarkStart w:id="466" w:name="_Toc454980026"/>
      <w:bookmarkStart w:id="467" w:name="_Toc454991169"/>
      <w:bookmarkStart w:id="468" w:name="_Toc454992530"/>
      <w:bookmarkStart w:id="469" w:name="_Toc455156510"/>
      <w:bookmarkStart w:id="470" w:name="_Toc455166064"/>
      <w:bookmarkStart w:id="471" w:name="_Toc455392751"/>
      <w:bookmarkStart w:id="472" w:name="_Toc455396639"/>
      <w:bookmarkStart w:id="473" w:name="_Toc455412861"/>
      <w:bookmarkStart w:id="474" w:name="_Toc455415258"/>
      <w:bookmarkStart w:id="475" w:name="_Toc455419803"/>
      <w:bookmarkStart w:id="476" w:name="_Toc455426740"/>
      <w:bookmarkStart w:id="477" w:name="_Toc455430574"/>
      <w:bookmarkStart w:id="478" w:name="_Toc455498586"/>
      <w:bookmarkStart w:id="479" w:name="_Toc455510370"/>
      <w:bookmarkStart w:id="480" w:name="_Toc455510647"/>
      <w:bookmarkStart w:id="481" w:name="_Toc455591487"/>
      <w:bookmarkStart w:id="482" w:name="_Toc456782802"/>
      <w:bookmarkStart w:id="483" w:name="_Toc456795804"/>
      <w:bookmarkStart w:id="484" w:name="_Toc456796848"/>
      <w:bookmarkStart w:id="485" w:name="_Toc456806082"/>
      <w:bookmarkStart w:id="486" w:name="_Toc456808106"/>
      <w:bookmarkStart w:id="487" w:name="_Toc456861919"/>
      <w:bookmarkStart w:id="488" w:name="_Toc456882069"/>
      <w:bookmarkStart w:id="489" w:name="_Toc456884641"/>
      <w:bookmarkStart w:id="490" w:name="_Toc456888061"/>
      <w:bookmarkStart w:id="491" w:name="_Toc456951164"/>
      <w:bookmarkStart w:id="492" w:name="_Toc456952291"/>
      <w:bookmarkStart w:id="493" w:name="_Toc456952505"/>
      <w:bookmarkStart w:id="494" w:name="_Toc456972062"/>
      <w:bookmarkStart w:id="495" w:name="_Toc457235292"/>
      <w:bookmarkStart w:id="496" w:name="_Toc457235789"/>
      <w:bookmarkStart w:id="497" w:name="_Toc457298330"/>
      <w:bookmarkStart w:id="498" w:name="_Toc457317754"/>
      <w:bookmarkStart w:id="499" w:name="_Toc462390570"/>
      <w:bookmarkStart w:id="500" w:name="_Toc462395034"/>
      <w:bookmarkStart w:id="501" w:name="_Toc462396714"/>
      <w:bookmarkStart w:id="502" w:name="_Toc462397621"/>
      <w:bookmarkStart w:id="503" w:name="_Toc462402610"/>
      <w:bookmarkStart w:id="504" w:name="_Toc462402667"/>
      <w:bookmarkStart w:id="505" w:name="_Toc463339520"/>
      <w:bookmarkStart w:id="506" w:name="_Toc463614035"/>
      <w:bookmarkStart w:id="507" w:name="_Toc468868307"/>
      <w:r>
        <w:t xml:space="preserve">Des </w:t>
      </w:r>
      <w:r w:rsidRPr="00633116">
        <w:t>relais de croissance qui ont bien fonctionné</w:t>
      </w:r>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14:paraId="211BE013" w14:textId="77777777" w:rsidR="00633116" w:rsidRPr="005E4F75" w:rsidRDefault="00633116" w:rsidP="00633116">
      <w:bookmarkStart w:id="508" w:name="_Toc455156511"/>
      <w:bookmarkStart w:id="509" w:name="_Toc455166065"/>
      <w:bookmarkStart w:id="510" w:name="_Toc455392752"/>
      <w:bookmarkStart w:id="511" w:name="_Toc455396640"/>
      <w:bookmarkStart w:id="512" w:name="_Toc455412862"/>
      <w:bookmarkStart w:id="513" w:name="_Toc455415259"/>
      <w:bookmarkStart w:id="514" w:name="_Toc455419804"/>
      <w:bookmarkStart w:id="515" w:name="_Toc455426741"/>
      <w:bookmarkStart w:id="516" w:name="_Toc455430575"/>
      <w:bookmarkStart w:id="517" w:name="_Toc455498587"/>
      <w:bookmarkStart w:id="518" w:name="_Toc455510371"/>
      <w:bookmarkStart w:id="519" w:name="_Toc455510648"/>
      <w:bookmarkStart w:id="520" w:name="_Toc455591488"/>
      <w:bookmarkStart w:id="521" w:name="_Toc456782803"/>
      <w:bookmarkStart w:id="522" w:name="_Toc456795805"/>
      <w:bookmarkStart w:id="523" w:name="_Toc456796849"/>
      <w:bookmarkStart w:id="524" w:name="_Toc456806083"/>
      <w:bookmarkStart w:id="525" w:name="_Toc456808107"/>
      <w:bookmarkStart w:id="526" w:name="_Toc456861920"/>
      <w:bookmarkStart w:id="527" w:name="_Toc456882070"/>
      <w:bookmarkStart w:id="528" w:name="_Toc456884642"/>
      <w:bookmarkStart w:id="529" w:name="_Toc456888062"/>
      <w:bookmarkStart w:id="530" w:name="_Toc456951165"/>
      <w:bookmarkStart w:id="531" w:name="_Toc456952292"/>
      <w:bookmarkStart w:id="532" w:name="_Toc456952506"/>
      <w:bookmarkStart w:id="533" w:name="_Toc456972063"/>
      <w:bookmarkStart w:id="534" w:name="_Toc457235293"/>
      <w:bookmarkStart w:id="535" w:name="_Toc457235790"/>
      <w:bookmarkStart w:id="536" w:name="_Toc457298331"/>
      <w:bookmarkStart w:id="537" w:name="_Toc457317755"/>
      <w:r>
        <w:t xml:space="preserve">La résistance des performances économiques de La Poste s’explique pour l’essentiel par les résultats de ses relais de croissance « historiques » que sont la banque et le colis. D’autres tentatives de diversification ont été engagées </w:t>
      </w:r>
      <w:r>
        <w:noBreakHyphen/>
        <w:t xml:space="preserve"> à l’image de La Poste Mobile</w:t>
      </w:r>
      <w:r>
        <w:rPr>
          <w:rStyle w:val="Appelnotedebasdep"/>
        </w:rPr>
        <w:footnoteReference w:id="34"/>
      </w:r>
      <w:r>
        <w:t xml:space="preserve"> </w:t>
      </w:r>
      <w:r>
        <w:noBreakHyphen/>
        <w:t xml:space="preserve"> mais demeurent plus faiblement contributrices. </w:t>
      </w:r>
    </w:p>
    <w:p w14:paraId="211BE014" w14:textId="757B0D9E" w:rsidR="00633116" w:rsidRPr="00633116" w:rsidRDefault="00633116" w:rsidP="00633116">
      <w:pPr>
        <w:pStyle w:val="Titre4"/>
      </w:pPr>
      <w:r w:rsidRPr="00A2667D">
        <w:t xml:space="preserve">La </w:t>
      </w:r>
      <w:r w:rsidRPr="00633116">
        <w:t xml:space="preserve">Banque Postale </w:t>
      </w:r>
      <w:r w:rsidR="006A5EE1">
        <w:t xml:space="preserve">a trouvé sa place </w:t>
      </w:r>
      <w:r w:rsidRPr="00633116">
        <w:t>dans le paysage bancaire français</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sidRPr="00633116">
        <w:t xml:space="preserve"> </w:t>
      </w:r>
    </w:p>
    <w:p w14:paraId="211BE015" w14:textId="77777777" w:rsidR="00633116" w:rsidRPr="00633116" w:rsidRDefault="00633116" w:rsidP="00633116">
      <w:r>
        <w:t>Le produit net bancaire de La Banque Postale (LBP) a augmenté en moyenne de 2,0 % par an depuis 2009. Cette performance est supérieure à celle de ses principaux concurrents</w:t>
      </w:r>
      <w:r>
        <w:rPr>
          <w:rStyle w:val="Appelnotedebasdep"/>
        </w:rPr>
        <w:footnoteReference w:id="35"/>
      </w:r>
      <w:r>
        <w:t xml:space="preserve"> mais résume une séquence de performances annuelles plus heurtées, étagées entre +</w:t>
      </w:r>
      <w:r w:rsidR="0025661E">
        <w:t> </w:t>
      </w:r>
      <w:r>
        <w:t>0,2 % et +</w:t>
      </w:r>
      <w:r w:rsidR="0025661E">
        <w:t> </w:t>
      </w:r>
      <w:r>
        <w:t>5,7 %.</w:t>
      </w:r>
    </w:p>
    <w:p w14:paraId="211BE016" w14:textId="732AF7C9" w:rsidR="00633116" w:rsidRDefault="00633116" w:rsidP="00633116">
      <w:r>
        <w:t>Le résultat d’exploitation (REX) de la banque a crû plus fortement que le produit net bancaire (+</w:t>
      </w:r>
      <w:r w:rsidR="0025661E">
        <w:t> </w:t>
      </w:r>
      <w:r>
        <w:t>5,7 % en moyenne depuis 2009), ce qui témoigne de la capacité du groupe à croître tout en renforçant sa rentabilité. La rentabilité des capitaux propres de LBP</w:t>
      </w:r>
      <w:r>
        <w:rPr>
          <w:rStyle w:val="Appelnotedebasdep"/>
        </w:rPr>
        <w:footnoteReference w:id="36"/>
      </w:r>
      <w:r>
        <w:t xml:space="preserve"> est ainsi supérieure à la moyenne du secteur.</w:t>
      </w:r>
    </w:p>
    <w:p w14:paraId="729CCDBE" w14:textId="77777777" w:rsidR="00AE33EA" w:rsidRDefault="00AE33EA" w:rsidP="00633116">
      <w:r>
        <w:br w:type="page"/>
      </w:r>
    </w:p>
    <w:p w14:paraId="211BE018" w14:textId="77777777" w:rsidR="00633116" w:rsidRPr="00633116" w:rsidRDefault="00633116" w:rsidP="0025661E">
      <w:pPr>
        <w:pStyle w:val="Titretableau"/>
        <w:spacing w:before="360" w:after="120"/>
      </w:pPr>
      <w:r>
        <w:t>é</w:t>
      </w:r>
      <w:r w:rsidRPr="00633116">
        <w:t>volution des soldes intermédiaires de gestion consolidés de La Banque Postale</w:t>
      </w:r>
    </w:p>
    <w:tbl>
      <w:tblPr>
        <w:tblStyle w:val="TABLEAURAPPORTPUBLICTHMATIQUE"/>
        <w:tblW w:w="7086" w:type="dxa"/>
        <w:jc w:val="center"/>
        <w:tblInd w:w="0" w:type="dxa"/>
        <w:tblLayout w:type="fixed"/>
        <w:tblLook w:val="04A0" w:firstRow="1" w:lastRow="0" w:firstColumn="1" w:lastColumn="0" w:noHBand="0" w:noVBand="1"/>
      </w:tblPr>
      <w:tblGrid>
        <w:gridCol w:w="1998"/>
        <w:gridCol w:w="848"/>
        <w:gridCol w:w="848"/>
        <w:gridCol w:w="848"/>
        <w:gridCol w:w="848"/>
        <w:gridCol w:w="848"/>
        <w:gridCol w:w="848"/>
      </w:tblGrid>
      <w:tr w:rsidR="00633116" w:rsidRPr="0025661E" w14:paraId="211BE020" w14:textId="77777777" w:rsidTr="001D75F2">
        <w:trPr>
          <w:cnfStyle w:val="100000000000" w:firstRow="1" w:lastRow="0" w:firstColumn="0" w:lastColumn="0" w:oddVBand="0" w:evenVBand="0" w:oddHBand="0" w:evenHBand="0" w:firstRowFirstColumn="0" w:firstRowLastColumn="0" w:lastRowFirstColumn="0" w:lastRowLastColumn="0"/>
          <w:trHeight w:val="238"/>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211BE019" w14:textId="77777777" w:rsidR="00633116" w:rsidRPr="0025661E" w:rsidRDefault="00633116" w:rsidP="0025661E">
            <w:pPr>
              <w:pStyle w:val="TableauSchmaOrganigrammecentr"/>
              <w:spacing w:before="20" w:after="20"/>
            </w:pPr>
          </w:p>
        </w:tc>
        <w:tc>
          <w:tcPr>
            <w:tcW w:w="848" w:type="dxa"/>
            <w:hideMark/>
          </w:tcPr>
          <w:p w14:paraId="211BE01A" w14:textId="77777777" w:rsidR="00633116" w:rsidRPr="0025661E" w:rsidRDefault="00633116" w:rsidP="0025661E">
            <w:pPr>
              <w:pStyle w:val="TableauSchmaOrganigrammecentr"/>
              <w:spacing w:before="20" w:after="20"/>
              <w:cnfStyle w:val="100000000000" w:firstRow="1" w:lastRow="0" w:firstColumn="0" w:lastColumn="0" w:oddVBand="0" w:evenVBand="0" w:oddHBand="0" w:evenHBand="0" w:firstRowFirstColumn="0" w:firstRowLastColumn="0" w:lastRowFirstColumn="0" w:lastRowLastColumn="0"/>
            </w:pPr>
            <w:r w:rsidRPr="0025661E">
              <w:t>2010</w:t>
            </w:r>
          </w:p>
        </w:tc>
        <w:tc>
          <w:tcPr>
            <w:tcW w:w="848" w:type="dxa"/>
            <w:hideMark/>
          </w:tcPr>
          <w:p w14:paraId="211BE01B" w14:textId="77777777" w:rsidR="00633116" w:rsidRPr="0025661E" w:rsidRDefault="00633116" w:rsidP="0025661E">
            <w:pPr>
              <w:pStyle w:val="TableauSchmaOrganigrammecentr"/>
              <w:spacing w:before="20" w:after="20"/>
              <w:cnfStyle w:val="100000000000" w:firstRow="1" w:lastRow="0" w:firstColumn="0" w:lastColumn="0" w:oddVBand="0" w:evenVBand="0" w:oddHBand="0" w:evenHBand="0" w:firstRowFirstColumn="0" w:firstRowLastColumn="0" w:lastRowFirstColumn="0" w:lastRowLastColumn="0"/>
            </w:pPr>
            <w:r w:rsidRPr="0025661E">
              <w:t>2011</w:t>
            </w:r>
          </w:p>
        </w:tc>
        <w:tc>
          <w:tcPr>
            <w:tcW w:w="848" w:type="dxa"/>
            <w:hideMark/>
          </w:tcPr>
          <w:p w14:paraId="211BE01C" w14:textId="77777777" w:rsidR="00633116" w:rsidRPr="0025661E" w:rsidRDefault="00633116" w:rsidP="0025661E">
            <w:pPr>
              <w:pStyle w:val="TableauSchmaOrganigrammecentr"/>
              <w:spacing w:before="20" w:after="20"/>
              <w:cnfStyle w:val="100000000000" w:firstRow="1" w:lastRow="0" w:firstColumn="0" w:lastColumn="0" w:oddVBand="0" w:evenVBand="0" w:oddHBand="0" w:evenHBand="0" w:firstRowFirstColumn="0" w:firstRowLastColumn="0" w:lastRowFirstColumn="0" w:lastRowLastColumn="0"/>
            </w:pPr>
            <w:r w:rsidRPr="0025661E">
              <w:t>2012</w:t>
            </w:r>
          </w:p>
        </w:tc>
        <w:tc>
          <w:tcPr>
            <w:tcW w:w="848" w:type="dxa"/>
            <w:hideMark/>
          </w:tcPr>
          <w:p w14:paraId="211BE01D" w14:textId="77777777" w:rsidR="00633116" w:rsidRPr="0025661E" w:rsidRDefault="00633116" w:rsidP="0025661E">
            <w:pPr>
              <w:pStyle w:val="TableauSchmaOrganigrammecentr"/>
              <w:spacing w:before="20" w:after="20"/>
              <w:cnfStyle w:val="100000000000" w:firstRow="1" w:lastRow="0" w:firstColumn="0" w:lastColumn="0" w:oddVBand="0" w:evenVBand="0" w:oddHBand="0" w:evenHBand="0" w:firstRowFirstColumn="0" w:firstRowLastColumn="0" w:lastRowFirstColumn="0" w:lastRowLastColumn="0"/>
            </w:pPr>
            <w:r w:rsidRPr="0025661E">
              <w:t>2013</w:t>
            </w:r>
          </w:p>
        </w:tc>
        <w:tc>
          <w:tcPr>
            <w:tcW w:w="848" w:type="dxa"/>
            <w:hideMark/>
          </w:tcPr>
          <w:p w14:paraId="211BE01E" w14:textId="77777777" w:rsidR="00633116" w:rsidRPr="0025661E" w:rsidRDefault="00633116" w:rsidP="0025661E">
            <w:pPr>
              <w:pStyle w:val="TableauSchmaOrganigrammecentr"/>
              <w:spacing w:before="20" w:after="20"/>
              <w:cnfStyle w:val="100000000000" w:firstRow="1" w:lastRow="0" w:firstColumn="0" w:lastColumn="0" w:oddVBand="0" w:evenVBand="0" w:oddHBand="0" w:evenHBand="0" w:firstRowFirstColumn="0" w:firstRowLastColumn="0" w:lastRowFirstColumn="0" w:lastRowLastColumn="0"/>
            </w:pPr>
            <w:r w:rsidRPr="0025661E">
              <w:t>2014</w:t>
            </w:r>
          </w:p>
        </w:tc>
        <w:tc>
          <w:tcPr>
            <w:tcW w:w="848" w:type="dxa"/>
            <w:hideMark/>
          </w:tcPr>
          <w:p w14:paraId="211BE01F" w14:textId="77777777" w:rsidR="00633116" w:rsidRPr="0025661E" w:rsidRDefault="00633116" w:rsidP="0025661E">
            <w:pPr>
              <w:pStyle w:val="TableauSchmaOrganigrammecentr"/>
              <w:spacing w:before="20" w:after="20"/>
              <w:cnfStyle w:val="100000000000" w:firstRow="1" w:lastRow="0" w:firstColumn="0" w:lastColumn="0" w:oddVBand="0" w:evenVBand="0" w:oddHBand="0" w:evenHBand="0" w:firstRowFirstColumn="0" w:firstRowLastColumn="0" w:lastRowFirstColumn="0" w:lastRowLastColumn="0"/>
            </w:pPr>
            <w:r w:rsidRPr="0025661E">
              <w:t>2015</w:t>
            </w:r>
          </w:p>
        </w:tc>
      </w:tr>
      <w:tr w:rsidR="00633116" w:rsidRPr="0025661E" w14:paraId="211BE028" w14:textId="77777777" w:rsidTr="001D75F2">
        <w:trPr>
          <w:trHeight w:val="222"/>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211BE021" w14:textId="77777777" w:rsidR="00633116" w:rsidRPr="0025661E" w:rsidRDefault="00633116" w:rsidP="0025661E">
            <w:pPr>
              <w:pStyle w:val="TableauSchmaOrganigrammealignementgauche"/>
              <w:spacing w:before="20" w:after="20"/>
              <w:rPr>
                <w:b/>
                <w:i w:val="0"/>
              </w:rPr>
            </w:pPr>
            <w:r w:rsidRPr="0025661E">
              <w:rPr>
                <w:b/>
                <w:i w:val="0"/>
              </w:rPr>
              <w:t>Produit net bancaire</w:t>
            </w:r>
          </w:p>
        </w:tc>
        <w:tc>
          <w:tcPr>
            <w:tcW w:w="848" w:type="dxa"/>
            <w:hideMark/>
          </w:tcPr>
          <w:p w14:paraId="211BE022"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5 215</w:t>
            </w:r>
          </w:p>
        </w:tc>
        <w:tc>
          <w:tcPr>
            <w:tcW w:w="848" w:type="dxa"/>
            <w:hideMark/>
          </w:tcPr>
          <w:p w14:paraId="211BE023"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5 230</w:t>
            </w:r>
          </w:p>
        </w:tc>
        <w:tc>
          <w:tcPr>
            <w:tcW w:w="848" w:type="dxa"/>
            <w:hideMark/>
          </w:tcPr>
          <w:p w14:paraId="211BE024"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5 241</w:t>
            </w:r>
          </w:p>
        </w:tc>
        <w:tc>
          <w:tcPr>
            <w:tcW w:w="848" w:type="dxa"/>
            <w:hideMark/>
          </w:tcPr>
          <w:p w14:paraId="211BE025"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5 539</w:t>
            </w:r>
          </w:p>
        </w:tc>
        <w:tc>
          <w:tcPr>
            <w:tcW w:w="848" w:type="dxa"/>
            <w:hideMark/>
          </w:tcPr>
          <w:p w14:paraId="211BE026"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5 673</w:t>
            </w:r>
          </w:p>
        </w:tc>
        <w:tc>
          <w:tcPr>
            <w:tcW w:w="848" w:type="dxa"/>
            <w:hideMark/>
          </w:tcPr>
          <w:p w14:paraId="211BE027"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5 745</w:t>
            </w:r>
          </w:p>
        </w:tc>
      </w:tr>
      <w:tr w:rsidR="00633116" w:rsidRPr="002D5466" w14:paraId="211BE030" w14:textId="77777777" w:rsidTr="001D75F2">
        <w:trPr>
          <w:trHeight w:val="222"/>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211BE029" w14:textId="77777777" w:rsidR="00633116" w:rsidRPr="0025661E" w:rsidRDefault="00633116" w:rsidP="0025661E">
            <w:pPr>
              <w:pStyle w:val="TableauSchmaOrganigrammealignementgauche"/>
              <w:spacing w:before="20" w:after="20"/>
              <w:rPr>
                <w:i w:val="0"/>
              </w:rPr>
            </w:pPr>
            <w:r w:rsidRPr="0025661E">
              <w:rPr>
                <w:i w:val="0"/>
              </w:rPr>
              <w:t>Frais de gestion</w:t>
            </w:r>
          </w:p>
        </w:tc>
        <w:tc>
          <w:tcPr>
            <w:tcW w:w="848" w:type="dxa"/>
            <w:hideMark/>
          </w:tcPr>
          <w:p w14:paraId="211BE02A"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4 436</w:t>
            </w:r>
          </w:p>
        </w:tc>
        <w:tc>
          <w:tcPr>
            <w:tcW w:w="848" w:type="dxa"/>
            <w:hideMark/>
          </w:tcPr>
          <w:p w14:paraId="211BE02B"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4 522</w:t>
            </w:r>
          </w:p>
        </w:tc>
        <w:tc>
          <w:tcPr>
            <w:tcW w:w="848" w:type="dxa"/>
            <w:hideMark/>
          </w:tcPr>
          <w:p w14:paraId="211BE02C"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4 486</w:t>
            </w:r>
          </w:p>
        </w:tc>
        <w:tc>
          <w:tcPr>
            <w:tcW w:w="848" w:type="dxa"/>
            <w:hideMark/>
          </w:tcPr>
          <w:p w14:paraId="211BE02D"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4 685</w:t>
            </w:r>
          </w:p>
        </w:tc>
        <w:tc>
          <w:tcPr>
            <w:tcW w:w="848" w:type="dxa"/>
            <w:hideMark/>
          </w:tcPr>
          <w:p w14:paraId="211BE02E"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4 672</w:t>
            </w:r>
          </w:p>
        </w:tc>
        <w:tc>
          <w:tcPr>
            <w:tcW w:w="848" w:type="dxa"/>
          </w:tcPr>
          <w:p w14:paraId="211BE02F"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4 693</w:t>
            </w:r>
          </w:p>
        </w:tc>
      </w:tr>
      <w:tr w:rsidR="00633116" w:rsidRPr="002D5466" w14:paraId="211BE040" w14:textId="77777777" w:rsidTr="001D75F2">
        <w:trPr>
          <w:trHeight w:val="222"/>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211BE039" w14:textId="77777777" w:rsidR="00633116" w:rsidRPr="0025661E" w:rsidRDefault="00633116" w:rsidP="0025661E">
            <w:pPr>
              <w:pStyle w:val="TableauSchmaOrganigrammealignementgauche"/>
              <w:spacing w:before="20" w:after="20"/>
              <w:rPr>
                <w:i w:val="0"/>
              </w:rPr>
            </w:pPr>
            <w:r w:rsidRPr="0025661E">
              <w:rPr>
                <w:i w:val="0"/>
              </w:rPr>
              <w:t>Coût du risque</w:t>
            </w:r>
          </w:p>
        </w:tc>
        <w:tc>
          <w:tcPr>
            <w:tcW w:w="848" w:type="dxa"/>
            <w:hideMark/>
          </w:tcPr>
          <w:p w14:paraId="211BE03A"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60</w:t>
            </w:r>
          </w:p>
        </w:tc>
        <w:tc>
          <w:tcPr>
            <w:tcW w:w="848" w:type="dxa"/>
            <w:hideMark/>
          </w:tcPr>
          <w:p w14:paraId="211BE03B"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318</w:t>
            </w:r>
          </w:p>
        </w:tc>
        <w:tc>
          <w:tcPr>
            <w:tcW w:w="848" w:type="dxa"/>
            <w:hideMark/>
          </w:tcPr>
          <w:p w14:paraId="211BE03C"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152</w:t>
            </w:r>
          </w:p>
        </w:tc>
        <w:tc>
          <w:tcPr>
            <w:tcW w:w="848" w:type="dxa"/>
            <w:hideMark/>
          </w:tcPr>
          <w:p w14:paraId="211BE03D"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154</w:t>
            </w:r>
          </w:p>
        </w:tc>
        <w:tc>
          <w:tcPr>
            <w:tcW w:w="848" w:type="dxa"/>
            <w:hideMark/>
          </w:tcPr>
          <w:p w14:paraId="211BE03E"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163</w:t>
            </w:r>
          </w:p>
        </w:tc>
        <w:tc>
          <w:tcPr>
            <w:tcW w:w="848" w:type="dxa"/>
          </w:tcPr>
          <w:p w14:paraId="211BE03F"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181</w:t>
            </w:r>
          </w:p>
        </w:tc>
      </w:tr>
      <w:tr w:rsidR="00633116" w:rsidRPr="0025661E" w14:paraId="211BE048" w14:textId="77777777" w:rsidTr="001D75F2">
        <w:trPr>
          <w:trHeight w:val="222"/>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211BE041" w14:textId="77777777" w:rsidR="00633116" w:rsidRPr="0025661E" w:rsidRDefault="00633116" w:rsidP="0025661E">
            <w:pPr>
              <w:pStyle w:val="TableauSchmaOrganigrammealignementgauche"/>
              <w:spacing w:before="20" w:after="20"/>
              <w:rPr>
                <w:b/>
                <w:i w:val="0"/>
              </w:rPr>
            </w:pPr>
            <w:r w:rsidRPr="0025661E">
              <w:rPr>
                <w:b/>
                <w:i w:val="0"/>
              </w:rPr>
              <w:t>REX</w:t>
            </w:r>
          </w:p>
        </w:tc>
        <w:tc>
          <w:tcPr>
            <w:tcW w:w="848" w:type="dxa"/>
            <w:hideMark/>
          </w:tcPr>
          <w:p w14:paraId="211BE042"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719</w:t>
            </w:r>
          </w:p>
        </w:tc>
        <w:tc>
          <w:tcPr>
            <w:tcW w:w="848" w:type="dxa"/>
            <w:hideMark/>
          </w:tcPr>
          <w:p w14:paraId="211BE043"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390</w:t>
            </w:r>
          </w:p>
        </w:tc>
        <w:tc>
          <w:tcPr>
            <w:tcW w:w="848" w:type="dxa"/>
            <w:hideMark/>
          </w:tcPr>
          <w:p w14:paraId="211BE044"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603</w:t>
            </w:r>
          </w:p>
        </w:tc>
        <w:tc>
          <w:tcPr>
            <w:tcW w:w="848" w:type="dxa"/>
            <w:hideMark/>
          </w:tcPr>
          <w:p w14:paraId="211BE045"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700</w:t>
            </w:r>
          </w:p>
        </w:tc>
        <w:tc>
          <w:tcPr>
            <w:tcW w:w="848" w:type="dxa"/>
            <w:hideMark/>
          </w:tcPr>
          <w:p w14:paraId="211BE046"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838</w:t>
            </w:r>
          </w:p>
        </w:tc>
        <w:tc>
          <w:tcPr>
            <w:tcW w:w="848" w:type="dxa"/>
          </w:tcPr>
          <w:p w14:paraId="211BE047"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871</w:t>
            </w:r>
          </w:p>
        </w:tc>
      </w:tr>
      <w:tr w:rsidR="00633116" w:rsidRPr="0025661E" w14:paraId="211BE050" w14:textId="77777777" w:rsidTr="001D75F2">
        <w:trPr>
          <w:trHeight w:val="318"/>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211BE049" w14:textId="77777777" w:rsidR="00633116" w:rsidRPr="0025661E" w:rsidRDefault="00633116" w:rsidP="0025661E">
            <w:pPr>
              <w:pStyle w:val="TableauSchmaOrganigrammealignementgauche"/>
              <w:spacing w:before="20" w:after="20"/>
              <w:rPr>
                <w:i w:val="0"/>
              </w:rPr>
            </w:pPr>
            <w:r w:rsidRPr="0025661E">
              <w:rPr>
                <w:i w:val="0"/>
              </w:rPr>
              <w:t>Quote-part CNP</w:t>
            </w:r>
          </w:p>
        </w:tc>
        <w:tc>
          <w:tcPr>
            <w:tcW w:w="848" w:type="dxa"/>
            <w:hideMark/>
          </w:tcPr>
          <w:p w14:paraId="211BE04A"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195</w:t>
            </w:r>
          </w:p>
        </w:tc>
        <w:tc>
          <w:tcPr>
            <w:tcW w:w="848" w:type="dxa"/>
            <w:hideMark/>
          </w:tcPr>
          <w:p w14:paraId="211BE04B"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160</w:t>
            </w:r>
          </w:p>
        </w:tc>
        <w:tc>
          <w:tcPr>
            <w:tcW w:w="848" w:type="dxa"/>
            <w:hideMark/>
          </w:tcPr>
          <w:p w14:paraId="211BE04C"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176</w:t>
            </w:r>
          </w:p>
        </w:tc>
        <w:tc>
          <w:tcPr>
            <w:tcW w:w="848" w:type="dxa"/>
            <w:hideMark/>
          </w:tcPr>
          <w:p w14:paraId="211BE04D"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200</w:t>
            </w:r>
          </w:p>
        </w:tc>
        <w:tc>
          <w:tcPr>
            <w:tcW w:w="848" w:type="dxa"/>
            <w:hideMark/>
          </w:tcPr>
          <w:p w14:paraId="211BE04E"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199</w:t>
            </w:r>
          </w:p>
        </w:tc>
        <w:tc>
          <w:tcPr>
            <w:tcW w:w="848" w:type="dxa"/>
          </w:tcPr>
          <w:p w14:paraId="211BE04F"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pPr>
            <w:r w:rsidRPr="0025661E">
              <w:t>207</w:t>
            </w:r>
          </w:p>
        </w:tc>
      </w:tr>
      <w:tr w:rsidR="00633116" w:rsidRPr="0025661E" w14:paraId="211BE058" w14:textId="77777777" w:rsidTr="001D75F2">
        <w:trPr>
          <w:trHeight w:val="222"/>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211BE051" w14:textId="77777777" w:rsidR="00633116" w:rsidRPr="0025661E" w:rsidRDefault="00633116" w:rsidP="0025661E">
            <w:pPr>
              <w:pStyle w:val="TableauSchmaOrganigrammealignementgauche"/>
              <w:spacing w:before="20" w:after="20"/>
              <w:rPr>
                <w:b/>
                <w:i w:val="0"/>
              </w:rPr>
            </w:pPr>
            <w:r w:rsidRPr="0025661E">
              <w:rPr>
                <w:b/>
                <w:i w:val="0"/>
              </w:rPr>
              <w:t>Résultat avant impôt</w:t>
            </w:r>
          </w:p>
        </w:tc>
        <w:tc>
          <w:tcPr>
            <w:tcW w:w="848" w:type="dxa"/>
            <w:hideMark/>
          </w:tcPr>
          <w:p w14:paraId="211BE052"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917</w:t>
            </w:r>
          </w:p>
        </w:tc>
        <w:tc>
          <w:tcPr>
            <w:tcW w:w="848" w:type="dxa"/>
            <w:hideMark/>
          </w:tcPr>
          <w:p w14:paraId="211BE053"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545</w:t>
            </w:r>
          </w:p>
        </w:tc>
        <w:tc>
          <w:tcPr>
            <w:tcW w:w="848" w:type="dxa"/>
            <w:hideMark/>
          </w:tcPr>
          <w:p w14:paraId="211BE054"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792</w:t>
            </w:r>
          </w:p>
        </w:tc>
        <w:tc>
          <w:tcPr>
            <w:tcW w:w="848" w:type="dxa"/>
            <w:hideMark/>
          </w:tcPr>
          <w:p w14:paraId="211BE055"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909</w:t>
            </w:r>
          </w:p>
        </w:tc>
        <w:tc>
          <w:tcPr>
            <w:tcW w:w="848" w:type="dxa"/>
            <w:hideMark/>
          </w:tcPr>
          <w:p w14:paraId="211BE056"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1 036</w:t>
            </w:r>
          </w:p>
        </w:tc>
        <w:tc>
          <w:tcPr>
            <w:tcW w:w="848" w:type="dxa"/>
          </w:tcPr>
          <w:p w14:paraId="211BE057"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1094</w:t>
            </w:r>
          </w:p>
        </w:tc>
      </w:tr>
      <w:tr w:rsidR="00633116" w:rsidRPr="0025661E" w14:paraId="211BE060" w14:textId="77777777" w:rsidTr="001D75F2">
        <w:trPr>
          <w:trHeight w:val="222"/>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211BE059" w14:textId="77777777" w:rsidR="00633116" w:rsidRPr="0025661E" w:rsidRDefault="00633116" w:rsidP="0025661E">
            <w:pPr>
              <w:pStyle w:val="TableauSchmaOrganigrammealignementgauche"/>
              <w:spacing w:before="20" w:after="20"/>
              <w:rPr>
                <w:b/>
                <w:i w:val="0"/>
              </w:rPr>
            </w:pPr>
            <w:r w:rsidRPr="0025661E">
              <w:rPr>
                <w:b/>
                <w:i w:val="0"/>
              </w:rPr>
              <w:t>Résultat net</w:t>
            </w:r>
          </w:p>
        </w:tc>
        <w:tc>
          <w:tcPr>
            <w:tcW w:w="848" w:type="dxa"/>
            <w:hideMark/>
          </w:tcPr>
          <w:p w14:paraId="211BE05A"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651</w:t>
            </w:r>
          </w:p>
        </w:tc>
        <w:tc>
          <w:tcPr>
            <w:tcW w:w="848" w:type="dxa"/>
            <w:hideMark/>
          </w:tcPr>
          <w:p w14:paraId="211BE05B"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412</w:t>
            </w:r>
          </w:p>
        </w:tc>
        <w:tc>
          <w:tcPr>
            <w:tcW w:w="848" w:type="dxa"/>
            <w:hideMark/>
          </w:tcPr>
          <w:p w14:paraId="211BE05C"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574</w:t>
            </w:r>
          </w:p>
        </w:tc>
        <w:tc>
          <w:tcPr>
            <w:tcW w:w="848" w:type="dxa"/>
            <w:hideMark/>
          </w:tcPr>
          <w:p w14:paraId="211BE05D"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579</w:t>
            </w:r>
          </w:p>
        </w:tc>
        <w:tc>
          <w:tcPr>
            <w:tcW w:w="848" w:type="dxa"/>
            <w:hideMark/>
          </w:tcPr>
          <w:p w14:paraId="211BE05E"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677</w:t>
            </w:r>
          </w:p>
        </w:tc>
        <w:tc>
          <w:tcPr>
            <w:tcW w:w="848" w:type="dxa"/>
          </w:tcPr>
          <w:p w14:paraId="211BE05F" w14:textId="77777777" w:rsidR="00633116" w:rsidRPr="0025661E" w:rsidRDefault="00633116" w:rsidP="0025661E">
            <w:pPr>
              <w:pStyle w:val="TableauSchmaOrganigrammecentr"/>
              <w:spacing w:before="20" w:after="20"/>
              <w:cnfStyle w:val="000000000000" w:firstRow="0" w:lastRow="0" w:firstColumn="0" w:lastColumn="0" w:oddVBand="0" w:evenVBand="0" w:oddHBand="0" w:evenHBand="0" w:firstRowFirstColumn="0" w:firstRowLastColumn="0" w:lastRowFirstColumn="0" w:lastRowLastColumn="0"/>
              <w:rPr>
                <w:b/>
              </w:rPr>
            </w:pPr>
            <w:r w:rsidRPr="0025661E">
              <w:rPr>
                <w:b/>
              </w:rPr>
              <w:t>707</w:t>
            </w:r>
          </w:p>
        </w:tc>
      </w:tr>
    </w:tbl>
    <w:p w14:paraId="211BE061" w14:textId="77777777" w:rsidR="00633116" w:rsidRPr="00633116" w:rsidRDefault="00633116" w:rsidP="00633116">
      <w:pPr>
        <w:pStyle w:val="TexteSource"/>
      </w:pPr>
      <w:r w:rsidRPr="00633116">
        <w:t xml:space="preserve">Source : documents de référence de LBP </w:t>
      </w:r>
    </w:p>
    <w:p w14:paraId="46847D5C" w14:textId="374672C0" w:rsidR="0067377A" w:rsidRPr="0067377A" w:rsidRDefault="0067377A" w:rsidP="0067377A">
      <w:r w:rsidRPr="0067377A">
        <w:t xml:space="preserve">Les bonnes performances enregistrées par LBP s’expliquent par </w:t>
      </w:r>
      <w:r w:rsidR="00CE3A5A">
        <w:t>sa structure de bilan atypique, caractérisée par une abondance de liquidités</w:t>
      </w:r>
      <w:r w:rsidR="00CE3A5A">
        <w:rPr>
          <w:rStyle w:val="Appelnotedebasdep"/>
        </w:rPr>
        <w:footnoteReference w:id="37"/>
      </w:r>
      <w:r w:rsidR="00CE3A5A">
        <w:t xml:space="preserve"> qui l’ont aidé à résister à la crise financière. </w:t>
      </w:r>
      <w:r w:rsidRPr="0067377A">
        <w:t>LBP a su également faire valoir plusieurs particularités, qui participent d’un positionnement stratégique et marketing de différenciation : un réseau de proximité sans équivalent, un ancrage dans le secteur public qui reste un gage de confiance, le choix de la simplicité et de la transparence des produits, et enfin une tarification compétitive</w:t>
      </w:r>
      <w:r w:rsidRPr="0067377A">
        <w:rPr>
          <w:rStyle w:val="Appelnotedebasdep"/>
        </w:rPr>
        <w:footnoteReference w:id="38"/>
      </w:r>
      <w:r w:rsidRPr="0067377A">
        <w:t xml:space="preserve">. </w:t>
      </w:r>
    </w:p>
    <w:p w14:paraId="63CA1E3E" w14:textId="2914FF6A" w:rsidR="0067377A" w:rsidRPr="0067377A" w:rsidRDefault="0067377A" w:rsidP="0067377A">
      <w:r w:rsidRPr="0067377A">
        <w:t>Le nombre de clients actifs</w:t>
      </w:r>
      <w:r w:rsidRPr="0067377A">
        <w:rPr>
          <w:rStyle w:val="Appelnotedebasdep"/>
        </w:rPr>
        <w:footnoteReference w:id="39"/>
      </w:r>
      <w:r w:rsidRPr="0067377A">
        <w:t xml:space="preserve"> a progressé régulièrement, pour atteindre 10,8 millions en 2015. Surtout, l’encours de prêts et créances sur la clientèle a plus que doublé entre fin 2009 et fin 2015, passant de 33,1 Md€ à 73,6 Md€. Cette croissance est due, pour les deux tiers, à la croissance des encours de prêts immobiliers qui sont passés de 32,0 à 54,2 Md€, ce qui représente une croissance significative bien qu’inférieure à celle observée entre 2006 et 2009. En revanche, LBP n’est pas parvenu, à ce stade, à stabiliser sa part de marché dans les segments du dépôt et de l’épargne, qui constituent pourtant le meilleur gage de rentabilité et de viabilité à long terme. En particulier, LBP n’est pas vraiment parvenue à renouveler sa clientèle dont l’âge moyen reste élevé, alors qu’elle ne dispose plus de l’atout que représentait son statut privilégié dans la distribution du livret A.</w:t>
      </w:r>
    </w:p>
    <w:p w14:paraId="5BF718F9" w14:textId="399CCC5F" w:rsidR="0067377A" w:rsidRPr="0067377A" w:rsidRDefault="0067377A" w:rsidP="0067377A">
      <w:r w:rsidRPr="0067377A">
        <w:t xml:space="preserve">La croissance du résultat a surtout été </w:t>
      </w:r>
      <w:r w:rsidR="0074363F">
        <w:t>entraînée</w:t>
      </w:r>
      <w:r w:rsidR="0074363F" w:rsidRPr="0067377A">
        <w:t xml:space="preserve"> </w:t>
      </w:r>
      <w:r w:rsidRPr="0067377A">
        <w:t xml:space="preserve">par </w:t>
      </w:r>
      <w:r w:rsidR="00CE3A5A">
        <w:t xml:space="preserve">l’extension progressive de la gamme de produits, </w:t>
      </w:r>
      <w:r w:rsidRPr="0067377A">
        <w:t>développée selon un modèle original.</w:t>
      </w:r>
    </w:p>
    <w:p w14:paraId="211BE065" w14:textId="77777777" w:rsidR="00633116" w:rsidRDefault="00633116" w:rsidP="00633116">
      <w:r>
        <w:t>LBP a en effet cherché à offrir de nouveaux produits à ses clients sans procéder à des acquisitions de taille significative, préférant le recours à des partenariats structurés sous la forme de co-entreprises dans lesquelles LBP est l’actionnaire majoritaire du fait de la valorisation de ses apports en nature (valorisation du réseau des bureaux de poste) ; le partenaire, minoritaire, apporte du numéraire, du savoir-faire sur la gamme de produits concernés, ainsi que des outils informatiques et statistiques. L’ensemble des activités de diversification portées par</w:t>
      </w:r>
      <w:r w:rsidRPr="00A7346E">
        <w:t xml:space="preserve"> </w:t>
      </w:r>
      <w:r>
        <w:t xml:space="preserve">les filiales de LBP représente aujourd’hui près du quart du REX de la banque alors que leur contribution était négligeable en 2009. </w:t>
      </w:r>
    </w:p>
    <w:p w14:paraId="211BE066" w14:textId="77777777" w:rsidR="00633116" w:rsidRDefault="00633116" w:rsidP="00633116">
      <w:r>
        <w:t>Parmi celles-ci, l</w:t>
      </w:r>
      <w:r w:rsidRPr="003E5024">
        <w:t xml:space="preserve">e crédit à la consommation </w:t>
      </w:r>
      <w:r>
        <w:t>joue un rôle central. L</w:t>
      </w:r>
      <w:r w:rsidRPr="003E5024">
        <w:t>ancé</w:t>
      </w:r>
      <w:r>
        <w:t xml:space="preserve"> en mars 2010 en partenariat avec la Société générale, il contribue positivement à la rentabilité de la LBP avec un résultat d’exploitation de 73 M€ en 2015 et une rentabilité</w:t>
      </w:r>
      <w:r>
        <w:rPr>
          <w:rStyle w:val="Appelnotedebasdep"/>
        </w:rPr>
        <w:footnoteReference w:id="40"/>
      </w:r>
      <w:r>
        <w:t xml:space="preserve"> deux fois supérieure à celle du groupe.</w:t>
      </w:r>
      <w:r w:rsidRPr="006006EB">
        <w:t xml:space="preserve"> </w:t>
      </w:r>
      <w:r>
        <w:t>Les résultats du partenariat avec Groupama dans le domaine de l’assurance</w:t>
      </w:r>
      <w:r w:rsidR="0025661E">
        <w:t>-</w:t>
      </w:r>
      <w:r>
        <w:t>dommage sont en revanche bien plus mitigés</w:t>
      </w:r>
      <w:r>
        <w:rPr>
          <w:rStyle w:val="Appelnotedebasdep"/>
        </w:rPr>
        <w:footnoteReference w:id="41"/>
      </w:r>
      <w:r>
        <w:t>.</w:t>
      </w:r>
    </w:p>
    <w:p w14:paraId="211BE067" w14:textId="77DBFD08" w:rsidR="00633116" w:rsidRDefault="00633116" w:rsidP="00633116">
      <w:r>
        <w:t>De son côté, l</w:t>
      </w:r>
      <w:r w:rsidRPr="003E5024">
        <w:t>e crédit aux personnes morales se développe très progressivement depuis 2011, sans recours à un partenaire extérieur. Les encours sont partagés en parts presque égales entre</w:t>
      </w:r>
      <w:r>
        <w:t xml:space="preserve"> le prêt aux entreprises et associations (5,3 Md€ d’encours en 2015) et le prêt aux collectivités locales (4,5 Md€). Sur ce dernier marché, LBP est devenue, à la suite de la défaillance de Dexia, le deuxième prêteur du marché ; cette activité est toutefois réalisée en grande partie pour le compte du groupe Société de financement local (SFIL)/Caisse française de financement local (CAFFIL). </w:t>
      </w:r>
    </w:p>
    <w:p w14:paraId="211BE068" w14:textId="77777777" w:rsidR="00633116" w:rsidRDefault="00633116" w:rsidP="00633116">
      <w:r w:rsidRPr="003E5024">
        <w:t>Enfin, le développement de LBP a bénéficié du soutien de son actionnaire</w:t>
      </w:r>
      <w:r>
        <w:t xml:space="preserve"> La Poste</w:t>
      </w:r>
      <w:r w:rsidRPr="003E5024">
        <w:t>, qui a confort</w:t>
      </w:r>
      <w:r>
        <w:t>é</w:t>
      </w:r>
      <w:r w:rsidRPr="003E5024">
        <w:t xml:space="preserve"> les fonds propres de la banque dans un contexte de durcissement constant des exigences prudentielles. </w:t>
      </w:r>
      <w:r>
        <w:t>Ainsi, sur les 2,7 Md€ injectés par l’État et la Caisse des dépôts, 860 M€ ont été consacrés, en septembre 2011, à la recapitalisation de la banque ; deux autres augmentations de capital ont été réalisées par apport en nature en 2013 et 2014 ; enfin, La Poste a souscrit à une émission de titres hybrides « Tier One » de sa filiale bancaire à hauteur de 800 M€ en 2013. Au total, les fonds propres prudentiels de LBP ont plus que doublé en cinq ans, passant de près de 4 Md€ fin 2009 à près de 9 Md€ fin 2015.</w:t>
      </w:r>
    </w:p>
    <w:p w14:paraId="211BE069" w14:textId="77777777" w:rsidR="00633116" w:rsidRDefault="00633116" w:rsidP="00633116">
      <w:r>
        <w:t>Cela a permis à LBP de satisfaire aux exigences posées, à partir de 2012, par les accords de Bâle II-5 puis, à partir de 2013, par les accords de Bâle III. Le ratio CET 1 (« common equity Tier One »</w:t>
      </w:r>
      <w:r>
        <w:rPr>
          <w:rStyle w:val="Appelnotedebasdep"/>
        </w:rPr>
        <w:footnoteReference w:id="42"/>
      </w:r>
      <w:r>
        <w:t>) s’établit à 13,2 % en 2015, contre une exigence posée par le régulateur de 9,3% au 1</w:t>
      </w:r>
      <w:r w:rsidRPr="002D5466">
        <w:rPr>
          <w:vertAlign w:val="superscript"/>
        </w:rPr>
        <w:t>er</w:t>
      </w:r>
      <w:r>
        <w:t xml:space="preserve"> janvier 2016.</w:t>
      </w:r>
    </w:p>
    <w:p w14:paraId="77D2376F" w14:textId="5521AFF1" w:rsidR="006A5EE1" w:rsidRDefault="00E24428" w:rsidP="00633116">
      <w:bookmarkStart w:id="538" w:name="_Toc455156512"/>
      <w:bookmarkStart w:id="539" w:name="_Toc455166066"/>
      <w:bookmarkStart w:id="540" w:name="_Toc455392753"/>
      <w:bookmarkStart w:id="541" w:name="_Toc455396641"/>
      <w:bookmarkStart w:id="542" w:name="_Toc455412863"/>
      <w:bookmarkStart w:id="543" w:name="_Toc455415260"/>
      <w:bookmarkStart w:id="544" w:name="_Toc455419805"/>
      <w:bookmarkStart w:id="545" w:name="_Toc455426742"/>
      <w:bookmarkStart w:id="546" w:name="_Toc455430576"/>
      <w:bookmarkStart w:id="547" w:name="_Toc455498588"/>
      <w:bookmarkStart w:id="548" w:name="_Toc455510372"/>
      <w:bookmarkStart w:id="549" w:name="_Toc455510649"/>
      <w:bookmarkStart w:id="550" w:name="_Toc455591489"/>
      <w:bookmarkStart w:id="551" w:name="_Toc456782804"/>
      <w:bookmarkStart w:id="552" w:name="_Toc456795806"/>
      <w:bookmarkStart w:id="553" w:name="_Toc456796850"/>
      <w:bookmarkStart w:id="554" w:name="_Toc456806084"/>
      <w:bookmarkStart w:id="555" w:name="_Toc456808108"/>
      <w:bookmarkStart w:id="556" w:name="_Toc456861921"/>
      <w:bookmarkStart w:id="557" w:name="_Toc456882071"/>
      <w:bookmarkStart w:id="558" w:name="_Toc456884643"/>
      <w:bookmarkStart w:id="559" w:name="_Toc456888063"/>
      <w:bookmarkStart w:id="560" w:name="_Toc456951166"/>
      <w:bookmarkStart w:id="561" w:name="_Toc456952293"/>
      <w:bookmarkStart w:id="562" w:name="_Toc456952507"/>
      <w:bookmarkStart w:id="563" w:name="_Toc456972064"/>
      <w:bookmarkStart w:id="564" w:name="_Toc457235294"/>
      <w:bookmarkStart w:id="565" w:name="_Toc457235791"/>
      <w:bookmarkStart w:id="566" w:name="_Toc457298332"/>
      <w:bookmarkStart w:id="567" w:name="_Toc457317756"/>
      <w:r>
        <w:t>LBP a aujourd’hui trouvé sa place dans le paysage bancaire</w:t>
      </w:r>
      <w:r w:rsidR="00CE3A5A">
        <w:t>, avec un PNB qui la place au 3</w:t>
      </w:r>
      <w:r w:rsidR="00CE3A5A" w:rsidRPr="001D75F2">
        <w:rPr>
          <w:vertAlign w:val="superscript"/>
        </w:rPr>
        <w:t>ème</w:t>
      </w:r>
      <w:r w:rsidR="00CE3A5A">
        <w:t xml:space="preserve"> rang des banques françaises</w:t>
      </w:r>
      <w:r w:rsidR="006A5EE1">
        <w:rPr>
          <w:rStyle w:val="Appelnotedebasdep"/>
        </w:rPr>
        <w:footnoteReference w:id="43"/>
      </w:r>
      <w:r w:rsidR="00AE33EA">
        <w:t>.</w:t>
      </w:r>
      <w:r>
        <w:t xml:space="preserve"> </w:t>
      </w:r>
    </w:p>
    <w:p w14:paraId="211BE06A" w14:textId="77777777" w:rsidR="00633116" w:rsidRPr="00633116" w:rsidRDefault="00633116" w:rsidP="00633116">
      <w:pPr>
        <w:pStyle w:val="Titre4"/>
      </w:pPr>
      <w:r>
        <w:t xml:space="preserve">L’activité de colis-express a su profiter de l’expansion du </w:t>
      </w:r>
      <w:r w:rsidRPr="00633116">
        <w:t>e</w:t>
      </w:r>
      <w:r w:rsidRPr="00633116">
        <w:noBreakHyphen/>
        <w:t>commerce en Europe</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14:paraId="211BE06B" w14:textId="3BC8FC1A" w:rsidR="00633116" w:rsidRDefault="00633116" w:rsidP="00633116">
      <w:r>
        <w:t>Le chiffre d’affaires total de l’ensemble constitué par GeoPost et le pôle Colis a augmenté de 8,4</w:t>
      </w:r>
      <w:r w:rsidR="00E21048">
        <w:t xml:space="preserve"> </w:t>
      </w:r>
      <w:r>
        <w:t>% par an en moyenne entre 2010 et 2015. Il dépasse 7 Md€ en 2015. Ces performances font de La Poste le 2</w:t>
      </w:r>
      <w:r w:rsidRPr="00E21048">
        <w:rPr>
          <w:vertAlign w:val="superscript"/>
        </w:rPr>
        <w:t>ème</w:t>
      </w:r>
      <w:r w:rsidR="00E21048">
        <w:t xml:space="preserve"> </w:t>
      </w:r>
      <w:r>
        <w:t xml:space="preserve">acteur européen du secteur derrière Deutsche Post DHL, avec 10,7 % de part de marché, et même le premier pour ce qui concerne le marché des transports routiers. </w:t>
      </w:r>
    </w:p>
    <w:p w14:paraId="211BE06C" w14:textId="14C92202" w:rsidR="00730817" w:rsidRDefault="00633116" w:rsidP="00633116">
      <w:r>
        <w:t>La dynamique est toutefois très différenciée entre les performances de GeoPost – qui opère principalement</w:t>
      </w:r>
      <w:r>
        <w:rPr>
          <w:rStyle w:val="Appelnotedebasdep"/>
        </w:rPr>
        <w:footnoteReference w:id="44"/>
      </w:r>
      <w:r>
        <w:t xml:space="preserve"> à l’international – et celles de Colissimo sur le territoire français comme le montre le graphique</w:t>
      </w:r>
      <w:r w:rsidR="00061E86">
        <w:br/>
      </w:r>
      <w:r w:rsidRPr="00BF6250">
        <w:t>ci</w:t>
      </w:r>
      <w:r w:rsidR="0025661E">
        <w:t>-</w:t>
      </w:r>
      <w:r w:rsidR="00BC6EA0">
        <w:t>après</w:t>
      </w:r>
      <w:r>
        <w:t>.</w:t>
      </w:r>
    </w:p>
    <w:p w14:paraId="211BE06E" w14:textId="77777777" w:rsidR="00633116" w:rsidRPr="00633116" w:rsidRDefault="00633116" w:rsidP="002D5466">
      <w:pPr>
        <w:pStyle w:val="Titregraphique"/>
        <w:spacing w:before="300" w:after="100"/>
      </w:pPr>
      <w:r>
        <w:t>é</w:t>
      </w:r>
      <w:r w:rsidRPr="00633116">
        <w:t>volution du chiffre d'affaires du colis-express entre 2010 et 2015</w:t>
      </w:r>
    </w:p>
    <w:p w14:paraId="211BE06F" w14:textId="0681F3B6" w:rsidR="00633116" w:rsidRPr="00633116" w:rsidRDefault="00633116" w:rsidP="00633116">
      <w:pPr>
        <w:pStyle w:val="Normalcentr0"/>
      </w:pPr>
      <w:r w:rsidRPr="00633116">
        <w:rPr>
          <w:noProof/>
          <w:lang w:eastAsia="fr-FR"/>
        </w:rPr>
        <w:drawing>
          <wp:inline distT="0" distB="0" distL="0" distR="0" wp14:anchorId="211BF329" wp14:editId="3667404F">
            <wp:extent cx="3402106" cy="1869142"/>
            <wp:effectExtent l="0" t="0" r="8255" b="0"/>
            <wp:docPr id="45" name="Graphique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11BE070" w14:textId="77777777" w:rsidR="00633116" w:rsidRPr="00F673B8" w:rsidRDefault="00633116" w:rsidP="00633116">
      <w:pPr>
        <w:pStyle w:val="TexteSource"/>
      </w:pPr>
      <w:r w:rsidRPr="00F673B8">
        <w:t xml:space="preserve">Source : </w:t>
      </w:r>
      <w:r>
        <w:t xml:space="preserve">Cour des comptes à partir des </w:t>
      </w:r>
      <w:r w:rsidRPr="00F673B8">
        <w:t xml:space="preserve">comptes consolidés du groupe La Poste </w:t>
      </w:r>
    </w:p>
    <w:p w14:paraId="211BE071" w14:textId="77777777" w:rsidR="00633116" w:rsidRPr="00633116" w:rsidRDefault="00633116" w:rsidP="0014605E">
      <w:pPr>
        <w:pStyle w:val="Titre5"/>
        <w:spacing w:before="240" w:after="240"/>
      </w:pPr>
      <w:r w:rsidRPr="00CB48AB">
        <w:t>De très bonnes performances à l’in</w:t>
      </w:r>
      <w:r w:rsidRPr="00633116">
        <w:t>ternational, portées par GeoPost</w:t>
      </w:r>
    </w:p>
    <w:p w14:paraId="6D09FF95" w14:textId="77777777" w:rsidR="000B79C2" w:rsidRDefault="00633116" w:rsidP="0014605E">
      <w:pPr>
        <w:spacing w:before="0"/>
      </w:pPr>
      <w:r>
        <w:t xml:space="preserve">GeoPost a fait preuve d’une bonne capacité de modernisation et de développement, comme le montre le </w:t>
      </w:r>
      <w:r w:rsidRPr="00633116">
        <w:t>graphique ci-</w:t>
      </w:r>
      <w:r w:rsidR="00BC6EA0">
        <w:t>après</w:t>
      </w:r>
    </w:p>
    <w:p w14:paraId="211BE073" w14:textId="77777777" w:rsidR="00633116" w:rsidRPr="00633116" w:rsidRDefault="00633116" w:rsidP="0014605E">
      <w:pPr>
        <w:pStyle w:val="Titregraphique"/>
      </w:pPr>
      <w:r>
        <w:t>é</w:t>
      </w:r>
      <w:r w:rsidRPr="00633116">
        <w:t>volution des revenus et de la rentabilité de GeoPost entre 2005 et 2015</w:t>
      </w:r>
    </w:p>
    <w:p w14:paraId="328DEE73" w14:textId="2DB4F467" w:rsidR="00E30A1F" w:rsidRDefault="00B50D51" w:rsidP="0014605E">
      <w:pPr>
        <w:pStyle w:val="TexteSource"/>
        <w:ind w:left="-284" w:hanging="283"/>
        <w:jc w:val="center"/>
      </w:pPr>
      <w:r>
        <w:rPr>
          <w:noProof/>
        </w:rPr>
        <w:drawing>
          <wp:inline distT="0" distB="0" distL="0" distR="0" wp14:anchorId="2BB71D9A" wp14:editId="4CF47AAA">
            <wp:extent cx="4437530" cy="2279427"/>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7859" cy="2305280"/>
                    </a:xfrm>
                    <a:prstGeom prst="rect">
                      <a:avLst/>
                    </a:prstGeom>
                    <a:noFill/>
                  </pic:spPr>
                </pic:pic>
              </a:graphicData>
            </a:graphic>
          </wp:inline>
        </w:drawing>
      </w:r>
    </w:p>
    <w:p w14:paraId="211BE074" w14:textId="0A0182B4" w:rsidR="00633116" w:rsidRPr="002A45CD" w:rsidRDefault="00633116" w:rsidP="0014605E">
      <w:pPr>
        <w:pStyle w:val="TexteSource"/>
        <w:ind w:left="-426"/>
      </w:pPr>
      <w:r w:rsidRPr="002A45CD">
        <w:t xml:space="preserve">Source : </w:t>
      </w:r>
      <w:r>
        <w:t xml:space="preserve">Cour des comptes à partir des données de </w:t>
      </w:r>
      <w:r w:rsidRPr="002A45CD">
        <w:t>GeoPost</w:t>
      </w:r>
    </w:p>
    <w:p w14:paraId="211BE075" w14:textId="287C4418" w:rsidR="00633116" w:rsidRDefault="00633116" w:rsidP="00633116">
      <w:r>
        <w:t>Depuis 2005, le chiffre d’affaires a été multiplié par 2,2, et le REX par 1,8. Sur la période 2010-2015, le chiffre d’affaires a augmenté de 65 % et le REX de 22</w:t>
      </w:r>
      <w:r w:rsidR="00E21048">
        <w:t xml:space="preserve"> </w:t>
      </w:r>
      <w:r>
        <w:t xml:space="preserve">%. Cela traduit une croissance de l’activité plus forte qu’entre 2005 et 2010 mais une rentabilité opérationnelle un peu plus faible, principalement du fait d’une déformation de l’activité au profit des flux liés au e-commerce (dits </w:t>
      </w:r>
      <w:r w:rsidRPr="0025661E">
        <w:rPr>
          <w:i/>
        </w:rPr>
        <w:t xml:space="preserve">business to consumer </w:t>
      </w:r>
      <w:r>
        <w:t>ou BtoC</w:t>
      </w:r>
      <w:r>
        <w:rPr>
          <w:rStyle w:val="Appelnotedebasdep"/>
        </w:rPr>
        <w:footnoteReference w:id="45"/>
      </w:r>
      <w:r>
        <w:t>). Surtout, le REX de 2014 et 2015 a été lourdement pénalisé par les provisions passées dans le cadre d’un contentieux devant l’Autorité de la concurrence française pour entente sur les prix avec d’autres acteurs du marché de l’express</w:t>
      </w:r>
      <w:r>
        <w:rPr>
          <w:rStyle w:val="Appelnotedebasdep"/>
        </w:rPr>
        <w:footnoteReference w:id="46"/>
      </w:r>
      <w:r>
        <w:t>.</w:t>
      </w:r>
    </w:p>
    <w:p w14:paraId="211BE076" w14:textId="77F8A88F" w:rsidR="00633116" w:rsidRDefault="00633116" w:rsidP="00633116">
      <w:r>
        <w:t xml:space="preserve">Il faut mettre au crédit de GeoPost d’avoir su capter les flux de e-commerce, en adaptant sa chaîne logistique et sa politique commerciale. Cela n’allait pas de soi : certains acteurs ont « raté le coche », à l’instar de l’Italie dont l’opérateur historique </w:t>
      </w:r>
      <w:r w:rsidRPr="0025661E">
        <w:rPr>
          <w:i/>
        </w:rPr>
        <w:t>Poste Italiane</w:t>
      </w:r>
      <w:r>
        <w:t xml:space="preserve"> – quasiment absent du segment du BtoC – ne représente plus que 4,7</w:t>
      </w:r>
      <w:r w:rsidR="00E21048">
        <w:t xml:space="preserve"> </w:t>
      </w:r>
      <w:r>
        <w:t>% du marché italien du colis-express. </w:t>
      </w:r>
    </w:p>
    <w:p w14:paraId="211BE077" w14:textId="77777777" w:rsidR="00633116" w:rsidRDefault="00633116" w:rsidP="00633116">
      <w:r>
        <w:t xml:space="preserve">Surtout, GeoPost a su capter ces nouveaux volumes sans dégrader trop fortement sa rentabilité. Elle y est parvenue en massifiant le traitement de ses flux et en multipliant les nouveaux services aux clients finaux, afin de conquérir et conserver les e-commerçants : déploiement de l’outil </w:t>
      </w:r>
      <w:r w:rsidRPr="0025661E">
        <w:rPr>
          <w:i/>
        </w:rPr>
        <w:t>Predict</w:t>
      </w:r>
      <w:r>
        <w:t xml:space="preserve"> permettant aux particuliers de suivre en temps réel la livraison de leur colis ; création d’une offre de retrait des colis en consignes ou en relais commerçants (</w:t>
      </w:r>
      <w:r w:rsidRPr="0025661E">
        <w:rPr>
          <w:i/>
        </w:rPr>
        <w:t>Pick up</w:t>
      </w:r>
      <w:r>
        <w:t>).</w:t>
      </w:r>
    </w:p>
    <w:p w14:paraId="211BE078" w14:textId="77777777" w:rsidR="00633116" w:rsidRDefault="00633116" w:rsidP="00633116">
      <w:r>
        <w:t xml:space="preserve">Au total, GeoPost occupe une position intermédiaire par rapport à ses concurrents européens, comme le montre le tableau ci-dessous : TNT a vu sa rentabilité reculer fortement et s’apprête à devenir la branche européenne de Fedex ; DHL en revanche surclasse nettement GeoPost, à la fois au regard du chiffre d’affaires (13,7 Md€) et de la rentabilité (10,2 % de marge opérationnelle, soit plus du double de celle de GeoPost alors que ce dernier avait une marge opérationnelle supérieure à son concurrent allemand en 2010). </w:t>
      </w:r>
    </w:p>
    <w:p w14:paraId="211BE079" w14:textId="77777777" w:rsidR="00633116" w:rsidRDefault="00633116" w:rsidP="00633116">
      <w:pPr>
        <w:pStyle w:val="Titregraphique"/>
      </w:pPr>
      <w:r>
        <w:t>rentabilité des principaux opérateurs européens de colis-express entre 2009 et 2015</w:t>
      </w:r>
    </w:p>
    <w:p w14:paraId="211BE07A" w14:textId="77777777" w:rsidR="002D5466" w:rsidRDefault="00633116" w:rsidP="002D5466">
      <w:pPr>
        <w:pStyle w:val="TexteSource"/>
        <w:jc w:val="left"/>
      </w:pPr>
      <w:r w:rsidRPr="00633116">
        <w:rPr>
          <w:noProof/>
        </w:rPr>
        <w:drawing>
          <wp:inline distT="0" distB="0" distL="0" distR="0" wp14:anchorId="211BF32D" wp14:editId="211BF32E">
            <wp:extent cx="3960495" cy="2108200"/>
            <wp:effectExtent l="0" t="0" r="1905" b="635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11BE07B" w14:textId="77777777" w:rsidR="002D5466" w:rsidRDefault="002D5466" w:rsidP="002D5466">
      <w:pPr>
        <w:pStyle w:val="TexteSource"/>
        <w:jc w:val="left"/>
      </w:pPr>
    </w:p>
    <w:p w14:paraId="211BE07C" w14:textId="77777777" w:rsidR="00633116" w:rsidRPr="00633116" w:rsidRDefault="00633116" w:rsidP="002D5466">
      <w:pPr>
        <w:pStyle w:val="TexteSource"/>
        <w:ind w:left="567"/>
        <w:jc w:val="left"/>
      </w:pPr>
      <w:r w:rsidRPr="00633116">
        <w:t>Source : rapports annuels</w:t>
      </w:r>
    </w:p>
    <w:p w14:paraId="211BE07D" w14:textId="77777777" w:rsidR="00633116" w:rsidRPr="00633116" w:rsidRDefault="00633116" w:rsidP="00633116">
      <w:pPr>
        <w:pStyle w:val="Titre5"/>
      </w:pPr>
      <w:r w:rsidRPr="00464153">
        <w:t>Des résultats plus mitigés sur le marché français du colis</w:t>
      </w:r>
    </w:p>
    <w:p w14:paraId="211BE07E" w14:textId="77777777" w:rsidR="00633116" w:rsidRPr="00633116" w:rsidRDefault="00633116" w:rsidP="00633116">
      <w:r>
        <w:t>Le chiffre d’affaires de l’ensemble Ge</w:t>
      </w:r>
      <w:r w:rsidRPr="00633116">
        <w:t>oPost/Colissimo pour la France a crû de 19,6 % entre 2010 et 2015, soit une croissance moyenne annuelle de 3,6 %. Le groupe y est resté en position dominante (avec 51 % de part de marché), alors que d’autres opérateurs historiques sont passés sous les 20 % de part de marché comme en Italie ou en Espagne.</w:t>
      </w:r>
    </w:p>
    <w:p w14:paraId="211BE07F" w14:textId="77777777" w:rsidR="00633116" w:rsidRPr="00633116" w:rsidRDefault="00633116" w:rsidP="00633116">
      <w:r>
        <w:t xml:space="preserve">La Poste a cependant subi la concurrence d’opérateurs intégrés dans de grands groupes de distribution, qui ont su proposer des prix moins élevés et une offre plus adaptée aux demandes des e-commerçants. </w:t>
      </w:r>
    </w:p>
    <w:p w14:paraId="211BE080" w14:textId="5D4867E3" w:rsidR="00633116" w:rsidRDefault="00633116" w:rsidP="00633116">
      <w:r>
        <w:t>Pour y faire face, La Poste a fait le choix d’être présente sur l’ensemble des segments de marché du colis, au risque de recoupements entre les activités de Chronopost et de Colissimo (ex-ColiPoste). Filiale de GeoPost initialement positionnée sur les seuls flux inter-entreprises, Chronopost a développé avec succès des offres « premium » destinées aux e-commerçants</w:t>
      </w:r>
      <w:r>
        <w:rPr>
          <w:rStyle w:val="Appelnotedebasdep"/>
        </w:rPr>
        <w:footnoteReference w:id="47"/>
      </w:r>
      <w:r>
        <w:t xml:space="preserve">. De son côté, Colissimo, positionné sur des offres </w:t>
      </w:r>
      <w:r w:rsidRPr="0025661E">
        <w:rPr>
          <w:i/>
        </w:rPr>
        <w:t>BtoC</w:t>
      </w:r>
      <w:r>
        <w:t xml:space="preserve"> plus standard mais moins coûteuses, a lancé des offres « J+1 » très proches de celles de Chronopost pour enrayer l’érosion de sa part de marché. </w:t>
      </w:r>
    </w:p>
    <w:p w14:paraId="211BE081" w14:textId="77777777" w:rsidR="00633116" w:rsidRPr="00633116" w:rsidRDefault="00633116" w:rsidP="00633116">
      <w:pPr>
        <w:pStyle w:val="Titre3"/>
      </w:pPr>
      <w:bookmarkStart w:id="568" w:name="_Toc454470050"/>
      <w:bookmarkStart w:id="569" w:name="_Toc454980029"/>
      <w:bookmarkStart w:id="570" w:name="_Toc454991171"/>
      <w:bookmarkStart w:id="571" w:name="_Toc454992532"/>
      <w:bookmarkStart w:id="572" w:name="_Toc455156513"/>
      <w:bookmarkStart w:id="573" w:name="_Toc455166067"/>
      <w:bookmarkStart w:id="574" w:name="_Toc455392754"/>
      <w:bookmarkStart w:id="575" w:name="_Toc455396642"/>
      <w:bookmarkStart w:id="576" w:name="_Toc455412864"/>
      <w:bookmarkStart w:id="577" w:name="_Toc455415261"/>
      <w:bookmarkStart w:id="578" w:name="_Toc455426743"/>
      <w:bookmarkStart w:id="579" w:name="_Toc455430577"/>
      <w:bookmarkStart w:id="580" w:name="_Toc463614036"/>
      <w:bookmarkStart w:id="581" w:name="_Toc468868308"/>
      <w:bookmarkStart w:id="582" w:name="_Toc455498589"/>
      <w:bookmarkStart w:id="583" w:name="_Toc455510373"/>
      <w:bookmarkStart w:id="584" w:name="_Toc455510650"/>
      <w:bookmarkStart w:id="585" w:name="_Toc455591490"/>
      <w:bookmarkStart w:id="586" w:name="_Toc456782805"/>
      <w:bookmarkStart w:id="587" w:name="_Toc456795807"/>
      <w:bookmarkStart w:id="588" w:name="_Toc456796851"/>
      <w:bookmarkStart w:id="589" w:name="_Toc456806085"/>
      <w:bookmarkStart w:id="590" w:name="_Toc456808109"/>
      <w:bookmarkStart w:id="591" w:name="_Toc456861922"/>
      <w:bookmarkStart w:id="592" w:name="_Toc456882072"/>
      <w:bookmarkStart w:id="593" w:name="_Toc456884644"/>
      <w:bookmarkStart w:id="594" w:name="_Toc456888064"/>
      <w:bookmarkStart w:id="595" w:name="_Toc456951167"/>
      <w:bookmarkStart w:id="596" w:name="_Toc456952294"/>
      <w:bookmarkStart w:id="597" w:name="_Toc456952508"/>
      <w:bookmarkStart w:id="598" w:name="_Toc456972065"/>
      <w:bookmarkStart w:id="599" w:name="_Toc457235295"/>
      <w:bookmarkStart w:id="600" w:name="_Toc457235792"/>
      <w:bookmarkStart w:id="601" w:name="_Toc457298333"/>
      <w:bookmarkStart w:id="602" w:name="_Toc457317757"/>
      <w:bookmarkStart w:id="603" w:name="_Toc462390571"/>
      <w:bookmarkStart w:id="604" w:name="_Toc462395035"/>
      <w:bookmarkStart w:id="605" w:name="_Toc462396715"/>
      <w:bookmarkStart w:id="606" w:name="_Toc462397622"/>
      <w:bookmarkStart w:id="607" w:name="_Toc462402611"/>
      <w:bookmarkStart w:id="608" w:name="_Toc462402668"/>
      <w:bookmarkStart w:id="609" w:name="_Toc463339521"/>
      <w:bookmarkStart w:id="610" w:name="_Toc455419806"/>
      <w:r w:rsidRPr="00633116">
        <w:t xml:space="preserve">Une maîtrise des charges </w:t>
      </w:r>
      <w:bookmarkEnd w:id="568"/>
      <w:bookmarkEnd w:id="569"/>
      <w:bookmarkEnd w:id="570"/>
      <w:bookmarkEnd w:id="571"/>
      <w:bookmarkEnd w:id="572"/>
      <w:bookmarkEnd w:id="573"/>
      <w:bookmarkEnd w:id="574"/>
      <w:bookmarkEnd w:id="575"/>
      <w:bookmarkEnd w:id="576"/>
      <w:bookmarkEnd w:id="577"/>
      <w:bookmarkEnd w:id="578"/>
      <w:bookmarkEnd w:id="579"/>
      <w:r w:rsidRPr="00633116">
        <w:t>engagée</w:t>
      </w:r>
      <w:bookmarkEnd w:id="580"/>
      <w:bookmarkEnd w:id="581"/>
      <w:r w:rsidRPr="00633116">
        <w:t xml:space="preserve"> </w:t>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bookmarkEnd w:id="610"/>
    <w:p w14:paraId="211BE082" w14:textId="77777777" w:rsidR="00633116" w:rsidRDefault="00633116" w:rsidP="00633116">
      <w:r>
        <w:t xml:space="preserve">LBP et GeoPost ne pouvant compenser à eux seuls les pertes d’activité résultant de la diminution de 6 à 7 % par an des volumes du courrier et de la réduction de la production des guichets </w:t>
      </w:r>
      <w:r>
        <w:br/>
        <w:t>(- 31 % entre 2010 et 2015)</w:t>
      </w:r>
      <w:r w:rsidRPr="00A23DA1">
        <w:t xml:space="preserve">, </w:t>
      </w:r>
      <w:r>
        <w:t>la</w:t>
      </w:r>
      <w:r w:rsidRPr="00A23DA1">
        <w:t xml:space="preserve"> maîtrise des coûts s’</w:t>
      </w:r>
      <w:r>
        <w:t xml:space="preserve">est </w:t>
      </w:r>
      <w:r w:rsidRPr="00A23DA1">
        <w:t>impos</w:t>
      </w:r>
      <w:r>
        <w:t>ée comme un objectif primordial à partir de 2008</w:t>
      </w:r>
      <w:r w:rsidRPr="00A23DA1">
        <w:t xml:space="preserve">. </w:t>
      </w:r>
    </w:p>
    <w:p w14:paraId="211BE083" w14:textId="77777777" w:rsidR="00633116" w:rsidRPr="00633116" w:rsidRDefault="00633116" w:rsidP="00633116">
      <w:pPr>
        <w:pStyle w:val="Titre4"/>
      </w:pPr>
      <w:bookmarkStart w:id="611" w:name="_Toc455412865"/>
      <w:bookmarkStart w:id="612" w:name="_Toc455415262"/>
      <w:bookmarkStart w:id="613" w:name="_Toc455419807"/>
      <w:bookmarkStart w:id="614" w:name="_Toc455426744"/>
      <w:bookmarkStart w:id="615" w:name="_Toc455430578"/>
      <w:bookmarkStart w:id="616" w:name="_Toc455498590"/>
      <w:bookmarkStart w:id="617" w:name="_Toc455510374"/>
      <w:bookmarkStart w:id="618" w:name="_Toc455510651"/>
      <w:bookmarkStart w:id="619" w:name="_Toc455591491"/>
      <w:bookmarkStart w:id="620" w:name="_Toc455591926"/>
      <w:bookmarkStart w:id="621" w:name="_Toc455591492"/>
      <w:bookmarkStart w:id="622" w:name="_Toc455510652"/>
      <w:bookmarkStart w:id="623" w:name="_Toc455510375"/>
      <w:bookmarkStart w:id="624" w:name="_Toc455498591"/>
      <w:bookmarkStart w:id="625" w:name="_Toc455430579"/>
      <w:bookmarkStart w:id="626" w:name="_Toc455426745"/>
      <w:bookmarkStart w:id="627" w:name="_Toc455419808"/>
      <w:bookmarkStart w:id="628" w:name="_Toc455415263"/>
      <w:bookmarkStart w:id="629" w:name="_Toc455412866"/>
      <w:bookmarkStart w:id="630" w:name="_Toc456782806"/>
      <w:bookmarkStart w:id="631" w:name="_Toc456795808"/>
      <w:bookmarkStart w:id="632" w:name="_Toc456796852"/>
      <w:bookmarkStart w:id="633" w:name="_Toc456806086"/>
      <w:bookmarkStart w:id="634" w:name="_Toc456808110"/>
      <w:bookmarkStart w:id="635" w:name="_Toc456861923"/>
      <w:bookmarkStart w:id="636" w:name="_Toc456882073"/>
      <w:bookmarkStart w:id="637" w:name="_Toc456884645"/>
      <w:bookmarkStart w:id="638" w:name="_Toc456888065"/>
      <w:bookmarkStart w:id="639" w:name="_Toc456951168"/>
      <w:bookmarkStart w:id="640" w:name="_Toc456952295"/>
      <w:bookmarkStart w:id="641" w:name="_Toc456952509"/>
      <w:bookmarkStart w:id="642" w:name="_Toc456972066"/>
      <w:bookmarkStart w:id="643" w:name="_Toc457235296"/>
      <w:bookmarkStart w:id="644" w:name="_Toc457235793"/>
      <w:bookmarkStart w:id="645" w:name="_Toc457298334"/>
      <w:bookmarkStart w:id="646" w:name="_Toc457317758"/>
      <w:bookmarkEnd w:id="611"/>
      <w:bookmarkEnd w:id="612"/>
      <w:bookmarkEnd w:id="613"/>
      <w:bookmarkEnd w:id="614"/>
      <w:bookmarkEnd w:id="615"/>
      <w:bookmarkEnd w:id="616"/>
      <w:bookmarkEnd w:id="617"/>
      <w:bookmarkEnd w:id="618"/>
      <w:bookmarkEnd w:id="619"/>
      <w:r>
        <w:t xml:space="preserve">La baisse des effectifs </w:t>
      </w:r>
      <w:r w:rsidRPr="00633116">
        <w:t>au sein du Courrier et du Réseau</w:t>
      </w:r>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p>
    <w:p w14:paraId="211BE084" w14:textId="243F7505" w:rsidR="00633116" w:rsidRPr="00633116" w:rsidRDefault="00633116" w:rsidP="00633116">
      <w:r>
        <w:t>L’objectif de maîtrise des charges a porté en premier lieu sur les branches Courrier et Réseau qui, confrontées à des pertes importantes de productivité résultant, compte tenu de coûts fixes en majorité, de la baisse de leur activité, ont dû mettre en œuvre des économies reposant sur des</w:t>
      </w:r>
      <w:r w:rsidR="003E70B9">
        <w:t> </w:t>
      </w:r>
      <w:r>
        <w:t>réorganisations (</w:t>
      </w:r>
      <w:r w:rsidRPr="00633116">
        <w:t xml:space="preserve">cf. </w:t>
      </w:r>
      <w:r w:rsidRPr="0025661E">
        <w:rPr>
          <w:i/>
        </w:rPr>
        <w:t>supra</w:t>
      </w:r>
      <w:r w:rsidRPr="00633116">
        <w:t xml:space="preserve"> II – A et B). </w:t>
      </w:r>
    </w:p>
    <w:p w14:paraId="211BE085" w14:textId="317913D7" w:rsidR="00633116" w:rsidRDefault="00633116" w:rsidP="00E80207">
      <w:pPr>
        <w:spacing w:line="220" w:lineRule="exact"/>
      </w:pPr>
      <w:r>
        <w:t>Plus généralement, le levier des effectifs a été privilégié par La Poste dès le plan stratégique 2008-2012 pour maîtriser sa masse salariale, en fixant un objectif de taux de remplacement des départs inférieur à 1. En exécution, les effectifs ont même décru plus vite que programmé en début de période (-</w:t>
      </w:r>
      <w:r w:rsidR="0025661E">
        <w:t> </w:t>
      </w:r>
      <w:r>
        <w:t>3,4 % en 2009 contre -</w:t>
      </w:r>
      <w:r w:rsidR="0025661E">
        <w:t> </w:t>
      </w:r>
      <w:r>
        <w:t>2,9 % dans la trajectoire financière 2008-2010), amenant ainsi le taux de remplacement à un point bas de 20 % en 2010.</w:t>
      </w:r>
    </w:p>
    <w:p w14:paraId="211BE086" w14:textId="7876AAF1" w:rsidR="00633116" w:rsidRPr="00633116" w:rsidRDefault="00633116" w:rsidP="00633116">
      <w:r>
        <w:t>Ainsi, jusqu’en 2014, l’économie due à l’effet de noria (c’est-à-dire au remplacement des départs par des salariés en début de carrière, moins rémunérés) a été importante. Néanmoins elle n’a pas suffi à absorber totalement les mesures générales de revalorisation salariale (1,4 % en moyenne annuelle, alors que le point d’indice a été gelé dans la fonction publique de 2010 à 2016) et un glissement vieillesse-technicité (GVT) positif. Comme le montre le graphique n°</w:t>
      </w:r>
      <w:r w:rsidR="00F403E4">
        <w:t> </w:t>
      </w:r>
      <w:r>
        <w:t>5, les économies engendrées par les baisses d’effectifs et par l’effet de noria ont été en majorité absorbées par la hausse des salaires (mesures générales et GVT), avec un taux de recyclage de 65 %, qui est important</w:t>
      </w:r>
      <w:r>
        <w:rPr>
          <w:rStyle w:val="Appelnotedebasdep"/>
        </w:rPr>
        <w:footnoteReference w:id="48"/>
      </w:r>
      <w:r>
        <w:t xml:space="preserve">. </w:t>
      </w:r>
    </w:p>
    <w:p w14:paraId="211BE087" w14:textId="77777777" w:rsidR="00633116" w:rsidRPr="00633116" w:rsidRDefault="00633116" w:rsidP="0014605E">
      <w:pPr>
        <w:pStyle w:val="Titregraphique"/>
        <w:spacing w:before="240" w:after="0"/>
      </w:pPr>
      <w:r>
        <w:t xml:space="preserve">facteurs d’évolution des dépenses de personnel </w:t>
      </w:r>
      <w:r>
        <w:br/>
        <w:t>(moyenne annuelle 2008-2014, M€)</w:t>
      </w:r>
    </w:p>
    <w:p w14:paraId="211BE088" w14:textId="77777777" w:rsidR="00633116" w:rsidRPr="00633116" w:rsidRDefault="00633116" w:rsidP="00BC6EA0">
      <w:pPr>
        <w:ind w:firstLine="0"/>
      </w:pPr>
      <w:r w:rsidRPr="00633116">
        <w:rPr>
          <w:noProof/>
          <w:lang w:eastAsia="fr-FR"/>
        </w:rPr>
        <w:drawing>
          <wp:inline distT="0" distB="0" distL="0" distR="0" wp14:anchorId="211BF32F" wp14:editId="1801C303">
            <wp:extent cx="4013379" cy="219600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8606" b="5339"/>
                    <a:stretch/>
                  </pic:blipFill>
                  <pic:spPr bwMode="auto">
                    <a:xfrm>
                      <a:off x="0" y="0"/>
                      <a:ext cx="4013379" cy="2196000"/>
                    </a:xfrm>
                    <a:prstGeom prst="rect">
                      <a:avLst/>
                    </a:prstGeom>
                    <a:noFill/>
                    <a:ln>
                      <a:noFill/>
                    </a:ln>
                    <a:extLst>
                      <a:ext uri="{53640926-AAD7-44D8-BBD7-CCE9431645EC}">
                        <a14:shadowObscured xmlns:a14="http://schemas.microsoft.com/office/drawing/2010/main"/>
                      </a:ext>
                    </a:extLst>
                  </pic:spPr>
                </pic:pic>
              </a:graphicData>
            </a:graphic>
          </wp:inline>
        </w:drawing>
      </w:r>
    </w:p>
    <w:p w14:paraId="211BE089" w14:textId="6580FEDA" w:rsidR="00633116" w:rsidRDefault="00633116" w:rsidP="00E80207">
      <w:pPr>
        <w:pStyle w:val="TexteSource"/>
        <w:spacing w:before="0"/>
      </w:pPr>
      <w:r>
        <w:t xml:space="preserve">Source : </w:t>
      </w:r>
      <w:r w:rsidR="00EF0010">
        <w:t xml:space="preserve">estimations </w:t>
      </w:r>
      <w:r>
        <w:t>Cour des comptes (corrigées des variations de provisions), données La Poste.</w:t>
      </w:r>
    </w:p>
    <w:p w14:paraId="5A6BE5CE" w14:textId="294349F7" w:rsidR="00EF0010" w:rsidDel="00345141" w:rsidRDefault="00EF0010" w:rsidP="00633116">
      <w:pPr>
        <w:rPr>
          <w:del w:id="647" w:author="Garbolino, Manuella" w:date="2016-12-07T12:00:00Z"/>
        </w:rPr>
      </w:pPr>
    </w:p>
    <w:p w14:paraId="211BE08A" w14:textId="62B5257C" w:rsidR="00730817" w:rsidRDefault="00633116" w:rsidP="00633116">
      <w:r>
        <w:t>La branche</w:t>
      </w:r>
      <w:r w:rsidRPr="008577D2">
        <w:t xml:space="preserve"> </w:t>
      </w:r>
      <w:r>
        <w:t>C</w:t>
      </w:r>
      <w:r w:rsidRPr="008577D2">
        <w:t>ourrier</w:t>
      </w:r>
      <w:r>
        <w:t xml:space="preserve"> (</w:t>
      </w:r>
      <w:r w:rsidRPr="008577D2">
        <w:t>60</w:t>
      </w:r>
      <w:r>
        <w:t xml:space="preserve"> % des effectifs du groupe) a fourni l’effort de réduction des effectifs le plus important, représentant 64 % de la baisse totale des effectifs entre 2008 et 2014. </w:t>
      </w:r>
    </w:p>
    <w:p w14:paraId="211BE092" w14:textId="20BDE051" w:rsidR="00633116" w:rsidRDefault="00633116" w:rsidP="00633116">
      <w:r>
        <w:t>Le Réseau est l’autre contributeur net à cette réduction des effectifs et des charges.</w:t>
      </w:r>
      <w:r w:rsidRPr="00633116">
        <w:t xml:space="preserve"> </w:t>
      </w:r>
      <w:r w:rsidRPr="005C2889">
        <w:t>Deuxième « employeur » au sein du groupe après le courrier, le Réseau a vu ses charges de personnel baisser de 8,3</w:t>
      </w:r>
      <w:r w:rsidR="005C0A71">
        <w:t> </w:t>
      </w:r>
      <w:r w:rsidRPr="005C2889">
        <w:t>% entre 2010 et 2015</w:t>
      </w:r>
      <w:r w:rsidRPr="005C2889">
        <w:rPr>
          <w:rStyle w:val="Appelnotedebasdep"/>
        </w:rPr>
        <w:footnoteReference w:id="49"/>
      </w:r>
      <w:r w:rsidRPr="005C2889">
        <w:t xml:space="preserve">. Cette évolution résulte en grande partie de la baisse des effectifs dans les fonctions </w:t>
      </w:r>
      <w:r w:rsidR="0011670E">
        <w:t>de soutien</w:t>
      </w:r>
      <w:r w:rsidRPr="005C2889">
        <w:t>, qui s’est traduite par des gains de productivité de plus de 6 %, et, dans une moindre mesure, du développement des partenariats. Ont également contribué à cette réduction de la masse salariale l’évolution favorable de la répartition fonctionnaires/salariés</w:t>
      </w:r>
      <w:r w:rsidRPr="005C2889">
        <w:rPr>
          <w:rStyle w:val="Appelnotedebasdep"/>
        </w:rPr>
        <w:footnoteReference w:id="50"/>
      </w:r>
      <w:r w:rsidRPr="005C2889">
        <w:t>, l’application de mesures d’âge permettant de faire sortir des agents du service actif</w:t>
      </w:r>
      <w:r w:rsidRPr="005C2889">
        <w:rPr>
          <w:rStyle w:val="Appelnotedebasdep"/>
        </w:rPr>
        <w:footnoteReference w:id="51"/>
      </w:r>
      <w:r w:rsidRPr="005C2889">
        <w:t xml:space="preserve"> ainsi que le crédit d’impôt compétitivité emploi (CICE) à compter de 2013.</w:t>
      </w:r>
    </w:p>
    <w:p w14:paraId="211BE093" w14:textId="2F955097" w:rsidR="00633116" w:rsidRDefault="00633116" w:rsidP="00633116">
      <w:r>
        <w:t>Ainsi, bien</w:t>
      </w:r>
      <w:r w:rsidRPr="000C3C4B">
        <w:t xml:space="preserve"> </w:t>
      </w:r>
      <w:r>
        <w:t xml:space="preserve">que </w:t>
      </w:r>
      <w:r w:rsidRPr="000C3C4B">
        <w:t xml:space="preserve">les </w:t>
      </w:r>
      <w:bookmarkStart w:id="648" w:name="_Toc456803287"/>
      <w:bookmarkStart w:id="649" w:name="_Toc456803939"/>
      <w:bookmarkStart w:id="650" w:name="_Toc456804190"/>
      <w:bookmarkStart w:id="651" w:name="_Toc456804441"/>
      <w:bookmarkEnd w:id="648"/>
      <w:bookmarkEnd w:id="649"/>
      <w:bookmarkEnd w:id="650"/>
      <w:bookmarkEnd w:id="651"/>
      <w:r>
        <w:t xml:space="preserve">charges de personnel soient restée stables tout au long de la période, de même que leur part dans la valeur ajoutée de l’entreprise (85 %), deux phases distinctes peuvent être observées : une première, jusqu’en 2012, où les efforts internes de réduction des effectifs sont patents, et une deuxième, à compter de 2013, au cours de laquelle le CICE apporte une contribution significative à l’objectif de maîtrise des charges. </w:t>
      </w:r>
    </w:p>
    <w:p w14:paraId="211BE094" w14:textId="77777777" w:rsidR="00633116" w:rsidRPr="00633116" w:rsidRDefault="00633116" w:rsidP="00633116">
      <w:pPr>
        <w:pStyle w:val="Titre4"/>
      </w:pPr>
      <w:bookmarkStart w:id="652" w:name="_Toc456782807"/>
      <w:bookmarkStart w:id="653" w:name="_Toc456795809"/>
      <w:bookmarkStart w:id="654" w:name="_Toc456796853"/>
      <w:bookmarkStart w:id="655" w:name="_Toc456806087"/>
      <w:bookmarkStart w:id="656" w:name="_Toc456808111"/>
      <w:bookmarkStart w:id="657" w:name="_Toc456861924"/>
      <w:bookmarkStart w:id="658" w:name="_Toc456882074"/>
      <w:bookmarkStart w:id="659" w:name="_Toc456884646"/>
      <w:bookmarkStart w:id="660" w:name="_Toc456888066"/>
      <w:bookmarkStart w:id="661" w:name="_Toc456951169"/>
      <w:bookmarkStart w:id="662" w:name="_Toc456952296"/>
      <w:bookmarkStart w:id="663" w:name="_Toc456952510"/>
      <w:bookmarkStart w:id="664" w:name="_Toc456972067"/>
      <w:bookmarkStart w:id="665" w:name="_Toc457235297"/>
      <w:bookmarkStart w:id="666" w:name="_Toc457235794"/>
      <w:bookmarkStart w:id="667" w:name="_Toc457298335"/>
      <w:bookmarkStart w:id="668" w:name="_Toc457317759"/>
      <w:r>
        <w:t xml:space="preserve">L’apport du </w:t>
      </w:r>
      <w:r w:rsidRPr="00633116">
        <w:t>CICE depuis 2013</w:t>
      </w:r>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14:paraId="211BE095" w14:textId="1A9D855E" w:rsidR="00633116" w:rsidRDefault="00633116" w:rsidP="00633116">
      <w:r>
        <w:t xml:space="preserve">En début de période, la maîtrise des charges a été plus forte en exécution que dans les prévisions (la hausse a été limitée à 0,6 % par an en </w:t>
      </w:r>
      <w:r w:rsidRPr="00C36A0A">
        <w:t>2009</w:t>
      </w:r>
      <w:r w:rsidR="005C0A71">
        <w:t>-</w:t>
      </w:r>
      <w:r w:rsidRPr="00C36A0A">
        <w:t>2010</w:t>
      </w:r>
      <w:r>
        <w:t xml:space="preserve"> au lieu des 2 % prévus) afin de répondre à la dégradation des perspectives. En fin de période, en revanche, La Poste s’appuie essentiellement sur le crédit d’impôt compétitivité emploi (CICE) pour remplir ses objectifs. </w:t>
      </w:r>
    </w:p>
    <w:p w14:paraId="211BE096" w14:textId="2F5350AE" w:rsidR="00633116" w:rsidRPr="00633116" w:rsidRDefault="00633116" w:rsidP="0014605E">
      <w:pPr>
        <w:pStyle w:val="ENCADR-Titre"/>
        <w:pBdr>
          <w:bottom w:val="dashSmallGap" w:sz="4" w:space="4" w:color="auto"/>
        </w:pBdr>
      </w:pPr>
      <w:r w:rsidRPr="00F24D14">
        <w:t>La Poste, premi</w:t>
      </w:r>
      <w:r w:rsidR="00B50D51">
        <w:t>ère entr</w:t>
      </w:r>
      <w:r w:rsidR="00EA50D8">
        <w:t>e</w:t>
      </w:r>
      <w:r w:rsidR="00B50D51">
        <w:t>prise</w:t>
      </w:r>
      <w:r w:rsidRPr="00F24D14">
        <w:t xml:space="preserve"> bénéficiaire du CICE</w:t>
      </w:r>
    </w:p>
    <w:p w14:paraId="24598863" w14:textId="48A28BDD" w:rsidR="00EF0010" w:rsidRDefault="00633116" w:rsidP="0014605E">
      <w:pPr>
        <w:pStyle w:val="ENCADR-Texte"/>
        <w:pBdr>
          <w:bottom w:val="dashSmallGap" w:sz="4" w:space="4" w:color="auto"/>
        </w:pBdr>
      </w:pPr>
      <w:r w:rsidRPr="00F24D14">
        <w:t xml:space="preserve">Le crédit d'impôt compétitivité </w:t>
      </w:r>
      <w:r w:rsidRPr="00633116">
        <w:t>emploi (CICE), instauré par le projet de loi de finances rectificative pour 2012, est un dispositif visant à diminuer les charges de personnel des entreprises en leur accordant une réduction d’impôt équivalente à 6 % de la masse salariale (hors salaires supérieurs à 2,5 fois le SMIC).</w:t>
      </w:r>
      <w:r w:rsidR="00EF0010">
        <w:br w:type="page"/>
      </w:r>
    </w:p>
    <w:p w14:paraId="3FE3C1CA" w14:textId="3634D844" w:rsidR="003C34B3" w:rsidRDefault="00633116" w:rsidP="0014605E">
      <w:pPr>
        <w:pStyle w:val="ENCADR-Texte"/>
        <w:pBdr>
          <w:top w:val="dashSmallGap" w:sz="4" w:space="4" w:color="auto"/>
        </w:pBdr>
      </w:pPr>
      <w:r w:rsidRPr="00F24D14">
        <w:t>Bien que conçu à la suite du rapport remis par M. Louis Gallois au Premier ministre en novembre 2012 appelant à instituer un « pacte pour la compétitivité de l’industrie française » afin de soutenir les entreprises intervenant sur des marchés très concurrentiels et renforcer leurs capacités exportatrices, le dispositif du CICE n’a pas été ciblé sur un secteur économique ou un type d’entreprises particulier</w:t>
      </w:r>
      <w:r w:rsidRPr="00633116">
        <w:t>. Il a eu d’emblée pour vocation, non seulement, de renforcer la compétitivité mais également de</w:t>
      </w:r>
      <w:r w:rsidR="003C34B3">
        <w:t xml:space="preserve"> </w:t>
      </w:r>
      <w:r w:rsidRPr="00F24D14">
        <w:t>développer l’emploi</w:t>
      </w:r>
      <w:r w:rsidRPr="00633116">
        <w:rPr>
          <w:rStyle w:val="Appelnotedebasdep"/>
        </w:rPr>
        <w:footnoteReference w:id="52"/>
      </w:r>
      <w:r w:rsidRPr="00633116">
        <w:t> : toutes les entreprises employant des salariés et relevant d’un régime réel d’imposition sur les bénéfices peuvent ainsi bénéficier du CICE.</w:t>
      </w:r>
    </w:p>
    <w:p w14:paraId="211BE09A" w14:textId="77777777" w:rsidR="00633116" w:rsidRPr="00633116" w:rsidRDefault="003C34B3" w:rsidP="0014605E">
      <w:pPr>
        <w:pStyle w:val="ENCADR-Texte"/>
        <w:pBdr>
          <w:top w:val="dashSmallGap" w:sz="4" w:space="4" w:color="auto"/>
        </w:pBdr>
      </w:pPr>
      <w:r>
        <w:t>D</w:t>
      </w:r>
      <w:r w:rsidR="00633116" w:rsidRPr="00633116">
        <w:t>u fait de sa structure salariale et du nombre de ses agents, La Poste est aujourd’hui le premier bénéficiaire en montant absolu du CICE.</w:t>
      </w:r>
    </w:p>
    <w:p w14:paraId="211BE09B" w14:textId="77777777" w:rsidR="00633116" w:rsidRPr="007F6141" w:rsidRDefault="00633116" w:rsidP="00730817">
      <w:pPr>
        <w:spacing w:before="360"/>
      </w:pPr>
      <w:r>
        <w:t xml:space="preserve">Une fois l’effet du CICE neutralisé, les charges de personnel s’inscrivent en légère hausse de 2,3 % entre 2012 et 2015 (cf. graphique). </w:t>
      </w:r>
    </w:p>
    <w:p w14:paraId="211BE09C" w14:textId="10207B23" w:rsidR="00633116" w:rsidRPr="00633116" w:rsidRDefault="00633116" w:rsidP="00633116">
      <w:pPr>
        <w:pStyle w:val="Titregraphique"/>
      </w:pPr>
      <w:r>
        <w:t>é</w:t>
      </w:r>
      <w:r w:rsidRPr="00633116">
        <w:t>volution des charges de personnel du groupe</w:t>
      </w:r>
      <w:r w:rsidR="00061E86">
        <w:br/>
      </w:r>
      <w:r w:rsidRPr="00633116">
        <w:t>La Poste (2009-2015, base 100 en 2009)</w:t>
      </w:r>
    </w:p>
    <w:p w14:paraId="211BE09D" w14:textId="77777777" w:rsidR="00633116" w:rsidRPr="00633116" w:rsidRDefault="00633116" w:rsidP="00633116">
      <w:r w:rsidRPr="00633116">
        <w:rPr>
          <w:noProof/>
          <w:lang w:eastAsia="fr-FR"/>
        </w:rPr>
        <w:drawing>
          <wp:inline distT="0" distB="0" distL="0" distR="0" wp14:anchorId="211BF335" wp14:editId="4D9CD682">
            <wp:extent cx="3401929" cy="1543050"/>
            <wp:effectExtent l="0" t="0" r="825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6490" cy="1545119"/>
                    </a:xfrm>
                    <a:prstGeom prst="rect">
                      <a:avLst/>
                    </a:prstGeom>
                    <a:noFill/>
                  </pic:spPr>
                </pic:pic>
              </a:graphicData>
            </a:graphic>
          </wp:inline>
        </w:drawing>
      </w:r>
    </w:p>
    <w:p w14:paraId="211BE09E" w14:textId="77777777" w:rsidR="00633116" w:rsidRDefault="00633116" w:rsidP="00633116">
      <w:pPr>
        <w:pStyle w:val="TexteSource"/>
      </w:pPr>
      <w:r>
        <w:t>Source : La Poste, retraitements Cour des Comptes</w:t>
      </w:r>
    </w:p>
    <w:p w14:paraId="211BE09F" w14:textId="77777777" w:rsidR="00633116" w:rsidRPr="00633116" w:rsidRDefault="00633116" w:rsidP="00730817">
      <w:pPr>
        <w:spacing w:before="360"/>
      </w:pPr>
      <w:r w:rsidRPr="00103FE1">
        <w:t>Le montant de la créance au titre du CICE a été estimé par La Poste à 340 M€ par an en moyenne à partir de 2013 dans son plan stratégique 2014-2020, soit un tiers du REX</w:t>
      </w:r>
      <w:r>
        <w:rPr>
          <w:rStyle w:val="Appelnotedebasdep"/>
        </w:rPr>
        <w:footnoteReference w:id="53"/>
      </w:r>
      <w:r>
        <w:t xml:space="preserve"> : en l’absence du </w:t>
      </w:r>
      <w:r w:rsidRPr="00103FE1">
        <w:t>CICE, le REX ne retrouverait son niveau de 2012 qu’en 2017 (</w:t>
      </w:r>
      <w:r w:rsidRPr="00633116">
        <w:t>cf.</w:t>
      </w:r>
      <w:r w:rsidRPr="00103FE1">
        <w:t xml:space="preserve"> graphique </w:t>
      </w:r>
      <w:r w:rsidR="005C0A71">
        <w:br/>
      </w:r>
      <w:r w:rsidRPr="00E4039E">
        <w:t>ci</w:t>
      </w:r>
      <w:r w:rsidR="005C0A71">
        <w:t>-</w:t>
      </w:r>
      <w:r w:rsidRPr="00E4039E">
        <w:t>après</w:t>
      </w:r>
      <w:r w:rsidRPr="00103FE1">
        <w:t>).</w:t>
      </w:r>
      <w:r w:rsidRPr="00633116">
        <w:t xml:space="preserve"> </w:t>
      </w:r>
    </w:p>
    <w:p w14:paraId="211BE0A0" w14:textId="287E5F01" w:rsidR="00633116" w:rsidRPr="002C2088" w:rsidRDefault="00633116" w:rsidP="00633116">
      <w:pPr>
        <w:pStyle w:val="Titregraphique"/>
      </w:pPr>
      <w:r>
        <w:t>p</w:t>
      </w:r>
      <w:r w:rsidRPr="002C2088">
        <w:t>art du CICE dans la formation du résultat</w:t>
      </w:r>
    </w:p>
    <w:p w14:paraId="211BE0A1" w14:textId="77777777" w:rsidR="00633116" w:rsidRDefault="00633116" w:rsidP="00633116">
      <w:pPr>
        <w:pStyle w:val="Normalcentr0"/>
      </w:pPr>
      <w:r w:rsidRPr="00633116">
        <w:rPr>
          <w:noProof/>
          <w:lang w:eastAsia="fr-FR"/>
        </w:rPr>
        <w:drawing>
          <wp:inline distT="0" distB="0" distL="0" distR="0" wp14:anchorId="211BF337" wp14:editId="211BF338">
            <wp:extent cx="3536830" cy="2122098"/>
            <wp:effectExtent l="0" t="0" r="698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36830" cy="2122098"/>
                    </a:xfrm>
                    <a:prstGeom prst="rect">
                      <a:avLst/>
                    </a:prstGeom>
                    <a:noFill/>
                    <a:ln>
                      <a:noFill/>
                    </a:ln>
                  </pic:spPr>
                </pic:pic>
              </a:graphicData>
            </a:graphic>
          </wp:inline>
        </w:drawing>
      </w:r>
    </w:p>
    <w:p w14:paraId="211BE0A2" w14:textId="77777777" w:rsidR="00633116" w:rsidRDefault="00633116" w:rsidP="00633116">
      <w:pPr>
        <w:pStyle w:val="TexteSource"/>
      </w:pPr>
      <w:r>
        <w:t>Source : Cour des comptes, données La Poste, prévisions du plan stratégique 2014-2020</w:t>
      </w:r>
    </w:p>
    <w:p w14:paraId="50AEEBCA" w14:textId="394554E7" w:rsidR="00633116" w:rsidRDefault="00633116" w:rsidP="0014605E">
      <w:r>
        <w:t>Enfin, les efforts de La Poste en matière de maîtrise des charges sont à relativiser au regard des évolutions constatées chez les autres opérateurs européens.</w:t>
      </w:r>
    </w:p>
    <w:p w14:paraId="211BE0A4" w14:textId="77777777" w:rsidR="00633116" w:rsidRPr="00633116" w:rsidRDefault="00633116" w:rsidP="0014605E">
      <w:pPr>
        <w:pStyle w:val="ENCADR-Titre"/>
        <w:pBdr>
          <w:bottom w:val="dashSmallGap" w:sz="4" w:space="4" w:color="auto"/>
        </w:pBdr>
      </w:pPr>
      <w:r w:rsidRPr="00412F17">
        <w:t>La maîtrise des dépenses de personnel chez les autres opérateurs postaux européens</w:t>
      </w:r>
    </w:p>
    <w:p w14:paraId="211BE0A5" w14:textId="77777777" w:rsidR="00633116" w:rsidRPr="00633116" w:rsidRDefault="00633116" w:rsidP="0014605E">
      <w:pPr>
        <w:pStyle w:val="ENCADR-Texte"/>
        <w:pBdr>
          <w:bottom w:val="dashSmallGap" w:sz="4" w:space="4" w:color="auto"/>
        </w:pBdr>
      </w:pPr>
      <w:r w:rsidRPr="00633116">
        <w:t xml:space="preserve">Les dépenses de personnel sont en recul sensible chez plusieurs opérateurs étrangers ces dernières années, dont les Pays-Bas et l’Italie </w:t>
      </w:r>
      <w:r w:rsidR="005C0A71">
        <w:br/>
      </w:r>
      <w:r w:rsidRPr="00633116">
        <w:t>(-</w:t>
      </w:r>
      <w:r w:rsidR="005C0A71">
        <w:t> </w:t>
      </w:r>
      <w:r w:rsidRPr="00633116">
        <w:t>8 points dans le total des coûts d’exploitation entre 2010 et 2014, contre -</w:t>
      </w:r>
      <w:r w:rsidR="005C0A71">
        <w:t> </w:t>
      </w:r>
      <w:r w:rsidRPr="00633116">
        <w:t>4 points pour La Poste)</w:t>
      </w:r>
      <w:r w:rsidRPr="00633116">
        <w:rPr>
          <w:rStyle w:val="Appelnotedebasdep"/>
        </w:rPr>
        <w:footnoteReference w:id="54"/>
      </w:r>
      <w:r w:rsidRPr="00633116">
        <w:t>.</w:t>
      </w:r>
    </w:p>
    <w:p w14:paraId="283519EC" w14:textId="2A09AEB2" w:rsidR="000B79C2" w:rsidRDefault="00633116" w:rsidP="0014605E">
      <w:pPr>
        <w:pStyle w:val="ENCADR-Texte"/>
        <w:pBdr>
          <w:bottom w:val="dashSmallGap" w:sz="4" w:space="4" w:color="auto"/>
        </w:pBdr>
      </w:pPr>
      <w:r w:rsidRPr="00633116">
        <w:t>Face aux difficultés qu’elle rencontre, La Poste n’est pas la seule à répondre par une baisse de ses effectifs : dans le secteur du courrier, celle observée en France entre 2010 et 2014 (-</w:t>
      </w:r>
      <w:r w:rsidR="005C0A71">
        <w:t> </w:t>
      </w:r>
      <w:r w:rsidRPr="00633116">
        <w:t>1,8 %) a été comparable à celle du Royaume-Uni (-</w:t>
      </w:r>
      <w:r w:rsidR="005C0A71">
        <w:t> </w:t>
      </w:r>
      <w:r w:rsidRPr="00633116">
        <w:t>2 %), mais inférieure à celle de l’Italie (-</w:t>
      </w:r>
      <w:r w:rsidR="005C0A71">
        <w:t> </w:t>
      </w:r>
      <w:r w:rsidRPr="00633116">
        <w:t>3 %) ou de la Belgique (-</w:t>
      </w:r>
      <w:r w:rsidR="005C0A71">
        <w:t> </w:t>
      </w:r>
      <w:r w:rsidRPr="00633116">
        <w:t>4,3 %) et surtout des Pays-Bas (-</w:t>
      </w:r>
      <w:r w:rsidR="005C0A71">
        <w:t> </w:t>
      </w:r>
      <w:r w:rsidRPr="00633116">
        <w:t xml:space="preserve">7,2 %) ou du Danemark </w:t>
      </w:r>
      <w:r w:rsidRPr="00633116">
        <w:br/>
        <w:t>(-</w:t>
      </w:r>
      <w:r w:rsidR="005C0A71">
        <w:t> </w:t>
      </w:r>
      <w:r w:rsidRPr="00633116">
        <w:t xml:space="preserve">6,8 %), confrontés à une baisse très marquée des volumes. </w:t>
      </w:r>
      <w:r w:rsidR="000B79C2">
        <w:br w:type="page"/>
      </w:r>
    </w:p>
    <w:p w14:paraId="211BE0A8" w14:textId="243BE10B" w:rsidR="00633116" w:rsidRPr="00633116" w:rsidRDefault="00633116" w:rsidP="0014605E">
      <w:pPr>
        <w:pStyle w:val="ENCADR-Texte"/>
        <w:pBdr>
          <w:top w:val="dashSmallGap" w:sz="4" w:space="4" w:color="auto"/>
        </w:pBdr>
      </w:pPr>
      <w:r w:rsidRPr="00633116">
        <w:t>En termes de modèle social, certains ont fait le choix de l’externalisation (Allemagne, Pays-Bas), ce qui limite les frais de personnels (dans les deux cas, ils représentent 33 % des coûts d’exploitation en 2014 contre 59 % pour le groupe La Poste) et donne une plus grande flexibilité. Un autre vecteur de flexibilité est le temps partiel, qui représente 75 % des nouvelles embauches chez l’opérateur britannique.</w:t>
      </w:r>
    </w:p>
    <w:p w14:paraId="211BE0A9" w14:textId="77777777" w:rsidR="00633116" w:rsidRPr="00633116" w:rsidRDefault="00633116" w:rsidP="00730817">
      <w:pPr>
        <w:pStyle w:val="CONCLU-RECO-TitreRponse"/>
        <w:pageBreakBefore w:val="0"/>
        <w:spacing w:before="480"/>
      </w:pPr>
      <w:r>
        <w:tab/>
        <w:t>CONCLUSION</w:t>
      </w:r>
      <w:r>
        <w:tab/>
      </w:r>
    </w:p>
    <w:p w14:paraId="211BE0AA" w14:textId="77777777" w:rsidR="00633116" w:rsidRDefault="00633116" w:rsidP="00633116">
      <w:pPr>
        <w:pStyle w:val="CONCLU-RECO-Texte"/>
      </w:pPr>
      <w:r>
        <w:t xml:space="preserve">Entamée dans les années 1990, la mue de La Poste s’est poursuivie durant les années récentes. Elle a concerné aussi bien son statut juridique, que la modernisation de l’outil industriel, celle des méthodes de gestion ou le développement de nouvelles activités. </w:t>
      </w:r>
    </w:p>
    <w:p w14:paraId="211BE0AB" w14:textId="77777777" w:rsidR="00633116" w:rsidRDefault="00633116" w:rsidP="00633116">
      <w:pPr>
        <w:pStyle w:val="CONCLU-RECO-Texte"/>
      </w:pPr>
      <w:r>
        <w:t>Parmi celles-ci, les deux principales, qui représentent désormais près de la moitié des produits du groupe, sont La Banque Postale, qui s’est imposée peu à peu comme une banque à part entière, et GeoPost, devenu le deuxième acteur du colis-express sur le territoire européen.</w:t>
      </w:r>
    </w:p>
    <w:p w14:paraId="211BE0AC" w14:textId="77777777" w:rsidR="00633116" w:rsidRDefault="00633116" w:rsidP="00633116">
      <w:pPr>
        <w:pStyle w:val="CONCLU-RECO-Texte"/>
      </w:pPr>
      <w:r>
        <w:t>Par ailleurs, parallèlement à la chute des volumes de courrier et de fréquentation des bureaux de poste, La Poste a su diminuer significativement ses effectifs, même si cela a été en transformant en hausses de salaires près des deux tiers de l’économie réalisée.</w:t>
      </w:r>
    </w:p>
    <w:p w14:paraId="211BE0AD" w14:textId="77777777" w:rsidR="00633116" w:rsidRDefault="00633116" w:rsidP="00633116">
      <w:pPr>
        <w:pStyle w:val="CONCLU-RECO-Texte"/>
      </w:pPr>
      <w:r>
        <w:t>Le professionnalisme dans la gestion des transformations, notamment la place donnée au dialogue, ont contribué à ces évolutions.</w:t>
      </w:r>
    </w:p>
    <w:p w14:paraId="211BE0AE" w14:textId="77777777" w:rsidR="00633116" w:rsidRDefault="00633116" w:rsidP="00633116">
      <w:pPr>
        <w:pStyle w:val="CONCLU-RECO-Texte"/>
      </w:pPr>
      <w:r>
        <w:t>La résistance du groupe à la crise est le fruit de ces transformations et de son attention à maîtriser les charges, mais ses résultats financiers bénéficient aussi du crédit d’impôt compétitivité emploi.</w:t>
      </w:r>
    </w:p>
    <w:p w14:paraId="211BE0AF" w14:textId="77777777" w:rsidR="00633116" w:rsidRDefault="00633116" w:rsidP="00633116">
      <w:pPr>
        <w:pStyle w:val="CONCLU-RECO-Traitdefin"/>
      </w:pPr>
    </w:p>
    <w:p w14:paraId="211BE0B0" w14:textId="77777777" w:rsidR="00730817" w:rsidRDefault="00730817" w:rsidP="00633116">
      <w:pPr>
        <w:sectPr w:rsidR="00730817" w:rsidSect="00C12A52">
          <w:headerReference w:type="default" r:id="rId37"/>
          <w:type w:val="oddPage"/>
          <w:pgSz w:w="11907" w:h="16840" w:code="9"/>
          <w:pgMar w:top="3515" w:right="2835" w:bottom="2722" w:left="2835" w:header="2665" w:footer="2665" w:gutter="0"/>
          <w:cols w:space="708"/>
          <w:titlePg/>
          <w:docGrid w:linePitch="360"/>
        </w:sectPr>
      </w:pPr>
    </w:p>
    <w:p w14:paraId="211BE0B1" w14:textId="77777777" w:rsidR="00861C52" w:rsidRDefault="00861C52" w:rsidP="00861C52">
      <w:pPr>
        <w:pStyle w:val="Titre1"/>
        <w:pageBreakBefore/>
      </w:pPr>
      <w:r>
        <w:br/>
      </w:r>
      <w:bookmarkStart w:id="669" w:name="_Toc463339522"/>
      <w:bookmarkStart w:id="670" w:name="_Toc463614037"/>
      <w:bookmarkStart w:id="671" w:name="_Toc468868309"/>
      <w:r>
        <w:t>D</w:t>
      </w:r>
      <w:r w:rsidRPr="00D33B73">
        <w:t>es fragilités persistantes</w:t>
      </w:r>
      <w:bookmarkEnd w:id="669"/>
      <w:bookmarkEnd w:id="670"/>
      <w:bookmarkEnd w:id="671"/>
    </w:p>
    <w:p w14:paraId="211BE0B2" w14:textId="77777777" w:rsidR="00861C52" w:rsidRDefault="00861C52" w:rsidP="00861C52">
      <w:pPr>
        <w:rPr>
          <w:rFonts w:ascii="Times New Roman" w:hAnsi="Times New Roman"/>
        </w:rPr>
      </w:pPr>
      <w:r>
        <w:t>En dépit de la résistance dont elle a su faire preuve dans la crise économique et la période de croissance atone qui a suivi, La Poste reste aujourd’hui confrontée à un certain nombre de fragilités internes, auxquelles s’ajoutent des incertitudes concernant la mise en œuvre de ses missions de service public, dont le coût est croissant.</w:t>
      </w:r>
      <w:r w:rsidRPr="000D51A7">
        <w:rPr>
          <w:rFonts w:ascii="Times New Roman" w:hAnsi="Times New Roman"/>
        </w:rPr>
        <w:t xml:space="preserve"> </w:t>
      </w:r>
    </w:p>
    <w:p w14:paraId="211BE0B3" w14:textId="77777777" w:rsidR="00861C52" w:rsidRPr="003B1B72" w:rsidRDefault="00861C52" w:rsidP="00861C52">
      <w:pPr>
        <w:pStyle w:val="Titre2"/>
      </w:pPr>
      <w:bookmarkStart w:id="672" w:name="_Toc463339523"/>
      <w:bookmarkStart w:id="673" w:name="_Toc463614038"/>
      <w:bookmarkStart w:id="674" w:name="_Toc468868310"/>
      <w:r>
        <w:t>Un rythme de transformation fortement dépendant des relations sociales</w:t>
      </w:r>
      <w:bookmarkEnd w:id="672"/>
      <w:bookmarkEnd w:id="673"/>
      <w:bookmarkEnd w:id="674"/>
    </w:p>
    <w:p w14:paraId="211BE0B4" w14:textId="4920B772" w:rsidR="00861C52" w:rsidRPr="00A51143" w:rsidRDefault="00861C52" w:rsidP="00861C52">
      <w:r>
        <w:t>La préservation d’un climat social apaisé est nécessaire à</w:t>
      </w:r>
      <w:r w:rsidR="007F5610">
        <w:t> </w:t>
      </w:r>
      <w:r w:rsidDel="007F5610">
        <w:t xml:space="preserve">la compréhension et </w:t>
      </w:r>
      <w:r>
        <w:t>l’acceptation par les personnels de La Poste des réformes indispensables à mener au sein du groupe. Cet</w:t>
      </w:r>
      <w:r w:rsidDel="00B16F90">
        <w:t xml:space="preserve"> </w:t>
      </w:r>
      <w:r>
        <w:t>objectif doit donc conduire à porter une attention toujours plus grande aux problèmes qui se posent en matière de dialogue social et de conditions de travail.</w:t>
      </w:r>
    </w:p>
    <w:p w14:paraId="211BE0B5" w14:textId="072A6011" w:rsidR="00861C52" w:rsidRDefault="00861C52" w:rsidP="00861C52">
      <w:pPr>
        <w:pStyle w:val="Titre3"/>
      </w:pPr>
      <w:bookmarkStart w:id="675" w:name="_Toc456782810"/>
      <w:bookmarkStart w:id="676" w:name="_Toc456795812"/>
      <w:bookmarkStart w:id="677" w:name="_Toc456796856"/>
      <w:bookmarkStart w:id="678" w:name="_Toc456806090"/>
      <w:bookmarkStart w:id="679" w:name="_Toc456808114"/>
      <w:bookmarkStart w:id="680" w:name="_Toc456861927"/>
      <w:bookmarkStart w:id="681" w:name="_Toc456882077"/>
      <w:bookmarkStart w:id="682" w:name="_Toc456884649"/>
      <w:bookmarkStart w:id="683" w:name="_Toc456888069"/>
      <w:bookmarkStart w:id="684" w:name="_Toc456951172"/>
      <w:bookmarkStart w:id="685" w:name="_Toc456952299"/>
      <w:bookmarkStart w:id="686" w:name="_Toc456952513"/>
      <w:bookmarkStart w:id="687" w:name="_Toc456972070"/>
      <w:bookmarkStart w:id="688" w:name="_Toc457235300"/>
      <w:bookmarkStart w:id="689" w:name="_Toc457235797"/>
      <w:bookmarkStart w:id="690" w:name="_Toc457298338"/>
      <w:bookmarkStart w:id="691" w:name="_Toc457317762"/>
      <w:bookmarkStart w:id="692" w:name="_Toc462390574"/>
      <w:bookmarkStart w:id="693" w:name="_Toc462395038"/>
      <w:bookmarkStart w:id="694" w:name="_Toc462396718"/>
      <w:bookmarkStart w:id="695" w:name="_Toc462397625"/>
      <w:bookmarkStart w:id="696" w:name="_Toc462402614"/>
      <w:bookmarkStart w:id="697" w:name="_Toc462402671"/>
      <w:bookmarkStart w:id="698" w:name="_Toc463339524"/>
      <w:bookmarkStart w:id="699" w:name="_Toc463614039"/>
      <w:bookmarkStart w:id="700" w:name="_Toc468868311"/>
      <w:r>
        <w:t>Une capacité de changement marquée</w:t>
      </w:r>
      <w:r w:rsidR="00061E86">
        <w:br/>
      </w:r>
      <w:r>
        <w:t xml:space="preserve">par les spécificités </w:t>
      </w:r>
      <w:r w:rsidRPr="009C2F03">
        <w:t>du</w:t>
      </w:r>
      <w:r>
        <w:t xml:space="preserve"> dialogue social</w:t>
      </w:r>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p>
    <w:p w14:paraId="211BE0B6" w14:textId="77777777" w:rsidR="00861C52" w:rsidRDefault="00861C52" w:rsidP="00861C52">
      <w:r>
        <w:t xml:space="preserve">La Poste a développé un grand nombre d’instances de dialogue social. Elles irriguent l’ensemble des implantations fonctionnelles et géographiques de l’entreprise. Ce maillage dense – la maison mère compte par exemple 753 comités d’hygiène et de sécurité au travail (CHSCT) – s’explique par une forte volonté de prévenir les conflits sociaux qui, par le passé, ont émaillé l’histoire de La Poste, et par une attention réelle portée à la recherche de compromis entre la position de l’entreprise et celle des représentants du personnel. </w:t>
      </w:r>
    </w:p>
    <w:p w14:paraId="211BE0B7" w14:textId="7FB422DF" w:rsidR="00861C52" w:rsidRDefault="00861C52" w:rsidP="00861C52">
      <w:r>
        <w:t>Sur des enjeux souvent transversaux et de portée nationale, ce canevas « pacificateur » peut néanmoins rendre la conduite du dialogue social complexe et contribuer à ralentir la mise en œuvre de réformes. Des exemples ont notamment pu être recensés dans la branche Courrier lors de réorganisations de centres de distribution</w:t>
      </w:r>
      <w:r>
        <w:rPr>
          <w:rStyle w:val="Appelnotedebasdep"/>
        </w:rPr>
        <w:footnoteReference w:id="55"/>
      </w:r>
      <w:r>
        <w:t>.</w:t>
      </w:r>
      <w:r w:rsidR="00061E86">
        <w:t xml:space="preserve"> </w:t>
      </w:r>
      <w:r>
        <w:t>S’y ajoute en 2012 la séquence inaugurée par la commission du Grand Dialogue qui, si elle a permis de rétablir la confiance entre la direction et les personnels, s’est néanmoins parfois traduite par un retard dans la réalisation de certaines réformes, que La Poste doit rattraper aujourd’hui.</w:t>
      </w:r>
      <w:r w:rsidDel="002650D2">
        <w:t xml:space="preserve"> </w:t>
      </w:r>
    </w:p>
    <w:p w14:paraId="211BE0B8" w14:textId="507FBCE1" w:rsidR="00861C52" w:rsidRPr="003200A3" w:rsidRDefault="00861C52" w:rsidP="005C6487">
      <w:pPr>
        <w:pStyle w:val="ENCADR-Titre"/>
        <w:pBdr>
          <w:bottom w:val="dashSmallGap" w:sz="4" w:space="4" w:color="auto"/>
        </w:pBdr>
        <w:spacing w:before="240"/>
      </w:pPr>
      <w:r w:rsidRPr="003200A3">
        <w:t>La « </w:t>
      </w:r>
      <w:r w:rsidR="00635232">
        <w:t>c</w:t>
      </w:r>
      <w:r w:rsidRPr="003200A3">
        <w:t>ommission du Grand Dialogue » de la Poste</w:t>
      </w:r>
    </w:p>
    <w:p w14:paraId="211BE0B9" w14:textId="28E9DC9D" w:rsidR="00861C52" w:rsidRPr="00175535" w:rsidRDefault="00861C52" w:rsidP="005C6487">
      <w:pPr>
        <w:pStyle w:val="ENCADR-Texte"/>
        <w:pBdr>
          <w:bottom w:val="dashSmallGap" w:sz="4" w:space="4" w:color="auto"/>
        </w:pBdr>
      </w:pPr>
      <w:r w:rsidRPr="00175535">
        <w:t xml:space="preserve">Au début de 2012, deux suicides de salariés sur leur lieu de travail ont catalysé une contestation par les principaux syndicats de La Poste du rythme et de l’intensité des changements internes. La réponse de la direction de La Poste a été d’instaurer un « Grand Dialogue » au niveau national et local, de créer un « Médiateur de la Vie au Travail », membre du comité exécutif du groupe, </w:t>
      </w:r>
      <w:r w:rsidR="0074363F" w:rsidRPr="00175535">
        <w:t>d</w:t>
      </w:r>
      <w:r w:rsidR="0074363F">
        <w:t xml:space="preserve">’enregistrer </w:t>
      </w:r>
      <w:r>
        <w:t>l’absence de consensus sur le</w:t>
      </w:r>
      <w:r w:rsidRPr="00175535">
        <w:t xml:space="preserve"> projet visant à rendre les salariés actionnaires, et de prendre diverses mesures visant à améliorer les processus de gestion du personnel et les conditions de vie.</w:t>
      </w:r>
    </w:p>
    <w:p w14:paraId="501510EA" w14:textId="77777777" w:rsidR="005C6487" w:rsidRDefault="00861C52" w:rsidP="005C6487">
      <w:pPr>
        <w:pStyle w:val="ENCADR-Texte"/>
        <w:pBdr>
          <w:bottom w:val="dashSmallGap" w:sz="4" w:space="4" w:color="auto"/>
        </w:pBdr>
      </w:pPr>
      <w:r w:rsidRPr="00175535">
        <w:t>Le « Grand Dialogue » a été piloté par une commission</w:t>
      </w:r>
      <w:r>
        <w:t xml:space="preserve"> mêlant dirigeants</w:t>
      </w:r>
      <w:r w:rsidRPr="00175535">
        <w:t xml:space="preserve"> de l’entreprise, représentants syndicaux et personnalités extérieures, </w:t>
      </w:r>
      <w:r>
        <w:t xml:space="preserve">et </w:t>
      </w:r>
      <w:r w:rsidRPr="00175535">
        <w:t>présidée par M. Jean Kaspar, ancien dirigeant de la CFDT</w:t>
      </w:r>
      <w:r>
        <w:t>. Elle</w:t>
      </w:r>
      <w:r w:rsidRPr="00175535">
        <w:t xml:space="preserve"> a reçu en mars 2012 la mission « d’analyser la situation de l’entreprise et de ses salariés en matière de vie au travail ». Après de nombreuses auditions, elle a remis en septembre 2012 un rapport, rendu public. Analysant de manière approfondie les mutations de l’entreprise, ses modes de management et sa gestion du personnel, il met en évidence les tensions qui ont pu naître des changements fréquents et accélérés de </w:t>
      </w:r>
      <w:r w:rsidRPr="00175535">
        <w:rPr>
          <w:rFonts w:cstheme="minorHAnsi"/>
        </w:rPr>
        <w:t>l’organisation</w:t>
      </w:r>
      <w:r w:rsidRPr="00175535">
        <w:t xml:space="preserve">, ainsi que de la coexistence des valeurs traditionnelles du service public avec celles d’une entreprise devant réaliser des objectifs commerciaux. </w:t>
      </w:r>
    </w:p>
    <w:p w14:paraId="211BE0BC" w14:textId="5336C124" w:rsidR="00861C52" w:rsidRDefault="00861C52" w:rsidP="005C6487">
      <w:pPr>
        <w:pStyle w:val="ENCADR-Texte"/>
        <w:pBdr>
          <w:top w:val="dashSmallGap" w:sz="4" w:space="4" w:color="auto"/>
        </w:pBdr>
        <w:ind w:firstLine="454"/>
      </w:pPr>
      <w:r w:rsidRPr="00175535">
        <w:t xml:space="preserve">Ce </w:t>
      </w:r>
      <w:r>
        <w:t>rapport</w:t>
      </w:r>
      <w:r w:rsidRPr="00175535">
        <w:t xml:space="preserve"> a conduit La Poste à décider une « pause » dans les réorganisations et les réductions d’effectifs, </w:t>
      </w:r>
      <w:r>
        <w:t>et une augmentation</w:t>
      </w:r>
      <w:r w:rsidRPr="00175535">
        <w:t xml:space="preserve"> de 10 000 à 15 000 </w:t>
      </w:r>
      <w:r>
        <w:t>du</w:t>
      </w:r>
      <w:r w:rsidRPr="00175535">
        <w:t xml:space="preserve"> nombre de recrutements entre 2012 et 2014. </w:t>
      </w:r>
      <w:r>
        <w:t>Une des conséquences de ces mesures a été d’interrompre les transformations de bureaux de poste en d’autres formes de point de contact.</w:t>
      </w:r>
    </w:p>
    <w:p w14:paraId="211BE0BD" w14:textId="77777777" w:rsidR="00861C52" w:rsidRDefault="00861C52" w:rsidP="00861C52">
      <w:r>
        <w:t xml:space="preserve">Le conseil d’administration de La Poste comprend, sur ses vingt-et-un membres, sept membres élus tous les cinq ans par les </w:t>
      </w:r>
      <w:r w:rsidRPr="00FA5E97">
        <w:t>agents de La Poste et</w:t>
      </w:r>
      <w:r>
        <w:t xml:space="preserve"> les</w:t>
      </w:r>
      <w:r w:rsidRPr="00FA5E97">
        <w:t xml:space="preserve"> salariés de ses filiales françaises</w:t>
      </w:r>
      <w:r>
        <w:rPr>
          <w:rStyle w:val="Appelnotedebasdep"/>
        </w:rPr>
        <w:footnoteReference w:id="56"/>
      </w:r>
      <w:r>
        <w:t>. Cinq organisations syndicales sont représentées au comité technique national : bénéficiant chacune de trois ou quatre sièges</w:t>
      </w:r>
      <w:r>
        <w:rPr>
          <w:rStyle w:val="Appelnotedebasdep"/>
        </w:rPr>
        <w:footnoteReference w:id="57"/>
      </w:r>
      <w:r>
        <w:t xml:space="preserve">, aucun accord ne peut être obtenu avec l’aval d’un seul syndicat. </w:t>
      </w:r>
    </w:p>
    <w:p w14:paraId="211BE0BE" w14:textId="77777777" w:rsidR="00861C52" w:rsidRDefault="00861C52" w:rsidP="00861C52">
      <w:pPr>
        <w:rPr>
          <w:sz w:val="20"/>
          <w:szCs w:val="20"/>
        </w:rPr>
      </w:pPr>
      <w:r>
        <w:t xml:space="preserve">Le système de « cogestion » des œuvres sociales entre le </w:t>
      </w:r>
      <w:r w:rsidRPr="00F95074">
        <w:t>conseil d’orientation et de gestion</w:t>
      </w:r>
      <w:r>
        <w:t xml:space="preserve"> des activités sociales (COGAS), qui tient lieu de comité d’entreprise, </w:t>
      </w:r>
      <w:r w:rsidRPr="00F95074">
        <w:t xml:space="preserve">et la DRH du groupe </w:t>
      </w:r>
      <w:r>
        <w:t>démontre également la complexité des organisations mises en place par La Poste pour préserver certains équilibres internes et locaux et la nécessité qu’il y a à les rationaliser.</w:t>
      </w:r>
      <w:r w:rsidRPr="005A27A3">
        <w:rPr>
          <w:sz w:val="20"/>
          <w:szCs w:val="20"/>
        </w:rPr>
        <w:t xml:space="preserve"> </w:t>
      </w:r>
    </w:p>
    <w:p w14:paraId="211BE0BF" w14:textId="47394FDC" w:rsidR="00861C52" w:rsidRDefault="00861C52" w:rsidP="00861C52">
      <w:r w:rsidRPr="00736A5F">
        <w:t xml:space="preserve">Le </w:t>
      </w:r>
      <w:r w:rsidRPr="00B16B84">
        <w:t>COGAS</w:t>
      </w:r>
      <w:r>
        <w:t xml:space="preserve"> </w:t>
      </w:r>
      <w:r w:rsidRPr="00B16B84">
        <w:t>fonctionne en effet sur le principe d’une gouvernance partagée, reposant sur la recherche du consensus</w:t>
      </w:r>
      <w:r>
        <w:rPr>
          <w:sz w:val="20"/>
          <w:szCs w:val="20"/>
        </w:rPr>
        <w:t xml:space="preserve"> </w:t>
      </w:r>
      <w:r w:rsidRPr="00B16B84">
        <w:t>entre La Poste et les organisations syndicales</w:t>
      </w:r>
      <w:r w:rsidRPr="00B16B84">
        <w:rPr>
          <w:rStyle w:val="Appelnotedebasdep"/>
        </w:rPr>
        <w:footnoteReference w:id="58"/>
      </w:r>
      <w:r>
        <w:t>. Il s</w:t>
      </w:r>
      <w:r w:rsidRPr="00B16B84">
        <w:t xml:space="preserve">’appuie en outre sur un réseau de commissions territoriales censées favoriser une gestion consensuelle de l’action sociale au niveau local, mais dont la </w:t>
      </w:r>
      <w:r w:rsidR="0074363F">
        <w:t>répartition</w:t>
      </w:r>
      <w:r w:rsidR="0074363F" w:rsidRPr="00B16B84">
        <w:t xml:space="preserve"> </w:t>
      </w:r>
      <w:r w:rsidRPr="00B16B84">
        <w:t>n’est plus en adéquation avec les implantations géographiques de La Poste et qui s’avère lourd et coûteux à animer pour des résultats assez faibles</w:t>
      </w:r>
      <w:r w:rsidRPr="00B16B84">
        <w:rPr>
          <w:rStyle w:val="Appelnotedebasdep"/>
        </w:rPr>
        <w:footnoteReference w:id="59"/>
      </w:r>
      <w:r w:rsidRPr="00B16B84">
        <w:t>.</w:t>
      </w:r>
    </w:p>
    <w:p w14:paraId="211BE0C0" w14:textId="28AC7636" w:rsidR="00861C52" w:rsidRPr="00461793" w:rsidRDefault="00861C52" w:rsidP="00861C52">
      <w:pPr>
        <w:rPr>
          <w:sz w:val="20"/>
          <w:szCs w:val="20"/>
        </w:rPr>
      </w:pPr>
      <w:r w:rsidRPr="00B16B84">
        <w:t>Le rattachement à la DRH du groupe de la direction nationale de l’action sociale (service transversal mis à disposition du COGAS par La Poste) depuis le 1</w:t>
      </w:r>
      <w:r w:rsidRPr="00B16B84">
        <w:rPr>
          <w:vertAlign w:val="superscript"/>
        </w:rPr>
        <w:t>er</w:t>
      </w:r>
      <w:r w:rsidRPr="00B16B84">
        <w:t xml:space="preserve"> mars 2016, conformément aux recommandations formulées par la Cour dans son rapport particulier sur « Les activités sociales et culturelles destinées aux agents de La Poste » (juillet 2015)</w:t>
      </w:r>
      <w:r w:rsidR="005C6487">
        <w:rPr>
          <w:rStyle w:val="Appelnotedebasdep"/>
        </w:rPr>
        <w:footnoteReference w:id="60"/>
      </w:r>
      <w:r w:rsidRPr="00B16B84">
        <w:t xml:space="preserve">, et l’annonce de la mise en place d’une organisation territoriale plus resserrée d’ici 2017 </w:t>
      </w:r>
      <w:r>
        <w:t>doivent conduire à</w:t>
      </w:r>
      <w:r w:rsidRPr="00B16B84">
        <w:t xml:space="preserve"> une rationalisation de la gestion des œuvres sociales.</w:t>
      </w:r>
      <w:r>
        <w:t xml:space="preserve"> </w:t>
      </w:r>
    </w:p>
    <w:p w14:paraId="211BE0C1" w14:textId="327AD6CD" w:rsidR="00861C52" w:rsidRPr="00BD6765" w:rsidRDefault="00861C52" w:rsidP="00861C52">
      <w:pPr>
        <w:pStyle w:val="Titre3"/>
      </w:pPr>
      <w:bookmarkStart w:id="701" w:name="_Toc456972071"/>
      <w:bookmarkStart w:id="702" w:name="_Toc457235301"/>
      <w:bookmarkStart w:id="703" w:name="_Toc457235798"/>
      <w:bookmarkStart w:id="704" w:name="_Toc457298339"/>
      <w:bookmarkStart w:id="705" w:name="_Toc457317763"/>
      <w:bookmarkStart w:id="706" w:name="_Toc462390575"/>
      <w:bookmarkStart w:id="707" w:name="_Toc462395039"/>
      <w:bookmarkStart w:id="708" w:name="_Toc462396719"/>
      <w:bookmarkStart w:id="709" w:name="_Toc462397626"/>
      <w:bookmarkStart w:id="710" w:name="_Toc462402615"/>
      <w:bookmarkStart w:id="711" w:name="_Toc462402672"/>
      <w:bookmarkStart w:id="712" w:name="_Toc463339525"/>
      <w:bookmarkStart w:id="713" w:name="_Toc463614040"/>
      <w:bookmarkStart w:id="714" w:name="_Toc468868312"/>
      <w:bookmarkStart w:id="715" w:name="_Toc456778533"/>
      <w:bookmarkStart w:id="716" w:name="_Toc456778637"/>
      <w:bookmarkStart w:id="717" w:name="_Toc456782068"/>
      <w:bookmarkStart w:id="718" w:name="_Toc456782304"/>
      <w:bookmarkStart w:id="719" w:name="_Toc456782623"/>
      <w:bookmarkStart w:id="720" w:name="_Toc456782813"/>
      <w:bookmarkStart w:id="721" w:name="_Toc456783731"/>
      <w:bookmarkStart w:id="722" w:name="_Toc456789644"/>
      <w:bookmarkStart w:id="723" w:name="_Toc456790239"/>
      <w:bookmarkStart w:id="724" w:name="_Toc456793787"/>
      <w:bookmarkStart w:id="725" w:name="_Toc456794436"/>
      <w:bookmarkStart w:id="726" w:name="_Toc456788244"/>
      <w:bookmarkStart w:id="727" w:name="_Toc456790752"/>
      <w:bookmarkStart w:id="728" w:name="_Toc456795815"/>
      <w:bookmarkStart w:id="729" w:name="_Toc456796859"/>
      <w:bookmarkStart w:id="730" w:name="_Toc456798030"/>
      <w:bookmarkStart w:id="731" w:name="_Toc456800163"/>
      <w:bookmarkStart w:id="732" w:name="_Toc456800288"/>
      <w:bookmarkStart w:id="733" w:name="_Toc456801277"/>
      <w:bookmarkStart w:id="734" w:name="_Toc456801402"/>
      <w:bookmarkStart w:id="735" w:name="_Toc456801527"/>
      <w:bookmarkStart w:id="736" w:name="_Toc456801652"/>
      <w:bookmarkStart w:id="737" w:name="_Toc456801917"/>
      <w:bookmarkStart w:id="738" w:name="_Toc456802042"/>
      <w:bookmarkStart w:id="739" w:name="_Toc456802167"/>
      <w:bookmarkStart w:id="740" w:name="_Toc456802292"/>
      <w:bookmarkStart w:id="741" w:name="_Toc456802417"/>
      <w:bookmarkStart w:id="742" w:name="_Toc456802542"/>
      <w:bookmarkStart w:id="743" w:name="_Toc456802667"/>
      <w:bookmarkStart w:id="744" w:name="_Toc456802792"/>
      <w:bookmarkStart w:id="745" w:name="_Toc456802917"/>
      <w:bookmarkStart w:id="746" w:name="_Toc456803042"/>
      <w:bookmarkStart w:id="747" w:name="_Toc456803167"/>
      <w:bookmarkStart w:id="748" w:name="_Toc456803512"/>
      <w:bookmarkStart w:id="749" w:name="_Toc456803637"/>
      <w:bookmarkStart w:id="750" w:name="_Toc456804070"/>
      <w:bookmarkStart w:id="751" w:name="_Toc456804321"/>
      <w:bookmarkStart w:id="752" w:name="_Toc456804572"/>
      <w:bookmarkStart w:id="753" w:name="_Toc456804697"/>
      <w:bookmarkStart w:id="754" w:name="_Toc456804822"/>
      <w:bookmarkStart w:id="755" w:name="_Toc456806093"/>
      <w:bookmarkStart w:id="756" w:name="_Toc456808117"/>
      <w:bookmarkStart w:id="757" w:name="_Toc456856245"/>
      <w:bookmarkStart w:id="758" w:name="_Toc456860051"/>
      <w:bookmarkStart w:id="759" w:name="_Toc456860335"/>
      <w:bookmarkStart w:id="760" w:name="_Toc456860082"/>
      <w:bookmarkStart w:id="761" w:name="_Toc456861930"/>
      <w:bookmarkStart w:id="762" w:name="_Toc456862169"/>
      <w:bookmarkStart w:id="763" w:name="_Toc456881442"/>
      <w:bookmarkStart w:id="764" w:name="_Toc456881941"/>
      <w:bookmarkStart w:id="765" w:name="_Toc456882080"/>
      <w:bookmarkStart w:id="766" w:name="_Toc456883827"/>
      <w:bookmarkStart w:id="767" w:name="_Toc456884566"/>
      <w:bookmarkStart w:id="768" w:name="_Toc456884652"/>
      <w:bookmarkStart w:id="769" w:name="_Toc456884754"/>
      <w:bookmarkStart w:id="770" w:name="_Toc456888072"/>
      <w:bookmarkStart w:id="771" w:name="_Toc456951175"/>
      <w:bookmarkStart w:id="772" w:name="_Toc456952302"/>
      <w:bookmarkStart w:id="773" w:name="_Toc456952516"/>
      <w:r w:rsidRPr="00BD6765">
        <w:t xml:space="preserve">Un symptôme </w:t>
      </w:r>
      <w:r w:rsidRPr="009C2F03">
        <w:t>préoccupant</w:t>
      </w:r>
      <w:r w:rsidRPr="00BD6765">
        <w:t xml:space="preserve"> aux causes multiples</w:t>
      </w:r>
      <w:r w:rsidR="005C6487">
        <w:t xml:space="preserve"> </w:t>
      </w:r>
      <w:r w:rsidRPr="00BD6765">
        <w:t>:</w:t>
      </w:r>
      <w:bookmarkEnd w:id="701"/>
      <w:bookmarkEnd w:id="702"/>
      <w:bookmarkEnd w:id="703"/>
      <w:bookmarkEnd w:id="704"/>
      <w:bookmarkEnd w:id="705"/>
      <w:bookmarkEnd w:id="706"/>
      <w:bookmarkEnd w:id="707"/>
      <w:bookmarkEnd w:id="708"/>
      <w:bookmarkEnd w:id="709"/>
      <w:bookmarkEnd w:id="710"/>
      <w:bookmarkEnd w:id="711"/>
      <w:bookmarkEnd w:id="712"/>
      <w:bookmarkEnd w:id="713"/>
      <w:r w:rsidR="008F5196">
        <w:t xml:space="preserve"> la persistance de niveaux élevés d’absentéisme</w:t>
      </w:r>
      <w:bookmarkEnd w:id="714"/>
    </w:p>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p w14:paraId="211BE0C3" w14:textId="771C665B" w:rsidR="00861C52" w:rsidRDefault="00861C52" w:rsidP="00E04C98">
      <w:r w:rsidRPr="002D2053">
        <w:t xml:space="preserve">La Cour a déjà eu l’occasion de relever un </w:t>
      </w:r>
      <w:r>
        <w:t>taux d’</w:t>
      </w:r>
      <w:r w:rsidRPr="002D2053">
        <w:t>absentéisme particulièrement élevé</w:t>
      </w:r>
      <w:r w:rsidR="007D459A">
        <w:t xml:space="preserve"> à La Poste, notamment</w:t>
      </w:r>
      <w:r w:rsidRPr="002D2053">
        <w:t xml:space="preserve"> chez les facteurs</w:t>
      </w:r>
      <w:r>
        <w:t> (</w:t>
      </w:r>
      <w:r w:rsidRPr="002D2053">
        <w:t>7,6 % contre 4,5 % en moyenne pour les ouvriers du secteur privé</w:t>
      </w:r>
      <w:r>
        <w:t xml:space="preserve"> en 2014</w:t>
      </w:r>
      <w:r w:rsidRPr="002D2053">
        <w:rPr>
          <w:rStyle w:val="Appelnotedebasdep"/>
        </w:rPr>
        <w:footnoteReference w:id="61"/>
      </w:r>
      <w:r>
        <w:t xml:space="preserve">) et </w:t>
      </w:r>
      <w:r w:rsidRPr="002D2053">
        <w:t xml:space="preserve">en augmentation </w:t>
      </w:r>
      <w:r>
        <w:t>depuis</w:t>
      </w:r>
      <w:r w:rsidRPr="002D2053">
        <w:t xml:space="preserve"> 2010</w:t>
      </w:r>
      <w:r>
        <w:t xml:space="preserve"> (7 %)</w:t>
      </w:r>
      <w:r w:rsidRPr="002D2053">
        <w:t xml:space="preserve">. </w:t>
      </w:r>
      <w:r>
        <w:t xml:space="preserve">Outre ses effets désorganisateurs, cet absentéisme est coûteux pour l’entreprise : il représente en effet une perte de </w:t>
      </w:r>
      <w:r w:rsidRPr="00D20783">
        <w:t>243</w:t>
      </w:r>
      <w:r>
        <w:t> </w:t>
      </w:r>
      <w:r w:rsidRPr="00D20783">
        <w:t>M€ par an</w:t>
      </w:r>
      <w:r>
        <w:rPr>
          <w:rStyle w:val="Appelnotedebasdep"/>
        </w:rPr>
        <w:footnoteReference w:id="62"/>
      </w:r>
      <w:r w:rsidRPr="00D20783">
        <w:t xml:space="preserve"> pour la distribution</w:t>
      </w:r>
      <w:r>
        <w:t>,</w:t>
      </w:r>
      <w:r w:rsidRPr="00D20783">
        <w:t xml:space="preserve"> m</w:t>
      </w:r>
      <w:r>
        <w:t>ontant est supérieur à celui du coût des</w:t>
      </w:r>
      <w:r w:rsidRPr="00D20783">
        <w:t xml:space="preserve"> véhicules</w:t>
      </w:r>
      <w:r>
        <w:t xml:space="preserve"> utilisés par l’entreprise</w:t>
      </w:r>
      <w:r w:rsidRPr="00D20783">
        <w:t>.</w:t>
      </w:r>
      <w:r>
        <w:t xml:space="preserve"> </w:t>
      </w:r>
      <w:r w:rsidRPr="000800C6">
        <w:t xml:space="preserve">Un jour d’absence en moins par an et par </w:t>
      </w:r>
      <w:r w:rsidR="007D459A">
        <w:t xml:space="preserve">facteur </w:t>
      </w:r>
      <w:r w:rsidRPr="000800C6">
        <w:t>permettrait une économie estimée à 20 M€.</w:t>
      </w:r>
      <w:r w:rsidR="005D36EE" w:rsidRPr="005D36EE">
        <w:t xml:space="preserve"> </w:t>
      </w:r>
      <w:r w:rsidR="005D36EE">
        <w:t xml:space="preserve">L’absentéisme des facteurs s’est encore aggravé en 2015 : </w:t>
      </w:r>
      <w:r w:rsidR="005D36EE" w:rsidRPr="002D2053">
        <w:t xml:space="preserve">les absences </w:t>
      </w:r>
      <w:r w:rsidR="005D36EE">
        <w:t xml:space="preserve">représentaient </w:t>
      </w:r>
      <w:r w:rsidR="00635232">
        <w:t xml:space="preserve">30 </w:t>
      </w:r>
      <w:r w:rsidR="005D36EE">
        <w:t>jours par facteur </w:t>
      </w:r>
      <w:r w:rsidR="005D36EE" w:rsidRPr="002D2053">
        <w:t>en moyenne</w:t>
      </w:r>
      <w:r w:rsidR="005D36EE">
        <w:t xml:space="preserve"> en 201</w:t>
      </w:r>
      <w:r w:rsidR="00635232">
        <w:t>5</w:t>
      </w:r>
      <w:r w:rsidR="005D36EE">
        <w:t xml:space="preserve"> contre </w:t>
      </w:r>
      <w:r w:rsidR="00635232">
        <w:t>26</w:t>
      </w:r>
      <w:r w:rsidR="00635232" w:rsidRPr="002D2053">
        <w:t xml:space="preserve"> </w:t>
      </w:r>
      <w:r w:rsidR="005D36EE" w:rsidRPr="002D2053">
        <w:t xml:space="preserve">jours en </w:t>
      </w:r>
      <w:r w:rsidR="00635232" w:rsidRPr="002D2053">
        <w:t>201</w:t>
      </w:r>
      <w:r w:rsidR="00635232">
        <w:t>3</w:t>
      </w:r>
      <w:r w:rsidR="005D36EE" w:rsidRPr="002D2053">
        <w:t>.</w:t>
      </w:r>
    </w:p>
    <w:p w14:paraId="211BE0C4" w14:textId="16109381" w:rsidR="00861C52" w:rsidRDefault="001F5551" w:rsidP="00861C52">
      <w:r>
        <w:t>Plus largement, on relève à l’échelle du groupe tout entier le maintien de niveaux élevés d’absentéisme au regard d’autres secteurs d’</w:t>
      </w:r>
      <w:r w:rsidR="00880B55">
        <w:t>activité, ainsi que</w:t>
      </w:r>
      <w:r>
        <w:t xml:space="preserve"> leur a</w:t>
      </w:r>
      <w:r w:rsidR="00A77D9F">
        <w:t xml:space="preserve">ggravation </w:t>
      </w:r>
      <w:r>
        <w:t>ces dernières années</w:t>
      </w:r>
      <w:r w:rsidR="00861C52">
        <w:t xml:space="preserve"> (+8 % de jours d’absence entre 2013 et 2015), notamment pour les absences pour maladie (</w:t>
      </w:r>
      <w:r w:rsidR="00861C52" w:rsidRPr="007C467A">
        <w:t>6,14</w:t>
      </w:r>
      <w:r w:rsidR="005C0A71">
        <w:t> </w:t>
      </w:r>
      <w:r w:rsidR="00861C52" w:rsidRPr="007C467A">
        <w:t>%</w:t>
      </w:r>
      <w:r w:rsidR="00861C52">
        <w:t xml:space="preserve"> en 2013,</w:t>
      </w:r>
      <w:r w:rsidR="00861C52" w:rsidRPr="007C467A">
        <w:t xml:space="preserve"> 6,37</w:t>
      </w:r>
      <w:r w:rsidR="005C0A71">
        <w:t> </w:t>
      </w:r>
      <w:r w:rsidR="00861C52" w:rsidRPr="007C467A">
        <w:t xml:space="preserve">% </w:t>
      </w:r>
      <w:r w:rsidR="00861C52">
        <w:t xml:space="preserve">en 2014, </w:t>
      </w:r>
      <w:r w:rsidR="00861C52" w:rsidRPr="007C467A">
        <w:t>6,65</w:t>
      </w:r>
      <w:r w:rsidR="00861C52">
        <w:t> </w:t>
      </w:r>
      <w:r w:rsidR="00861C52" w:rsidRPr="007C467A">
        <w:t>%</w:t>
      </w:r>
      <w:r w:rsidR="00861C52">
        <w:t xml:space="preserve"> en 2015). Ces </w:t>
      </w:r>
      <w:r w:rsidR="005A45B7">
        <w:t xml:space="preserve">problèmes </w:t>
      </w:r>
      <w:r w:rsidR="0010748D">
        <w:t>touch</w:t>
      </w:r>
      <w:r w:rsidR="005A45B7">
        <w:t xml:space="preserve">ent </w:t>
      </w:r>
      <w:r w:rsidR="0010748D">
        <w:t>aussi une partie de</w:t>
      </w:r>
      <w:r w:rsidR="005A45B7">
        <w:t xml:space="preserve"> l’encadrement</w:t>
      </w:r>
      <w:r w:rsidR="003F2F66">
        <w:t xml:space="preserve">, avec par exemple une progression de </w:t>
      </w:r>
      <w:r w:rsidR="0082056D">
        <w:t>9</w:t>
      </w:r>
      <w:r w:rsidR="003F2F66">
        <w:t xml:space="preserve"> % </w:t>
      </w:r>
      <w:r w:rsidR="0082056D">
        <w:t>du nombre de jour</w:t>
      </w:r>
      <w:r w:rsidR="00CF21BC">
        <w:t>s</w:t>
      </w:r>
      <w:r w:rsidR="0082056D">
        <w:t xml:space="preserve"> d’absence par </w:t>
      </w:r>
      <w:r w:rsidR="00CF21BC">
        <w:t xml:space="preserve">an et par </w:t>
      </w:r>
      <w:r w:rsidR="0082056D">
        <w:t xml:space="preserve">agent </w:t>
      </w:r>
      <w:r w:rsidR="003F2F66">
        <w:t>entre 2013 et 2015</w:t>
      </w:r>
      <w:r w:rsidR="0082056D">
        <w:t xml:space="preserve"> pour les cadres et cadres supérieurs du groupe</w:t>
      </w:r>
      <w:r w:rsidR="00CF21BC">
        <w:t>, progression globale principalement issue de l’augmentation des absences pour maladie (+11 %).</w:t>
      </w:r>
    </w:p>
    <w:p w14:paraId="211BE0C6" w14:textId="77777777" w:rsidR="00861C52" w:rsidRDefault="00861C52" w:rsidP="00861C52">
      <w:r w:rsidRPr="0032485F">
        <w:t>L’absentéisme recouvre des situations et des causes hétérogènes</w:t>
      </w:r>
      <w:r w:rsidR="00542B47">
        <w:t xml:space="preserve">, </w:t>
      </w:r>
      <w:r>
        <w:t>souvent complexes. Dans un contexte de réorganisations</w:t>
      </w:r>
      <w:r w:rsidR="00542B47">
        <w:t xml:space="preserve"> </w:t>
      </w:r>
      <w:r>
        <w:t>fréquentes du travail, des</w:t>
      </w:r>
      <w:r w:rsidRPr="0032485F">
        <w:t xml:space="preserve"> </w:t>
      </w:r>
      <w:r>
        <w:t>paramètres</w:t>
      </w:r>
      <w:r w:rsidRPr="0032485F">
        <w:t xml:space="preserve"> individuel</w:t>
      </w:r>
      <w:r>
        <w:t xml:space="preserve">s peuvent venir s’ajouter aux causes légales susceptibles de justifier une absence en droit du travail. </w:t>
      </w:r>
      <w:r w:rsidDel="00FD267D">
        <w:t>Plusieurs</w:t>
      </w:r>
      <w:r>
        <w:t xml:space="preserve"> cadres locaux ont par exemple indiqué qu’ils considéraient que certains cas d'absentéisme individuel pouvaient s’apparenter à une nouvelle forme de conflictualité, des arrêts de travail volontaires se substituant aux actions collectives autrefois plus fréquentes,</w:t>
      </w:r>
      <w:r w:rsidDel="00F10CC4">
        <w:t xml:space="preserve"> comme</w:t>
      </w:r>
      <w:r>
        <w:t> la grève.</w:t>
      </w:r>
    </w:p>
    <w:p w14:paraId="211BE0C7" w14:textId="4561CD05" w:rsidR="00861C52" w:rsidRDefault="00861C52" w:rsidP="00861C52">
      <w:r>
        <w:t xml:space="preserve">Dans ce contexte, </w:t>
      </w:r>
      <w:r w:rsidRPr="0032485F">
        <w:t xml:space="preserve">La Poste a choisi d’agir sur la prévention des causes </w:t>
      </w:r>
      <w:r>
        <w:t xml:space="preserve">professionnelles de l’absentéisme, issues de la </w:t>
      </w:r>
      <w:r w:rsidRPr="0032485F">
        <w:t xml:space="preserve">pénibilité </w:t>
      </w:r>
      <w:r>
        <w:t>des postes de travail, et d’ériger en priorité l’amélioration des conditions de travail</w:t>
      </w:r>
      <w:r w:rsidR="00EC0ED4">
        <w:rPr>
          <w:rStyle w:val="Appelnotedebasdep"/>
        </w:rPr>
        <w:footnoteReference w:id="63"/>
      </w:r>
      <w:r>
        <w:t xml:space="preserve">. Elle a ainsi </w:t>
      </w:r>
      <w:r w:rsidR="007A58BF">
        <w:t>simplifié</w:t>
      </w:r>
      <w:r w:rsidRPr="0032485F">
        <w:t xml:space="preserve"> les </w:t>
      </w:r>
      <w:r>
        <w:t>tâches</w:t>
      </w:r>
      <w:r w:rsidRPr="0032485F">
        <w:t xml:space="preserve"> des </w:t>
      </w:r>
      <w:r>
        <w:t>agents de la distribution</w:t>
      </w:r>
      <w:r w:rsidRPr="0032485F">
        <w:t xml:space="preserve">, afin d’éviter </w:t>
      </w:r>
      <w:r>
        <w:t xml:space="preserve">pathologies et </w:t>
      </w:r>
      <w:r w:rsidRPr="0032485F">
        <w:t>accidents.</w:t>
      </w:r>
      <w:r>
        <w:t xml:space="preserve"> En revanche, l’identification des cas abusifs d’arrêts de travail est encore peu développée. Elle relève d’une démarche managériale de proximité. </w:t>
      </w:r>
    </w:p>
    <w:p w14:paraId="211BE0C8" w14:textId="77777777" w:rsidR="00861C52" w:rsidRDefault="00861C52" w:rsidP="00861C52">
      <w:r>
        <w:t xml:space="preserve">La responsabilisation des cadres dans le traitement préventif des causes d’absentéisme, mais également dans la mise en place d’une réponse, au besoin disciplinaire lorsque les abus sont manifestes, est un chantier que La Poste souhaite engager à l’avenir. </w:t>
      </w:r>
    </w:p>
    <w:p w14:paraId="211BE0C9" w14:textId="77777777" w:rsidR="00861C52" w:rsidRDefault="00861C52" w:rsidP="00861C52">
      <w:r>
        <w:t>En raison des situations de malaise qui peuvent en être la cause et de ses coûts, l’absentéisme demande une attention particulière, et, au vu des faibles résultats atteints, de repenser les stratégies jusqu’ici mises en place par l’entreprise.</w:t>
      </w:r>
    </w:p>
    <w:p w14:paraId="211BE0CA" w14:textId="77777777" w:rsidR="00861C52" w:rsidRDefault="00861C52" w:rsidP="00E80207">
      <w:pPr>
        <w:pStyle w:val="Titre2"/>
        <w:spacing w:before="300" w:after="240"/>
      </w:pPr>
      <w:bookmarkStart w:id="774" w:name="_Toc456782814"/>
      <w:bookmarkStart w:id="775" w:name="_Toc456795816"/>
      <w:bookmarkStart w:id="776" w:name="_Toc456796860"/>
      <w:bookmarkStart w:id="777" w:name="_Toc456806094"/>
      <w:bookmarkStart w:id="778" w:name="_Toc456808118"/>
      <w:bookmarkStart w:id="779" w:name="_Toc456861931"/>
      <w:bookmarkStart w:id="780" w:name="_Toc456882081"/>
      <w:bookmarkStart w:id="781" w:name="_Toc456884653"/>
      <w:bookmarkStart w:id="782" w:name="_Toc456888073"/>
      <w:bookmarkStart w:id="783" w:name="_Toc456951176"/>
      <w:bookmarkStart w:id="784" w:name="_Toc456952303"/>
      <w:bookmarkStart w:id="785" w:name="_Toc456952517"/>
      <w:bookmarkStart w:id="786" w:name="_Toc456972072"/>
      <w:bookmarkStart w:id="787" w:name="_Toc457235302"/>
      <w:bookmarkStart w:id="788" w:name="_Toc457235799"/>
      <w:bookmarkStart w:id="789" w:name="_Toc457298340"/>
      <w:bookmarkStart w:id="790" w:name="_Toc457317764"/>
      <w:bookmarkStart w:id="791" w:name="_Toc462390576"/>
      <w:bookmarkStart w:id="792" w:name="_Toc462395040"/>
      <w:bookmarkStart w:id="793" w:name="_Toc462396720"/>
      <w:bookmarkStart w:id="794" w:name="_Toc462397627"/>
      <w:bookmarkStart w:id="795" w:name="_Toc462402616"/>
      <w:bookmarkStart w:id="796" w:name="_Toc462402673"/>
      <w:bookmarkStart w:id="797" w:name="_Toc463339526"/>
      <w:bookmarkStart w:id="798" w:name="_Toc463614041"/>
      <w:bookmarkStart w:id="799" w:name="_Toc468868313"/>
      <w:r>
        <w:t>Une stratégie commerciale et numérique insuffisamment réactive</w:t>
      </w:r>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p w14:paraId="211BE0CB" w14:textId="178FA9B2" w:rsidR="00861C52" w:rsidRPr="006B7667" w:rsidRDefault="00861C52" w:rsidP="00861C52">
      <w:r>
        <w:t xml:space="preserve">Si La Poste a su gérer le passage d’une situation monopolistique à un contexte de concurrence sur plusieurs segments de marché, grâce à sa tradition de service aux usagers, elle éprouve aujourd’hui des difficultés à </w:t>
      </w:r>
      <w:r w:rsidR="0074363F">
        <w:t xml:space="preserve">entreprendre </w:t>
      </w:r>
      <w:r>
        <w:t>une véritable démarche commerciale vis-à-vis de ses clients, de même qu’elle connaît un retard important dans le développement de sa stratégie numérique.</w:t>
      </w:r>
    </w:p>
    <w:p w14:paraId="211BE0CC" w14:textId="54031713" w:rsidR="00861C52" w:rsidRDefault="00861C52" w:rsidP="00542B47">
      <w:pPr>
        <w:pStyle w:val="Titre3"/>
        <w:spacing w:after="240"/>
      </w:pPr>
      <w:bookmarkStart w:id="800" w:name="_Toc456782815"/>
      <w:bookmarkStart w:id="801" w:name="_Toc456795817"/>
      <w:bookmarkStart w:id="802" w:name="_Toc456796861"/>
      <w:bookmarkStart w:id="803" w:name="_Toc456806095"/>
      <w:bookmarkStart w:id="804" w:name="_Toc456808119"/>
      <w:bookmarkStart w:id="805" w:name="_Toc456861932"/>
      <w:bookmarkStart w:id="806" w:name="_Toc456882082"/>
      <w:bookmarkStart w:id="807" w:name="_Toc456884654"/>
      <w:bookmarkStart w:id="808" w:name="_Toc456888074"/>
      <w:bookmarkStart w:id="809" w:name="_Toc456951177"/>
      <w:bookmarkStart w:id="810" w:name="_Toc456952304"/>
      <w:bookmarkStart w:id="811" w:name="_Toc456952518"/>
      <w:bookmarkStart w:id="812" w:name="_Toc456972073"/>
      <w:bookmarkStart w:id="813" w:name="_Toc457235303"/>
      <w:bookmarkStart w:id="814" w:name="_Toc457235800"/>
      <w:bookmarkStart w:id="815" w:name="_Toc457298341"/>
      <w:bookmarkStart w:id="816" w:name="_Toc457317765"/>
      <w:bookmarkStart w:id="817" w:name="_Toc462390577"/>
      <w:bookmarkStart w:id="818" w:name="_Toc462395041"/>
      <w:bookmarkStart w:id="819" w:name="_Toc462396721"/>
      <w:bookmarkStart w:id="820" w:name="_Toc462397628"/>
      <w:bookmarkStart w:id="821" w:name="_Toc462402617"/>
      <w:bookmarkStart w:id="822" w:name="_Toc462402674"/>
      <w:bookmarkStart w:id="823" w:name="_Toc463339527"/>
      <w:bookmarkStart w:id="824" w:name="_Toc463614042"/>
      <w:bookmarkStart w:id="825" w:name="_Toc468868314"/>
      <w:r>
        <w:t xml:space="preserve">Des marges de progression </w:t>
      </w:r>
      <w:r w:rsidRPr="00D235C6">
        <w:t>importantes</w:t>
      </w:r>
      <w:r w:rsidR="00061E86">
        <w:br/>
      </w:r>
      <w:r>
        <w:t>dans la qualité des services rendus</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p>
    <w:p w14:paraId="211BE0CD" w14:textId="77777777" w:rsidR="00861C52" w:rsidRDefault="00861C52" w:rsidP="00194707">
      <w:pPr>
        <w:spacing w:line="220" w:lineRule="exact"/>
      </w:pPr>
      <w:r>
        <w:t>Dans le cadre de ses missions de service public, La Poste doit répondre à un certain nombre d’exigences en termes de qualité du service universel postal et de présence postale territoriale. Ces critères, définis par la puissance publique, apparaissent toutefois insuffisants pour garantir la fourniture d’un service de qualité, alors que, dans le même temps, sur les segments de marché très concurrentiels où La Poste intervient (transport et distribution de colis hors service universel postal), ses produits doivent répondre à des standards de qualité de plus en plus élevés afin de résister aux offres concurrentes.</w:t>
      </w:r>
      <w:r w:rsidRPr="000D254F">
        <w:t xml:space="preserve"> </w:t>
      </w:r>
    </w:p>
    <w:p w14:paraId="211BE0CE" w14:textId="77777777" w:rsidR="00861C52" w:rsidRDefault="00861C52" w:rsidP="00542B47">
      <w:pPr>
        <w:pStyle w:val="Titre4"/>
        <w:spacing w:before="360" w:after="240"/>
      </w:pPr>
      <w:bookmarkStart w:id="826" w:name="_Toc456782816"/>
      <w:bookmarkStart w:id="827" w:name="_Toc456795818"/>
      <w:bookmarkStart w:id="828" w:name="_Toc456796862"/>
      <w:bookmarkStart w:id="829" w:name="_Toc456806096"/>
      <w:bookmarkStart w:id="830" w:name="_Toc456808120"/>
      <w:bookmarkStart w:id="831" w:name="_Toc456861933"/>
      <w:bookmarkStart w:id="832" w:name="_Toc456882083"/>
      <w:bookmarkStart w:id="833" w:name="_Toc456884655"/>
      <w:bookmarkStart w:id="834" w:name="_Toc456888075"/>
      <w:bookmarkStart w:id="835" w:name="_Toc456951178"/>
      <w:bookmarkStart w:id="836" w:name="_Toc456952305"/>
      <w:bookmarkStart w:id="837" w:name="_Toc456952519"/>
      <w:bookmarkStart w:id="838" w:name="_Toc456972074"/>
      <w:bookmarkStart w:id="839" w:name="_Toc457235304"/>
      <w:bookmarkStart w:id="840" w:name="_Toc457235801"/>
      <w:bookmarkStart w:id="841" w:name="_Toc457298342"/>
      <w:bookmarkStart w:id="842" w:name="_Toc457317766"/>
      <w:r>
        <w:t xml:space="preserve">Des faiblesses dans la distribution du </w:t>
      </w:r>
      <w:r w:rsidRPr="006B7667">
        <w:t>courrier</w:t>
      </w:r>
      <w:r>
        <w:t xml:space="preserve"> et des colis</w:t>
      </w:r>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p>
    <w:p w14:paraId="211BE0CF" w14:textId="77777777" w:rsidR="00861C52" w:rsidRPr="005D049E" w:rsidRDefault="00861C52" w:rsidP="00194707">
      <w:pPr>
        <w:spacing w:line="220" w:lineRule="exact"/>
      </w:pPr>
      <w:r w:rsidRPr="00993522">
        <w:t xml:space="preserve">La Poste est soumise, pour la distribution de courrier et de colis entrant dans le cadre du service universel postal, à </w:t>
      </w:r>
      <w:r w:rsidRPr="005D049E">
        <w:t>des objectifs de « qualité de service » portant sur la rapidité et la fiabilité de ses principales prestations</w:t>
      </w:r>
      <w:r>
        <w:rPr>
          <w:rStyle w:val="Appelnotedebasdep"/>
          <w:sz w:val="22"/>
        </w:rPr>
        <w:footnoteReference w:id="64"/>
      </w:r>
      <w:r w:rsidRPr="005D049E">
        <w:t>. Ces objectifs sont fixés par arrêté du ministre chargé des postes et leur réalisation contrôlée par l’Autorité de régulation des communications électroniques et des postes (ARCEP)</w:t>
      </w:r>
      <w:r w:rsidRPr="005D049E">
        <w:rPr>
          <w:rStyle w:val="Appelnotedebasdep"/>
          <w:sz w:val="22"/>
        </w:rPr>
        <w:footnoteReference w:id="65"/>
      </w:r>
      <w:r w:rsidRPr="005D049E">
        <w:t>.</w:t>
      </w:r>
    </w:p>
    <w:p w14:paraId="211BE0D0" w14:textId="77777777" w:rsidR="00861C52" w:rsidRDefault="00861C52" w:rsidP="00542B47">
      <w:pPr>
        <w:pStyle w:val="Titre5"/>
        <w:spacing w:before="360" w:after="240"/>
      </w:pPr>
      <w:r w:rsidRPr="003F3421">
        <w:t>Courrier : une qualité de la relation client à améliorer, au-delà des objectifs réglementaires</w:t>
      </w:r>
    </w:p>
    <w:p w14:paraId="211BE0D1" w14:textId="77777777" w:rsidR="00861C52" w:rsidRDefault="00861C52" w:rsidP="00194707">
      <w:pPr>
        <w:spacing w:line="220" w:lineRule="exact"/>
      </w:pPr>
      <w:r>
        <w:t>La fixation par voie réglementaire d’objectifs de qualité de service constitue un mode de régulation rigide en apparence. En réalité, la possibilité de modifier rétrospectivement les objectifs prévus, comme cela a été le cas pour la Lettre Verte en 2015</w:t>
      </w:r>
      <w:r>
        <w:rPr>
          <w:rStyle w:val="Appelnotedebasdep"/>
        </w:rPr>
        <w:footnoteReference w:id="66"/>
      </w:r>
      <w:r>
        <w:t xml:space="preserve">, témoigne d’une relative souplesse dans son application. </w:t>
      </w:r>
    </w:p>
    <w:p w14:paraId="211BE0D2" w14:textId="77777777" w:rsidR="00861C52" w:rsidRDefault="00861C52" w:rsidP="00861C52">
      <w:r>
        <w:t>Cette flexibilité renvoie à une difficulté inhérente à la régulation des activités postales. S’il est impératif de garantir un niveau satisfaisant de qualité de service pour les usagers, il est difficile en revanche d’exiger une progression continue de ce niveau de qualité dans un contexte de diminution croissante des volumes. Ainsi, s’agissant de la Lettre Prioritaire, un taux de distribution en J+1 à 85 % semble constituer un objectif raisonnable pour La Poste : la fixation d’objectifs plus ambitieux se traduiraient en effet par une augmentation des coûts pour l’entreprise sans rapport avec le prix acquitté par le consommateur pour un timbre rouge (recours au transport aérien, travail de nuit supplémentaire, etc.)</w:t>
      </w:r>
      <w:r>
        <w:rPr>
          <w:rStyle w:val="Appelnotedebasdep"/>
        </w:rPr>
        <w:footnoteReference w:id="67"/>
      </w:r>
      <w:r>
        <w:t xml:space="preserve">. </w:t>
      </w:r>
    </w:p>
    <w:p w14:paraId="211BE0D3" w14:textId="13207E31" w:rsidR="00861C52" w:rsidRDefault="00861C52" w:rsidP="00861C52">
      <w:r>
        <w:t>En revanche, le suivi de la qualité de certains produits et prestations pourrait être amélioré, par exemple en élargissant la gamme et le type d’indicateurs utilisés et en les renouvelant régulièrement, dès l’atteinte des objectifs (le maintien des résultats acquis ne constituant pas en soi une cible). Si l’ARCEP a fait évoluer en 2014 et 2015 le panel des indicateurs faisant l’objet d’un suivi afin d’y inclure un certain nombre de prestations dont les associations de consommateurs dénonçaient la moindre qualité</w:t>
      </w:r>
      <w:r>
        <w:rPr>
          <w:rStyle w:val="Appelnotedebasdep"/>
        </w:rPr>
        <w:footnoteReference w:id="68"/>
      </w:r>
      <w:r>
        <w:t>, le tableau de bord annuel du service universel postal peine à refléter la variété des préoccupations de la clientèle. L’opinion des clients de La Poste sur la qualité du service qui leur est rendu dépend en effet de multiples facteurs, parfois subjectifs et difficiles à quantifier. La question des « tournées à découvert » (non distribution du courrier pour cause d’absence et de non remplacement du facteur titulaire) constitue à cet égard un motif récurrent de mécontentement : si elle est statistiquement très limitée (0,</w:t>
      </w:r>
      <w:r w:rsidR="004A5736">
        <w:t>75</w:t>
      </w:r>
      <w:r>
        <w:t> % en moyenne en 201</w:t>
      </w:r>
      <w:r w:rsidR="004A5736">
        <w:t>5</w:t>
      </w:r>
      <w:r>
        <w:t>), elle demeure un point irritant pour les clients de La Poste. Il en va de même de la gestion des lettres recommandées : l</w:t>
      </w:r>
      <w:r w:rsidRPr="007B731B">
        <w:t xml:space="preserve">es plaintes d’usagers affirmant se trouver à leur domicile au moment où le facteur a déposé dans leur boîte aux lettres un avis de passage, et ayant dû, de ce fait, se rendre au bureau de poste et parfois y faire la queue, constituent un problème </w:t>
      </w:r>
      <w:r>
        <w:t>lancinan</w:t>
      </w:r>
      <w:r w:rsidRPr="007B731B">
        <w:t>t</w:t>
      </w:r>
      <w:r>
        <w:t>, que n’a pas véritablement résolu l’introduction d’une « seconde présentation ». Les tournées s’effectuant hors contrôle hiérarchique, l</w:t>
      </w:r>
      <w:r w:rsidRPr="00457F57">
        <w:t xml:space="preserve">e bon acheminement des objets suivis dépend </w:t>
      </w:r>
      <w:r>
        <w:t xml:space="preserve">en effet </w:t>
      </w:r>
      <w:r w:rsidRPr="00457F57">
        <w:t>de la conscience professionnelle de</w:t>
      </w:r>
      <w:r>
        <w:t xml:space="preserve"> chaque</w:t>
      </w:r>
      <w:r w:rsidRPr="00457F57">
        <w:t xml:space="preserve"> facteur</w:t>
      </w:r>
      <w:r>
        <w:rPr>
          <w:rStyle w:val="Appelnotedebasdep"/>
        </w:rPr>
        <w:footnoteReference w:id="69"/>
      </w:r>
      <w:r>
        <w:t>.</w:t>
      </w:r>
    </w:p>
    <w:p w14:paraId="211BE0D4" w14:textId="77777777" w:rsidR="00861C52" w:rsidRDefault="00861C52" w:rsidP="00E80207">
      <w:r>
        <w:t xml:space="preserve">En 2015 et 2016, certaines de ces lacunes </w:t>
      </w:r>
      <w:r w:rsidRPr="008742AB">
        <w:t xml:space="preserve">ont été </w:t>
      </w:r>
      <w:r>
        <w:t xml:space="preserve">en partie </w:t>
      </w:r>
      <w:r w:rsidRPr="008742AB">
        <w:t>comblées</w:t>
      </w:r>
      <w:r>
        <w:t xml:space="preserve"> avec, par exemple, l’introduction de la </w:t>
      </w:r>
      <w:r w:rsidRPr="008742AB">
        <w:t xml:space="preserve">possibilité de choisir une nouvelle livraison de lettre recommandée </w:t>
      </w:r>
      <w:r>
        <w:t>p</w:t>
      </w:r>
      <w:r w:rsidRPr="008742AB">
        <w:t xml:space="preserve">ar </w:t>
      </w:r>
      <w:r>
        <w:t>le biais d’un compte client, mais les volumes de réclamations portant sur les services courrier ne diminuent pas. En outre, ces réclamations donnent rarement lieu à indemnisation (16,9 %) en raison du faible nombre d’engagements contractuels pris par La Poste</w:t>
      </w:r>
      <w:r>
        <w:rPr>
          <w:rStyle w:val="Appelnotedebasdep"/>
        </w:rPr>
        <w:footnoteReference w:id="70"/>
      </w:r>
      <w:r>
        <w:t xml:space="preserve">. </w:t>
      </w:r>
    </w:p>
    <w:p w14:paraId="211BE0D5" w14:textId="2E96A255" w:rsidR="00861C52" w:rsidRDefault="00861C52" w:rsidP="00861C52">
      <w:pPr>
        <w:pStyle w:val="Titre5"/>
        <w:spacing w:before="360" w:after="240"/>
      </w:pPr>
      <w:r>
        <w:t>Colis</w:t>
      </w:r>
      <w:r w:rsidR="00E75360">
        <w:t xml:space="preserve"> : </w:t>
      </w:r>
      <w:r>
        <w:t xml:space="preserve">des exigences accrues </w:t>
      </w:r>
      <w:r w:rsidR="00281D29">
        <w:t xml:space="preserve">des </w:t>
      </w:r>
      <w:r>
        <w:t>e-</w:t>
      </w:r>
      <w:r w:rsidR="00281D29">
        <w:t>commerçants</w:t>
      </w:r>
      <w:r w:rsidR="00061E86">
        <w:br/>
      </w:r>
      <w:r>
        <w:t xml:space="preserve">et des consommateurs </w:t>
      </w:r>
    </w:p>
    <w:p w14:paraId="211BE0D6" w14:textId="77777777" w:rsidR="00861C52" w:rsidRDefault="00861C52" w:rsidP="00E80207">
      <w:r>
        <w:t>Le suivi réglementaire de la qualité du colis couvre un champ très limité de l’activité postale, dans la mesure où les envois réalisés dans le cadre du service universel postal ne concernent que les échanges entre particuliers opérés depuis les guichets. Ce suivi repose sur un unique indicateur portant sur le respect du délai de livraison en J+2 des Colissimo Guichet, qui atteint aujourd’hui 91,6 % (réalisé 2015), au-delà des objectifs fixés par le ministre (89,5 %), objectifs que l’ARCEP juge toutefois peu ambitieux</w:t>
      </w:r>
      <w:r>
        <w:rPr>
          <w:rStyle w:val="Appelnotedebasdep"/>
        </w:rPr>
        <w:footnoteReference w:id="71"/>
      </w:r>
      <w:r>
        <w:t>.</w:t>
      </w:r>
    </w:p>
    <w:p w14:paraId="211BE0D7" w14:textId="57FD7457" w:rsidR="00861C52" w:rsidRDefault="00861C52" w:rsidP="00E80207">
      <w:r>
        <w:t>Ces chiffres contrastent avec les éléments avancés par les associations de défense des consommateurs, et notamment par l’association UFC-Que choisir qui a réalisé à l’automne 2015 une étude sur la base de tests d’envois croisés de colis entre bénévoles de l’association</w:t>
      </w:r>
      <w:r>
        <w:rPr>
          <w:rStyle w:val="Appelnotedebasdep"/>
        </w:rPr>
        <w:footnoteReference w:id="72"/>
      </w:r>
      <w:r>
        <w:t>. Cette étude a mis en évidence des taux de distribution très en-deçà des résultats nationaux affichés par La Poste, n’atteignant que 88,1 % en « J+2 » (97,8 % en « J+3 »). Ces mêmes associations considèrent également que le faible taux de colis perdus ou volés (</w:t>
      </w:r>
      <w:r w:rsidR="00674908">
        <w:t>5 pour 10 000</w:t>
      </w:r>
      <w:r>
        <w:t xml:space="preserve"> en 2015) ne reflète pas la réalité des dommages subis par les consommateurs, notamment les particuliers qui, à la différence des entreprises, ne déposent pas systématiquement de réclamations</w:t>
      </w:r>
      <w:r>
        <w:rPr>
          <w:rStyle w:val="Appelnotedebasdep"/>
        </w:rPr>
        <w:footnoteReference w:id="73"/>
      </w:r>
      <w:r>
        <w:t>.</w:t>
      </w:r>
    </w:p>
    <w:p w14:paraId="211BE0D8" w14:textId="77777777" w:rsidR="00861C52" w:rsidRDefault="00861C52" w:rsidP="00861C52">
      <w:r>
        <w:t>Pour l’ensemble de l’activité de son pôle Colis (donc au-delà du seul segment du service universel postal), La Poste se fixe, en revanche, en interne, des objectifs de performance plus élevés (taux de distribution en « J+2 » attendu à 93,5 % en 2015 et réalisé à hauteur de 94,3 %). Ces statistiques nationales masquent néanmoins des niveaux de qualité hétérogènes selon les territoires</w:t>
      </w:r>
      <w:r>
        <w:rPr>
          <w:rStyle w:val="Appelnotedebasdep"/>
        </w:rPr>
        <w:footnoteReference w:id="74"/>
      </w:r>
      <w:r>
        <w:t xml:space="preserve"> et les périodes de l’année</w:t>
      </w:r>
      <w:r>
        <w:rPr>
          <w:rStyle w:val="Appelnotedebasdep"/>
        </w:rPr>
        <w:footnoteReference w:id="75"/>
      </w:r>
      <w:r>
        <w:t xml:space="preserve">. </w:t>
      </w:r>
    </w:p>
    <w:p w14:paraId="211BE0D9" w14:textId="77777777" w:rsidR="00861C52" w:rsidRDefault="00861C52" w:rsidP="00861C52">
      <w:r>
        <w:t xml:space="preserve">Ainsi, depuis quelques années, le niveau de qualité des prestations colis de La Poste semble avoir atteint un palier alors que, dans le même temps, l’exigence des clients et des consommateurs finaux augmente. Les e-commerçants ne se contentent plus d’un suivi global calculé en moyenne sur l’ensemble du territoire mais souhaitent connaître les zones où la qualité de service n’est pas suffisante et les plans d’action mis en œuvre pour y remédier. Ils veulent également plus de proactivité en cas d’échec de la livraison (retards, incidents, </w:t>
      </w:r>
      <w:r>
        <w:rPr>
          <w:i/>
        </w:rPr>
        <w:t>etc</w:t>
      </w:r>
      <w:r>
        <w:t>.) afin de réassurer leurs clients destinataires.</w:t>
      </w:r>
    </w:p>
    <w:p w14:paraId="211BE0DA" w14:textId="77777777" w:rsidR="00861C52" w:rsidRDefault="00861C52" w:rsidP="00861C52">
      <w:r>
        <w:t xml:space="preserve">Or, le suivi informatique des colis, qui repose sur un enregistrement informatique assurant sa traçabilité (flashage), apparaît encore insuffisant. En effet, si le taux de flashage des colis en plateforme </w:t>
      </w:r>
      <w:r w:rsidRPr="00D906F4">
        <w:t xml:space="preserve">de </w:t>
      </w:r>
      <w:r>
        <w:t>p</w:t>
      </w:r>
      <w:r w:rsidRPr="00D906F4">
        <w:t xml:space="preserve">réparation et de </w:t>
      </w:r>
      <w:r>
        <w:t>d</w:t>
      </w:r>
      <w:r w:rsidRPr="00D906F4">
        <w:t xml:space="preserve">istribution du </w:t>
      </w:r>
      <w:r>
        <w:t>c</w:t>
      </w:r>
      <w:r w:rsidRPr="00D906F4">
        <w:t>ourrier</w:t>
      </w:r>
      <w:r>
        <w:t xml:space="preserve"> augmente sensiblement en 2015</w:t>
      </w:r>
      <w:r>
        <w:rPr>
          <w:rStyle w:val="Appelnotedebasdep"/>
        </w:rPr>
        <w:footnoteReference w:id="76"/>
      </w:r>
      <w:r>
        <w:t xml:space="preserve">, le nombre de colis non flashés au stade de la distribution dépasse le million de colis annuel, soit 4 000 colis par jour. </w:t>
      </w:r>
    </w:p>
    <w:p w14:paraId="211BE0DB" w14:textId="77777777" w:rsidR="00861C52" w:rsidRDefault="00861C52" w:rsidP="00861C52">
      <w:r>
        <w:t>Alors que la livraison de colis en « J+1 » tend à se généraliser et que des concurrents de La Poste lancent désormais des offres de livraison « ultra-rapides », dans la journée, voire dans l’heure dans les grandes villes</w:t>
      </w:r>
      <w:r>
        <w:rPr>
          <w:rStyle w:val="Appelnotedebasdep"/>
        </w:rPr>
        <w:footnoteReference w:id="77"/>
      </w:r>
      <w:r>
        <w:t>, l’opérateur public va devoir renforcer ses objectifs de qualité de service afin de mieux répondre aux attentes des consommateurs. Une enquête diligentée par la Direction générale des entreprises (DGE) en 2014</w:t>
      </w:r>
      <w:r>
        <w:rPr>
          <w:rStyle w:val="Appelnotedebasdep"/>
        </w:rPr>
        <w:footnoteReference w:id="78"/>
      </w:r>
      <w:r>
        <w:t xml:space="preserve"> a ainsi mis en évidence l’intérêt pour les clients de La Poste de se voir proposer des créneaux élargis de livraison, une </w:t>
      </w:r>
      <w:r w:rsidRPr="00F35729">
        <w:t xml:space="preserve">livraison sur rendez-vous </w:t>
      </w:r>
      <w:r>
        <w:t xml:space="preserve">ou encore une possibilité de </w:t>
      </w:r>
      <w:r w:rsidRPr="00F35729">
        <w:t>seconde présentation du colis au domicile.</w:t>
      </w:r>
      <w:r>
        <w:t xml:space="preserve"> Si certains de ces services</w:t>
      </w:r>
      <w:r w:rsidRPr="00F35729">
        <w:t xml:space="preserve"> sont déjà proposés</w:t>
      </w:r>
      <w:r>
        <w:t xml:space="preserve">, leur diffusion et leur promotion </w:t>
      </w:r>
      <w:r w:rsidRPr="00F35729">
        <w:t>commerciale</w:t>
      </w:r>
      <w:r>
        <w:t xml:space="preserve"> doivent rapidement progresser</w:t>
      </w:r>
      <w:r w:rsidRPr="00F35729">
        <w:t>.</w:t>
      </w:r>
      <w:bookmarkStart w:id="843" w:name="_Toc456891034"/>
      <w:bookmarkStart w:id="844" w:name="_Toc456891035"/>
      <w:bookmarkStart w:id="845" w:name="_Toc456891036"/>
      <w:bookmarkStart w:id="846" w:name="_Toc456891037"/>
      <w:bookmarkStart w:id="847" w:name="_Toc456891038"/>
      <w:bookmarkStart w:id="848" w:name="_Toc456891082"/>
      <w:bookmarkStart w:id="849" w:name="_Toc456891083"/>
      <w:bookmarkStart w:id="850" w:name="_Toc456891085"/>
      <w:bookmarkStart w:id="851" w:name="_Toc456891761"/>
      <w:bookmarkStart w:id="852" w:name="_Toc456892000"/>
      <w:bookmarkStart w:id="853" w:name="_Toc456892950"/>
      <w:bookmarkStart w:id="854" w:name="_Toc456891762"/>
      <w:bookmarkStart w:id="855" w:name="_Toc456892001"/>
      <w:bookmarkStart w:id="856" w:name="_Toc456892951"/>
      <w:bookmarkStart w:id="857" w:name="_Toc456891763"/>
      <w:bookmarkStart w:id="858" w:name="_Toc456892002"/>
      <w:bookmarkStart w:id="859" w:name="_Toc456892952"/>
      <w:bookmarkStart w:id="860" w:name="_Toc456891764"/>
      <w:bookmarkStart w:id="861" w:name="_Toc456892003"/>
      <w:bookmarkStart w:id="862" w:name="_Toc456892953"/>
      <w:bookmarkStart w:id="863" w:name="_Toc456891765"/>
      <w:bookmarkStart w:id="864" w:name="_Toc456892004"/>
      <w:bookmarkStart w:id="865" w:name="_Toc456892954"/>
      <w:bookmarkStart w:id="866" w:name="_Toc456891766"/>
      <w:bookmarkStart w:id="867" w:name="_Toc456892005"/>
      <w:bookmarkStart w:id="868" w:name="_Toc456892955"/>
      <w:bookmarkStart w:id="869" w:name="_Toc456891767"/>
      <w:bookmarkStart w:id="870" w:name="_Toc456892006"/>
      <w:bookmarkStart w:id="871" w:name="_Toc456892956"/>
      <w:bookmarkStart w:id="872" w:name="_Toc456891768"/>
      <w:bookmarkStart w:id="873" w:name="_Toc456892007"/>
      <w:bookmarkStart w:id="874" w:name="_Toc456892957"/>
      <w:bookmarkStart w:id="875" w:name="_Toc456891769"/>
      <w:bookmarkStart w:id="876" w:name="_Toc456892008"/>
      <w:bookmarkStart w:id="877" w:name="_Toc456892958"/>
      <w:bookmarkStart w:id="878" w:name="_Toc456891770"/>
      <w:bookmarkStart w:id="879" w:name="_Toc456892009"/>
      <w:bookmarkStart w:id="880" w:name="_Toc456892959"/>
      <w:bookmarkStart w:id="881" w:name="_Toc456891771"/>
      <w:bookmarkStart w:id="882" w:name="_Toc456892010"/>
      <w:bookmarkStart w:id="883" w:name="_Toc456892960"/>
      <w:bookmarkStart w:id="884" w:name="_Toc456891772"/>
      <w:bookmarkStart w:id="885" w:name="_Toc456892011"/>
      <w:bookmarkStart w:id="886" w:name="_Toc456892961"/>
      <w:bookmarkStart w:id="887" w:name="_Toc456891773"/>
      <w:bookmarkStart w:id="888" w:name="_Toc456892012"/>
      <w:bookmarkStart w:id="889" w:name="_Toc456892962"/>
      <w:bookmarkStart w:id="890" w:name="_Toc456891774"/>
      <w:bookmarkStart w:id="891" w:name="_Toc456892013"/>
      <w:bookmarkStart w:id="892" w:name="_Toc456892963"/>
      <w:bookmarkStart w:id="893" w:name="_Toc456891775"/>
      <w:bookmarkStart w:id="894" w:name="_Toc456892014"/>
      <w:bookmarkStart w:id="895" w:name="_Toc456892964"/>
      <w:bookmarkStart w:id="896" w:name="_Toc456891776"/>
      <w:bookmarkStart w:id="897" w:name="_Toc456892015"/>
      <w:bookmarkStart w:id="898" w:name="_Toc456892965"/>
      <w:bookmarkStart w:id="899" w:name="_Toc456891777"/>
      <w:bookmarkStart w:id="900" w:name="_Toc456892016"/>
      <w:bookmarkStart w:id="901" w:name="_Toc456892966"/>
      <w:bookmarkStart w:id="902" w:name="_Toc456891778"/>
      <w:bookmarkStart w:id="903" w:name="_Toc456892017"/>
      <w:bookmarkStart w:id="904" w:name="_Toc456892967"/>
      <w:bookmarkStart w:id="905" w:name="_Toc456891779"/>
      <w:bookmarkStart w:id="906" w:name="_Toc456892018"/>
      <w:bookmarkStart w:id="907" w:name="_Toc456892968"/>
      <w:bookmarkStart w:id="908" w:name="_Toc456891780"/>
      <w:bookmarkStart w:id="909" w:name="_Toc456892019"/>
      <w:bookmarkStart w:id="910" w:name="_Toc456892969"/>
      <w:bookmarkStart w:id="911" w:name="_Toc456891781"/>
      <w:bookmarkStart w:id="912" w:name="_Toc456892020"/>
      <w:bookmarkStart w:id="913" w:name="_Toc456892970"/>
      <w:bookmarkStart w:id="914" w:name="_Toc456891782"/>
      <w:bookmarkStart w:id="915" w:name="_Toc456892021"/>
      <w:bookmarkStart w:id="916" w:name="_Toc456892971"/>
      <w:bookmarkStart w:id="917" w:name="_Toc456891783"/>
      <w:bookmarkStart w:id="918" w:name="_Toc456892022"/>
      <w:bookmarkStart w:id="919" w:name="_Toc456892972"/>
      <w:bookmarkStart w:id="920" w:name="_Toc456891784"/>
      <w:bookmarkStart w:id="921" w:name="_Toc456892023"/>
      <w:bookmarkStart w:id="922" w:name="_Toc456892973"/>
      <w:bookmarkStart w:id="923" w:name="_Toc456891785"/>
      <w:bookmarkStart w:id="924" w:name="_Toc456892024"/>
      <w:bookmarkStart w:id="925" w:name="_Toc456892974"/>
      <w:bookmarkStart w:id="926" w:name="_Toc456891786"/>
      <w:bookmarkStart w:id="927" w:name="_Toc456892025"/>
      <w:bookmarkStart w:id="928" w:name="_Toc456892975"/>
      <w:bookmarkStart w:id="929" w:name="_Toc456891787"/>
      <w:bookmarkStart w:id="930" w:name="_Toc456892026"/>
      <w:bookmarkStart w:id="931" w:name="_Toc456892976"/>
      <w:bookmarkStart w:id="932" w:name="_Toc456891788"/>
      <w:bookmarkStart w:id="933" w:name="_Toc456892027"/>
      <w:bookmarkStart w:id="934" w:name="_Toc456892977"/>
      <w:bookmarkStart w:id="935" w:name="_Toc456891789"/>
      <w:bookmarkStart w:id="936" w:name="_Toc456892028"/>
      <w:bookmarkStart w:id="937" w:name="_Toc456892978"/>
      <w:bookmarkStart w:id="938" w:name="_Toc456891790"/>
      <w:bookmarkStart w:id="939" w:name="_Toc456892029"/>
      <w:bookmarkStart w:id="940" w:name="_Toc456892979"/>
      <w:bookmarkStart w:id="941" w:name="_Toc456891791"/>
      <w:bookmarkStart w:id="942" w:name="_Toc456892030"/>
      <w:bookmarkStart w:id="943" w:name="_Toc456892980"/>
      <w:bookmarkStart w:id="944" w:name="_Toc456891792"/>
      <w:bookmarkStart w:id="945" w:name="_Toc456892031"/>
      <w:bookmarkStart w:id="946" w:name="_Toc456892981"/>
      <w:bookmarkStart w:id="947" w:name="_Toc456891793"/>
      <w:bookmarkStart w:id="948" w:name="_Toc456892032"/>
      <w:bookmarkStart w:id="949" w:name="_Toc456892982"/>
      <w:bookmarkStart w:id="950" w:name="_Toc456891794"/>
      <w:bookmarkStart w:id="951" w:name="_Toc456892033"/>
      <w:bookmarkStart w:id="952" w:name="_Toc456892983"/>
      <w:bookmarkStart w:id="953" w:name="_Toc456891795"/>
      <w:bookmarkStart w:id="954" w:name="_Toc456892034"/>
      <w:bookmarkStart w:id="955" w:name="_Toc456892984"/>
      <w:bookmarkStart w:id="956" w:name="_Toc456891796"/>
      <w:bookmarkStart w:id="957" w:name="_Toc456892035"/>
      <w:bookmarkStart w:id="958" w:name="_Toc456892985"/>
      <w:bookmarkStart w:id="959" w:name="_Toc456891797"/>
      <w:bookmarkStart w:id="960" w:name="_Toc456892036"/>
      <w:bookmarkStart w:id="961" w:name="_Toc456892986"/>
      <w:bookmarkStart w:id="962" w:name="_Toc456891798"/>
      <w:bookmarkStart w:id="963" w:name="_Toc456892037"/>
      <w:bookmarkStart w:id="964" w:name="_Toc456892987"/>
      <w:bookmarkStart w:id="965" w:name="_Toc456891799"/>
      <w:bookmarkStart w:id="966" w:name="_Toc456892038"/>
      <w:bookmarkStart w:id="967" w:name="_Toc456892988"/>
      <w:bookmarkStart w:id="968" w:name="_Toc456891800"/>
      <w:bookmarkStart w:id="969" w:name="_Toc456892039"/>
      <w:bookmarkStart w:id="970" w:name="_Toc456892989"/>
      <w:bookmarkStart w:id="971" w:name="_Toc456891801"/>
      <w:bookmarkStart w:id="972" w:name="_Toc456892040"/>
      <w:bookmarkStart w:id="973" w:name="_Toc456892990"/>
      <w:bookmarkStart w:id="974" w:name="_Toc456891802"/>
      <w:bookmarkStart w:id="975" w:name="_Toc456892041"/>
      <w:bookmarkStart w:id="976" w:name="_Toc456892991"/>
      <w:bookmarkStart w:id="977" w:name="_Toc456891803"/>
      <w:bookmarkStart w:id="978" w:name="_Toc456892042"/>
      <w:bookmarkStart w:id="979" w:name="_Toc456892992"/>
      <w:bookmarkStart w:id="980" w:name="_Toc456891804"/>
      <w:bookmarkStart w:id="981" w:name="_Toc456892043"/>
      <w:bookmarkStart w:id="982" w:name="_Toc456892993"/>
      <w:bookmarkStart w:id="983" w:name="_Toc456891805"/>
      <w:bookmarkStart w:id="984" w:name="_Toc456892044"/>
      <w:bookmarkStart w:id="985" w:name="_Toc456892994"/>
      <w:bookmarkStart w:id="986" w:name="_Toc456891806"/>
      <w:bookmarkStart w:id="987" w:name="_Toc456892045"/>
      <w:bookmarkStart w:id="988" w:name="_Toc456892995"/>
      <w:bookmarkStart w:id="989" w:name="_Toc456891807"/>
      <w:bookmarkStart w:id="990" w:name="_Toc456892046"/>
      <w:bookmarkStart w:id="991" w:name="_Toc456892996"/>
      <w:bookmarkStart w:id="992" w:name="_Toc456891808"/>
      <w:bookmarkStart w:id="993" w:name="_Toc456892047"/>
      <w:bookmarkStart w:id="994" w:name="_Toc456892997"/>
      <w:bookmarkStart w:id="995" w:name="_Toc456891809"/>
      <w:bookmarkStart w:id="996" w:name="_Toc456892048"/>
      <w:bookmarkStart w:id="997" w:name="_Toc456892998"/>
      <w:bookmarkStart w:id="998" w:name="_Toc456891810"/>
      <w:bookmarkStart w:id="999" w:name="_Toc456892049"/>
      <w:bookmarkStart w:id="1000" w:name="_Toc456892999"/>
      <w:bookmarkStart w:id="1001" w:name="_Toc456891811"/>
      <w:bookmarkStart w:id="1002" w:name="_Toc456892050"/>
      <w:bookmarkStart w:id="1003" w:name="_Toc456893000"/>
      <w:bookmarkStart w:id="1004" w:name="_Toc456891812"/>
      <w:bookmarkStart w:id="1005" w:name="_Toc456892051"/>
      <w:bookmarkStart w:id="1006" w:name="_Toc456893001"/>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p>
    <w:p w14:paraId="211BE0DC" w14:textId="77777777" w:rsidR="00861C52" w:rsidRDefault="00861C52" w:rsidP="00861C52">
      <w:pPr>
        <w:pStyle w:val="Titre4"/>
      </w:pPr>
      <w:bookmarkStart w:id="1007" w:name="_Toc456896376"/>
      <w:bookmarkStart w:id="1008" w:name="_Toc456951179"/>
      <w:bookmarkStart w:id="1009" w:name="_Toc456952306"/>
      <w:bookmarkStart w:id="1010" w:name="_Toc456952520"/>
      <w:bookmarkStart w:id="1011" w:name="_Toc456972075"/>
      <w:bookmarkStart w:id="1012" w:name="_Toc457235305"/>
      <w:bookmarkStart w:id="1013" w:name="_Toc457235802"/>
      <w:bookmarkStart w:id="1014" w:name="_Toc457298343"/>
      <w:bookmarkStart w:id="1015" w:name="_Toc457317767"/>
      <w:bookmarkEnd w:id="1007"/>
      <w:r>
        <w:t xml:space="preserve">Un accès aux services en bureau de </w:t>
      </w:r>
      <w:r w:rsidRPr="006A0528">
        <w:t>poste</w:t>
      </w:r>
      <w:r>
        <w:t xml:space="preserve"> pas toujours adapté aux modes de vie des Français</w:t>
      </w:r>
      <w:bookmarkEnd w:id="1008"/>
      <w:bookmarkEnd w:id="1009"/>
      <w:bookmarkEnd w:id="1010"/>
      <w:bookmarkEnd w:id="1011"/>
      <w:bookmarkEnd w:id="1012"/>
      <w:bookmarkEnd w:id="1013"/>
      <w:bookmarkEnd w:id="1014"/>
      <w:bookmarkEnd w:id="1015"/>
    </w:p>
    <w:p w14:paraId="211BE0DD" w14:textId="77777777" w:rsidR="00861C52" w:rsidRPr="00362FC5" w:rsidRDefault="00861C52" w:rsidP="00861C52">
      <w:pPr>
        <w:rPr>
          <w:rFonts w:ascii="Times New Roman" w:eastAsia="Calibri" w:hAnsi="Times New Roman"/>
          <w:szCs w:val="20"/>
        </w:rPr>
      </w:pPr>
      <w:r w:rsidRPr="00362FC5">
        <w:rPr>
          <w:rFonts w:ascii="Times New Roman" w:eastAsia="Calibri" w:hAnsi="Times New Roman"/>
          <w:szCs w:val="20"/>
        </w:rPr>
        <w:t xml:space="preserve">La France dispose du réseau le plus important d’Europe </w:t>
      </w:r>
      <w:r>
        <w:rPr>
          <w:rFonts w:ascii="Times New Roman" w:eastAsia="Calibri" w:hAnsi="Times New Roman"/>
          <w:szCs w:val="20"/>
        </w:rPr>
        <w:t>aussi bien</w:t>
      </w:r>
      <w:r w:rsidRPr="00362FC5">
        <w:rPr>
          <w:rFonts w:ascii="Times New Roman" w:eastAsia="Calibri" w:hAnsi="Times New Roman"/>
          <w:szCs w:val="20"/>
        </w:rPr>
        <w:t xml:space="preserve"> en nombre de points de contact</w:t>
      </w:r>
      <w:r>
        <w:rPr>
          <w:rFonts w:ascii="Times New Roman" w:eastAsia="Calibri" w:hAnsi="Times New Roman"/>
          <w:szCs w:val="20"/>
        </w:rPr>
        <w:t xml:space="preserve"> qu’e</w:t>
      </w:r>
      <w:r w:rsidRPr="00362FC5">
        <w:rPr>
          <w:rFonts w:ascii="Times New Roman" w:eastAsia="Calibri" w:hAnsi="Times New Roman"/>
          <w:szCs w:val="20"/>
        </w:rPr>
        <w:t xml:space="preserve">n densité </w:t>
      </w:r>
      <w:r>
        <w:rPr>
          <w:rFonts w:ascii="Times New Roman" w:eastAsia="Calibri" w:hAnsi="Times New Roman"/>
          <w:szCs w:val="20"/>
        </w:rPr>
        <w:t xml:space="preserve">de </w:t>
      </w:r>
      <w:r w:rsidRPr="00362FC5">
        <w:rPr>
          <w:rFonts w:ascii="Times New Roman" w:eastAsia="Calibri" w:hAnsi="Times New Roman"/>
          <w:szCs w:val="20"/>
        </w:rPr>
        <w:t>population desservie</w:t>
      </w:r>
      <w:r>
        <w:rPr>
          <w:rFonts w:ascii="Times New Roman" w:eastAsia="Calibri" w:hAnsi="Times New Roman"/>
          <w:szCs w:val="20"/>
        </w:rPr>
        <w:t>,</w:t>
      </w:r>
      <w:r w:rsidRPr="00362FC5">
        <w:rPr>
          <w:rFonts w:ascii="Times New Roman" w:eastAsia="Calibri" w:hAnsi="Times New Roman"/>
          <w:szCs w:val="20"/>
        </w:rPr>
        <w:t xml:space="preserve"> </w:t>
      </w:r>
      <w:r w:rsidRPr="00584E9B">
        <w:rPr>
          <w:rFonts w:ascii="Times New Roman" w:eastAsia="Calibri" w:hAnsi="Times New Roman"/>
          <w:szCs w:val="20"/>
        </w:rPr>
        <w:t>avec 3,7 points de contact pour 10 000 habitants</w:t>
      </w:r>
      <w:r>
        <w:rPr>
          <w:rFonts w:ascii="Times New Roman" w:eastAsia="Calibri" w:hAnsi="Times New Roman"/>
          <w:szCs w:val="20"/>
        </w:rPr>
        <w:t xml:space="preserve"> (</w:t>
      </w:r>
      <w:r w:rsidRPr="00584E9B">
        <w:rPr>
          <w:rFonts w:ascii="Times New Roman" w:eastAsia="Calibri" w:hAnsi="Times New Roman"/>
          <w:szCs w:val="20"/>
        </w:rPr>
        <w:t>contre 3,5 en Allemagne, 2,2 en Italie, 1,8 au Royaume-Uni et 1,6 aux Pays-Bas</w:t>
      </w:r>
      <w:r>
        <w:rPr>
          <w:rFonts w:ascii="Times New Roman" w:eastAsia="Calibri" w:hAnsi="Times New Roman"/>
          <w:szCs w:val="20"/>
        </w:rPr>
        <w:t>)</w:t>
      </w:r>
      <w:r w:rsidRPr="00584E9B">
        <w:rPr>
          <w:rFonts w:ascii="Times New Roman" w:eastAsia="Calibri" w:hAnsi="Times New Roman"/>
          <w:szCs w:val="20"/>
        </w:rPr>
        <w:t>.</w:t>
      </w:r>
    </w:p>
    <w:p w14:paraId="211BE0DE" w14:textId="77777777" w:rsidR="00861C52" w:rsidRDefault="00861C52" w:rsidP="00861C52">
      <w:r>
        <w:t xml:space="preserve">Au </w:t>
      </w:r>
      <w:r w:rsidRPr="00DB5FF8">
        <w:t>1</w:t>
      </w:r>
      <w:r w:rsidRPr="00DB5FF8">
        <w:rPr>
          <w:vertAlign w:val="superscript"/>
        </w:rPr>
        <w:t>er</w:t>
      </w:r>
      <w:r w:rsidRPr="00DB5FF8">
        <w:t xml:space="preserve"> janvier 201</w:t>
      </w:r>
      <w:r>
        <w:t>6</w:t>
      </w:r>
      <w:r w:rsidRPr="00DB5FF8">
        <w:t xml:space="preserve">, la règle d’accessibilité territoriale </w:t>
      </w:r>
      <w:r>
        <w:t>du service universel postal</w:t>
      </w:r>
      <w:r>
        <w:rPr>
          <w:rStyle w:val="Appelnotedebasdep"/>
        </w:rPr>
        <w:footnoteReference w:id="79"/>
      </w:r>
      <w:r>
        <w:t xml:space="preserve"> es</w:t>
      </w:r>
      <w:r w:rsidRPr="00DB5FF8">
        <w:t xml:space="preserve">t </w:t>
      </w:r>
      <w:r>
        <w:t xml:space="preserve">ainsi </w:t>
      </w:r>
      <w:r w:rsidRPr="00DB5FF8">
        <w:t>respectée dans l</w:t>
      </w:r>
      <w:r>
        <w:t>a quasi-totalité d</w:t>
      </w:r>
      <w:r w:rsidRPr="00DB5FF8">
        <w:t>es départements métropolitains</w:t>
      </w:r>
      <w:r>
        <w:rPr>
          <w:rStyle w:val="Appelnotedebasdep"/>
        </w:rPr>
        <w:footnoteReference w:id="80"/>
      </w:r>
      <w:r w:rsidRPr="00DB5FF8">
        <w:t xml:space="preserve"> </w:t>
      </w:r>
      <w:r>
        <w:t>et, d</w:t>
      </w:r>
      <w:r w:rsidRPr="00DB5FF8">
        <w:t>ans les zones urbaines, la présence postale (6 8</w:t>
      </w:r>
      <w:r>
        <w:t>42</w:t>
      </w:r>
      <w:r w:rsidRPr="00DB5FF8">
        <w:t xml:space="preserve"> points de contact) </w:t>
      </w:r>
      <w:r>
        <w:t xml:space="preserve">dépasse largement cette </w:t>
      </w:r>
      <w:r w:rsidRPr="00DB5FF8">
        <w:t>exigence</w:t>
      </w:r>
      <w:r>
        <w:t>.</w:t>
      </w:r>
    </w:p>
    <w:p w14:paraId="211BE0DF" w14:textId="77777777" w:rsidR="00861C52" w:rsidRDefault="00861C52" w:rsidP="00861C52">
      <w:pPr>
        <w:rPr>
          <w:rFonts w:ascii="Times New Roman" w:eastAsia="Calibri" w:hAnsi="Times New Roman"/>
          <w:szCs w:val="20"/>
        </w:rPr>
      </w:pPr>
      <w:r>
        <w:t>Le respect de la contrainte réglementaire</w:t>
      </w:r>
      <w:r>
        <w:rPr>
          <w:rFonts w:ascii="Times New Roman" w:eastAsia="Calibri" w:hAnsi="Times New Roman"/>
          <w:szCs w:val="20"/>
        </w:rPr>
        <w:t xml:space="preserve"> ne suffit pas toutefois à garantir l’accessibilité effective des services postaux. Les besoins peuvent varier selon les territoires et les catégories de population. Dans certaines zones, </w:t>
      </w:r>
      <w:r w:rsidRPr="00362FC5">
        <w:rPr>
          <w:rFonts w:ascii="Times New Roman" w:eastAsia="Calibri" w:hAnsi="Times New Roman"/>
          <w:szCs w:val="20"/>
        </w:rPr>
        <w:t>la présence physique de guichets postaux est un critère incontestable de réponse aux besoins des utilisateurs, a</w:t>
      </w:r>
      <w:r>
        <w:rPr>
          <w:rFonts w:ascii="Times New Roman" w:eastAsia="Calibri" w:hAnsi="Times New Roman"/>
          <w:szCs w:val="20"/>
        </w:rPr>
        <w:t xml:space="preserve">daptée, notamment, aux diverses formes d’exclusion </w:t>
      </w:r>
      <w:r w:rsidRPr="00362FC5">
        <w:rPr>
          <w:rFonts w:ascii="Times New Roman" w:eastAsia="Calibri" w:hAnsi="Times New Roman"/>
          <w:szCs w:val="20"/>
        </w:rPr>
        <w:t>sociale et de difficultés d’accès aux services publics</w:t>
      </w:r>
      <w:r>
        <w:rPr>
          <w:rFonts w:ascii="Times New Roman" w:eastAsia="Calibri" w:hAnsi="Times New Roman"/>
          <w:szCs w:val="20"/>
        </w:rPr>
        <w:t xml:space="preserve"> qui peuvent s’y faire jour. C’est en revanche moins le cas dans d’autres parties du territoire où une majorité des clients de La Poste peuvent </w:t>
      </w:r>
      <w:r w:rsidRPr="00362FC5">
        <w:rPr>
          <w:rFonts w:ascii="Times New Roman" w:eastAsia="Calibri" w:hAnsi="Times New Roman"/>
          <w:szCs w:val="20"/>
        </w:rPr>
        <w:t>accéder au service public postal par d’autres moyens</w:t>
      </w:r>
      <w:r>
        <w:rPr>
          <w:rFonts w:ascii="Times New Roman" w:eastAsia="Calibri" w:hAnsi="Times New Roman"/>
          <w:szCs w:val="20"/>
        </w:rPr>
        <w:t xml:space="preserve"> que le guichet</w:t>
      </w:r>
      <w:r w:rsidRPr="00362FC5">
        <w:rPr>
          <w:rFonts w:ascii="Times New Roman" w:eastAsia="Calibri" w:hAnsi="Times New Roman"/>
          <w:szCs w:val="20"/>
        </w:rPr>
        <w:t xml:space="preserve">, en particulier </w:t>
      </w:r>
      <w:r w:rsidRPr="00E21E02">
        <w:rPr>
          <w:rFonts w:ascii="Times New Roman" w:eastAsia="Calibri" w:hAnsi="Times New Roman"/>
          <w:i/>
          <w:szCs w:val="20"/>
        </w:rPr>
        <w:t xml:space="preserve">via </w:t>
      </w:r>
      <w:r>
        <w:rPr>
          <w:rFonts w:ascii="Times New Roman" w:eastAsia="Calibri" w:hAnsi="Times New Roman"/>
          <w:szCs w:val="20"/>
        </w:rPr>
        <w:t>l’i</w:t>
      </w:r>
      <w:r w:rsidRPr="00362FC5">
        <w:rPr>
          <w:rFonts w:ascii="Times New Roman" w:eastAsia="Calibri" w:hAnsi="Times New Roman"/>
          <w:szCs w:val="20"/>
        </w:rPr>
        <w:t>nternet.</w:t>
      </w:r>
      <w:r>
        <w:rPr>
          <w:rFonts w:ascii="Times New Roman" w:eastAsia="Calibri" w:hAnsi="Times New Roman"/>
          <w:szCs w:val="20"/>
        </w:rPr>
        <w:t xml:space="preserve"> </w:t>
      </w:r>
    </w:p>
    <w:p w14:paraId="211BE0E0" w14:textId="77777777" w:rsidR="00861C52" w:rsidRDefault="00861C52" w:rsidP="00861C52">
      <w:pPr>
        <w:rPr>
          <w:rFonts w:ascii="Times New Roman" w:eastAsia="Calibri" w:hAnsi="Times New Roman"/>
          <w:szCs w:val="20"/>
        </w:rPr>
      </w:pPr>
      <w:r>
        <w:rPr>
          <w:rFonts w:ascii="Times New Roman" w:eastAsia="Calibri" w:hAnsi="Times New Roman"/>
          <w:szCs w:val="20"/>
        </w:rPr>
        <w:t xml:space="preserve">Le seul critère du nombre de points de contact physiques est donc insuffisant pour mesurer l’accessibilité effective des services postaux : celle-ci </w:t>
      </w:r>
      <w:r w:rsidRPr="00362FC5">
        <w:rPr>
          <w:rFonts w:ascii="Times New Roman" w:eastAsia="Calibri" w:hAnsi="Times New Roman"/>
          <w:szCs w:val="20"/>
        </w:rPr>
        <w:t xml:space="preserve">résulte </w:t>
      </w:r>
      <w:r>
        <w:rPr>
          <w:rFonts w:ascii="Times New Roman" w:eastAsia="Calibri" w:hAnsi="Times New Roman"/>
          <w:szCs w:val="20"/>
        </w:rPr>
        <w:t xml:space="preserve">en effet </w:t>
      </w:r>
      <w:r w:rsidRPr="00362FC5">
        <w:rPr>
          <w:rFonts w:ascii="Times New Roman" w:eastAsia="Calibri" w:hAnsi="Times New Roman"/>
          <w:szCs w:val="20"/>
        </w:rPr>
        <w:t xml:space="preserve">tout autant de l’amplitude des horaires d’ouverture, </w:t>
      </w:r>
      <w:r>
        <w:rPr>
          <w:rFonts w:ascii="Times New Roman" w:eastAsia="Calibri" w:hAnsi="Times New Roman"/>
          <w:szCs w:val="20"/>
        </w:rPr>
        <w:t>du</w:t>
      </w:r>
      <w:r w:rsidRPr="00362FC5">
        <w:rPr>
          <w:rFonts w:ascii="Times New Roman" w:eastAsia="Calibri" w:hAnsi="Times New Roman"/>
          <w:szCs w:val="20"/>
        </w:rPr>
        <w:t xml:space="preserve"> temps d’attente, de la palette de services offerts et de la capacité à les présenter sous une forme adaptée à chaque type de public.</w:t>
      </w:r>
    </w:p>
    <w:p w14:paraId="211BE0E2" w14:textId="77777777" w:rsidR="00861C52" w:rsidRDefault="00861C52" w:rsidP="00861C52">
      <w:pPr>
        <w:rPr>
          <w:rFonts w:ascii="Times New Roman" w:eastAsia="Calibri" w:hAnsi="Times New Roman"/>
          <w:szCs w:val="20"/>
        </w:rPr>
      </w:pPr>
      <w:r>
        <w:rPr>
          <w:rFonts w:ascii="Times New Roman" w:eastAsia="Calibri" w:hAnsi="Times New Roman"/>
          <w:szCs w:val="20"/>
        </w:rPr>
        <w:t xml:space="preserve">Par exemple, alors que </w:t>
      </w:r>
      <w:r>
        <w:t xml:space="preserve">La Poste dispose du </w:t>
      </w:r>
      <w:r>
        <w:rPr>
          <w:rFonts w:eastAsia="Calibri"/>
        </w:rPr>
        <w:t>réseau des boîtes aux lettres (boîtes jaunes) le plus important et le plus dense en Europe</w:t>
      </w:r>
      <w:r>
        <w:rPr>
          <w:rStyle w:val="Appelnotedebasdep"/>
          <w:rFonts w:eastAsia="Calibri"/>
        </w:rPr>
        <w:footnoteReference w:id="81"/>
      </w:r>
      <w:r>
        <w:rPr>
          <w:rFonts w:eastAsia="Calibri"/>
        </w:rPr>
        <w:t>, plus de 83 % de ces boîtes sont relevées avant 13 heures, limite peu compatible avec les horaires de travail de beaucoup de clients de La Poste.</w:t>
      </w:r>
    </w:p>
    <w:p w14:paraId="211BE0E3" w14:textId="77777777" w:rsidR="00861C52" w:rsidRDefault="00861C52" w:rsidP="00861C52">
      <w:pPr>
        <w:rPr>
          <w:rFonts w:ascii="Times New Roman" w:eastAsia="Calibri" w:hAnsi="Times New Roman"/>
          <w:szCs w:val="20"/>
        </w:rPr>
      </w:pPr>
      <w:r>
        <w:rPr>
          <w:rFonts w:eastAsia="Calibri"/>
        </w:rPr>
        <w:t xml:space="preserve">S’agissant des bureaux de poste, </w:t>
      </w:r>
      <w:r>
        <w:rPr>
          <w:rFonts w:ascii="Times New Roman" w:eastAsia="Calibri" w:hAnsi="Times New Roman"/>
          <w:szCs w:val="20"/>
        </w:rPr>
        <w:t>l’</w:t>
      </w:r>
      <w:r w:rsidRPr="00362FC5">
        <w:rPr>
          <w:rFonts w:ascii="Times New Roman" w:eastAsia="Calibri" w:hAnsi="Times New Roman"/>
          <w:szCs w:val="20"/>
        </w:rPr>
        <w:t xml:space="preserve">amplitude des horaires d’ouverture et </w:t>
      </w:r>
      <w:r>
        <w:rPr>
          <w:rFonts w:ascii="Times New Roman" w:eastAsia="Calibri" w:hAnsi="Times New Roman"/>
          <w:szCs w:val="20"/>
        </w:rPr>
        <w:t xml:space="preserve">l’accès effectif aux services à certains moments de la semaine ou de la journée </w:t>
      </w:r>
      <w:r w:rsidRPr="00362FC5">
        <w:rPr>
          <w:rFonts w:ascii="Times New Roman" w:eastAsia="Calibri" w:hAnsi="Times New Roman"/>
          <w:szCs w:val="20"/>
        </w:rPr>
        <w:t>(matin, heure du déjeuner, sortie des bureaux, samedi)</w:t>
      </w:r>
      <w:r>
        <w:rPr>
          <w:rFonts w:ascii="Times New Roman" w:eastAsia="Calibri" w:hAnsi="Times New Roman"/>
          <w:szCs w:val="20"/>
        </w:rPr>
        <w:t xml:space="preserve"> constituent également des facteurs déterminants pour la perception par la clientèle de l’accessibilité effective des services postaux. Or, une diminution globale de l’amplitude horaire des bureaux de poste peut être observée ces dernières années : en semaine dans l’ensemble des zones de chalandise</w:t>
      </w:r>
      <w:r>
        <w:rPr>
          <w:rStyle w:val="Appelnotedebasdep"/>
          <w:rFonts w:ascii="Times New Roman" w:eastAsia="Calibri" w:hAnsi="Times New Roman"/>
          <w:szCs w:val="20"/>
        </w:rPr>
        <w:footnoteReference w:id="82"/>
      </w:r>
      <w:r>
        <w:rPr>
          <w:rFonts w:ascii="Times New Roman" w:eastAsia="Calibri" w:hAnsi="Times New Roman"/>
          <w:szCs w:val="20"/>
        </w:rPr>
        <w:t xml:space="preserve">, à l’exception des hypercentres urbains, et le samedi matin, toutes zones de chalandise confondues. Ainsi, dans les zones de « villages », en tenant compte de la transformation des bureaux de poste en points de contact en partenariat, le nombre de points de contact postaux ouverts le samedi matin de 8h à 13h a diminué de 7,5 % entre 2008 et 2016. Au total, en 2016, La Poste ne propose d’ouverture le samedi que dans 4 005 points de contact (23 % du réseau). </w:t>
      </w:r>
    </w:p>
    <w:p w14:paraId="211BE0E4" w14:textId="7B768F57" w:rsidR="00861C52" w:rsidRDefault="00861C52" w:rsidP="00861C52">
      <w:pPr>
        <w:rPr>
          <w:rFonts w:ascii="Times New Roman" w:eastAsia="Calibri" w:hAnsi="Times New Roman"/>
          <w:szCs w:val="20"/>
        </w:rPr>
      </w:pPr>
      <w:r>
        <w:rPr>
          <w:rFonts w:ascii="Times New Roman" w:eastAsia="Calibri" w:hAnsi="Times New Roman"/>
          <w:szCs w:val="20"/>
        </w:rPr>
        <w:t>Le développement de points de contact en partenariat permet néanmoins d’apporter une réponse à la diminution de l’activité des bureaux de poste à l’origine de ces restrictions d’horaires, tout en maintenant, voire en améliorant, le service rendu aux usagers.</w:t>
      </w:r>
    </w:p>
    <w:p w14:paraId="211BE0E5" w14:textId="77777777" w:rsidR="00861C52" w:rsidRDefault="00861C52" w:rsidP="00861C52">
      <w:r>
        <w:rPr>
          <w:rFonts w:ascii="Times New Roman" w:eastAsia="Calibri" w:hAnsi="Times New Roman"/>
          <w:szCs w:val="20"/>
        </w:rPr>
        <w:t>Le mouvement de transformation du réseau entrepris par La Poste doit donc être poursuivi, en zone rurale, mais surtout amplifié en zone urbaine où le potentiel d’évolution est encore très important et où le développement de relais poste commerçant permet d’offrir des plages horaires élargies. Une enquête de février 2016 diligentée La Poste et menée par l’institut BVA dans neuf « La Poste Relais » où sont implantés des services postaux de proximité à titre d’expérimentation</w:t>
      </w:r>
      <w:r>
        <w:rPr>
          <w:rStyle w:val="Appelnotedebasdep"/>
          <w:rFonts w:ascii="Times New Roman" w:eastAsia="Calibri" w:hAnsi="Times New Roman"/>
          <w:szCs w:val="20"/>
        </w:rPr>
        <w:footnoteReference w:id="83"/>
      </w:r>
      <w:r>
        <w:rPr>
          <w:rFonts w:ascii="Times New Roman" w:eastAsia="Calibri" w:hAnsi="Times New Roman"/>
          <w:szCs w:val="20"/>
        </w:rPr>
        <w:t xml:space="preserve"> a mis en évidence que </w:t>
      </w:r>
      <w:r>
        <w:t xml:space="preserve">les horaires d’ouverture et la rapidité d’accès aux services constituaient des éléments décisifs du recours par les clients de La Poste à ce type de points de contact. 95 % des utilisateurs se disent ainsi satisfaits des horaires adaptés en soirée et le week-end et considèrent que le Relais leur fait gagner du temps. </w:t>
      </w:r>
    </w:p>
    <w:p w14:paraId="211BE0E6" w14:textId="77777777" w:rsidR="00861C52" w:rsidRDefault="00861C52" w:rsidP="00861C52">
      <w:pPr>
        <w:rPr>
          <w:rFonts w:ascii="Times New Roman" w:eastAsia="Calibri" w:hAnsi="Times New Roman"/>
        </w:rPr>
      </w:pPr>
      <w:r>
        <w:rPr>
          <w:rFonts w:ascii="Times New Roman" w:eastAsia="Calibri" w:hAnsi="Times New Roman"/>
        </w:rPr>
        <w:t xml:space="preserve">Enfin, </w:t>
      </w:r>
      <w:r w:rsidRPr="00541926">
        <w:rPr>
          <w:rFonts w:ascii="Times New Roman" w:eastAsia="Calibri" w:hAnsi="Times New Roman"/>
        </w:rPr>
        <w:t>le critère d’accessibilité devrait également s’apprécier en prenant en compte tous les modes de contact : les points de contact physiques, mais aussi les services en ligne et par téléphone et ceux apportés par le facteur.</w:t>
      </w:r>
      <w:r>
        <w:rPr>
          <w:rFonts w:ascii="Times New Roman" w:eastAsia="Calibri" w:hAnsi="Times New Roman"/>
        </w:rPr>
        <w:t xml:space="preserve"> Seule une approche « multicanal » est désormais pertinente pour concevoir et pour gérer l’accès du public aux services postaux.</w:t>
      </w:r>
    </w:p>
    <w:p w14:paraId="211BE0E7" w14:textId="77777777" w:rsidR="00861C52" w:rsidRDefault="00861C52" w:rsidP="00861C52">
      <w:pPr>
        <w:pStyle w:val="Titre3"/>
      </w:pPr>
      <w:bookmarkStart w:id="1016" w:name="_Toc456782818"/>
      <w:bookmarkStart w:id="1017" w:name="_Toc456795820"/>
      <w:bookmarkStart w:id="1018" w:name="_Toc456796864"/>
      <w:bookmarkStart w:id="1019" w:name="_Toc456806098"/>
      <w:bookmarkStart w:id="1020" w:name="_Toc456808122"/>
      <w:bookmarkStart w:id="1021" w:name="_Toc456861935"/>
      <w:bookmarkStart w:id="1022" w:name="_Toc456882085"/>
      <w:bookmarkStart w:id="1023" w:name="_Toc456884657"/>
      <w:bookmarkStart w:id="1024" w:name="_Toc456888077"/>
      <w:bookmarkStart w:id="1025" w:name="_Toc456951180"/>
      <w:bookmarkStart w:id="1026" w:name="_Toc456952307"/>
      <w:bookmarkStart w:id="1027" w:name="_Toc456952521"/>
      <w:bookmarkStart w:id="1028" w:name="_Toc456972076"/>
      <w:bookmarkStart w:id="1029" w:name="_Toc457235306"/>
      <w:bookmarkStart w:id="1030" w:name="_Toc457235803"/>
      <w:bookmarkStart w:id="1031" w:name="_Toc457298344"/>
      <w:bookmarkStart w:id="1032" w:name="_Toc457317768"/>
      <w:bookmarkStart w:id="1033" w:name="_Toc462390578"/>
      <w:bookmarkStart w:id="1034" w:name="_Toc462395042"/>
      <w:bookmarkStart w:id="1035" w:name="_Toc462396722"/>
      <w:bookmarkStart w:id="1036" w:name="_Toc462397629"/>
      <w:bookmarkStart w:id="1037" w:name="_Toc462402618"/>
      <w:bookmarkStart w:id="1038" w:name="_Toc462402675"/>
      <w:bookmarkStart w:id="1039" w:name="_Toc463339528"/>
      <w:bookmarkStart w:id="1040" w:name="_Toc463614043"/>
      <w:bookmarkStart w:id="1041" w:name="_Toc468868315"/>
      <w:r>
        <w:t>Des offres commerciales sur internet qui ont pris du retard</w:t>
      </w:r>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p>
    <w:p w14:paraId="211BE0E8" w14:textId="77777777" w:rsidR="00861C52" w:rsidRDefault="00861C52" w:rsidP="00861C52">
      <w:pPr>
        <w:ind w:firstLine="708"/>
      </w:pPr>
      <w:r w:rsidRPr="00C400FE">
        <w:t xml:space="preserve">L’examen de projets industriels et commerciaux du groupe La Poste en matière de technologies numériques </w:t>
      </w:r>
      <w:r>
        <w:t>met en évidence</w:t>
      </w:r>
      <w:r w:rsidRPr="00C400FE">
        <w:t xml:space="preserve"> le </w:t>
      </w:r>
      <w:r>
        <w:t>caractère incomplet de l’</w:t>
      </w:r>
      <w:r w:rsidRPr="00C400FE">
        <w:t>adaptation de l’entreprise aux besoins de transformation de ses métiers, offres et services, requis par la généralisation des usages de l’informatique et d</w:t>
      </w:r>
      <w:r>
        <w:t>e l</w:t>
      </w:r>
      <w:r w:rsidRPr="00C400FE">
        <w:t>’internet.</w:t>
      </w:r>
    </w:p>
    <w:p w14:paraId="211BE0E9" w14:textId="77777777" w:rsidR="00861C52" w:rsidRDefault="00861C52" w:rsidP="00E80207">
      <w:pPr>
        <w:pStyle w:val="Titre4"/>
        <w:spacing w:after="240"/>
      </w:pPr>
      <w:bookmarkStart w:id="1042" w:name="_Toc456782819"/>
      <w:bookmarkStart w:id="1043" w:name="_Toc456795821"/>
      <w:bookmarkStart w:id="1044" w:name="_Toc456796865"/>
      <w:bookmarkStart w:id="1045" w:name="_Toc456806099"/>
      <w:bookmarkStart w:id="1046" w:name="_Toc456808123"/>
      <w:bookmarkStart w:id="1047" w:name="_Toc456861936"/>
      <w:bookmarkStart w:id="1048" w:name="_Toc456882086"/>
      <w:bookmarkStart w:id="1049" w:name="_Toc456884658"/>
      <w:bookmarkStart w:id="1050" w:name="_Toc456888078"/>
      <w:bookmarkStart w:id="1051" w:name="_Toc456951181"/>
      <w:bookmarkStart w:id="1052" w:name="_Toc456952308"/>
      <w:bookmarkStart w:id="1053" w:name="_Toc456952522"/>
      <w:bookmarkStart w:id="1054" w:name="_Toc456972077"/>
      <w:bookmarkStart w:id="1055" w:name="_Toc457235307"/>
      <w:bookmarkStart w:id="1056" w:name="_Toc457235804"/>
      <w:bookmarkStart w:id="1057" w:name="_Toc457298345"/>
      <w:bookmarkStart w:id="1058" w:name="_Toc457317769"/>
      <w:r w:rsidRPr="00300F54">
        <w:t xml:space="preserve">Une formalisation tardive de la stratégie </w:t>
      </w:r>
      <w:r>
        <w:t xml:space="preserve">numérique </w:t>
      </w:r>
      <w:r w:rsidRPr="00300F54">
        <w:t>du groupe</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p>
    <w:p w14:paraId="211BE0EA" w14:textId="77777777" w:rsidR="00861C52" w:rsidRDefault="00861C52" w:rsidP="00861C52">
      <w:r w:rsidRPr="000C3BDD">
        <w:t xml:space="preserve">La Poste a réagi tardivement à la transformation numérique survenue au tournant des années 2000. En 2007, </w:t>
      </w:r>
      <w:r>
        <w:t>a</w:t>
      </w:r>
      <w:r w:rsidRPr="00A223C2">
        <w:t xml:space="preserve">fin de limiter les effets négatifs de la substitution numérique, </w:t>
      </w:r>
      <w:r>
        <w:t>l’objectif</w:t>
      </w:r>
      <w:r w:rsidRPr="00A223C2">
        <w:t xml:space="preserve"> reste d’améliorer la productivité des activités existantes, notamment par l’optimisation des schémas industriels, comme l’atteste </w:t>
      </w:r>
      <w:r>
        <w:t>la priorité donnée</w:t>
      </w:r>
      <w:r w:rsidRPr="00A223C2">
        <w:t xml:space="preserve"> au projet Cap Qualité Courrier</w:t>
      </w:r>
      <w:r>
        <w:rPr>
          <w:rStyle w:val="Appelnotedebasdep"/>
        </w:rPr>
        <w:footnoteReference w:id="84"/>
      </w:r>
      <w:r w:rsidRPr="000C3BDD">
        <w:t xml:space="preserve">. Dans ce cadre, </w:t>
      </w:r>
      <w:r>
        <w:t xml:space="preserve">le numérique n’était pas perçu </w:t>
      </w:r>
      <w:r w:rsidRPr="000C3BDD">
        <w:t>comme un substitut ou un relai</w:t>
      </w:r>
      <w:r>
        <w:t>s</w:t>
      </w:r>
      <w:r w:rsidRPr="000C3BDD">
        <w:t xml:space="preserve"> de croissance potentiel mais</w:t>
      </w:r>
      <w:r>
        <w:t xml:space="preserve"> comme un concurrent</w:t>
      </w:r>
      <w:r w:rsidRPr="000C3BDD">
        <w:t xml:space="preserve">. </w:t>
      </w:r>
    </w:p>
    <w:p w14:paraId="211BE0EB" w14:textId="75B70BEC" w:rsidR="00861C52" w:rsidRPr="000C3BDD" w:rsidRDefault="00861C52" w:rsidP="00861C52">
      <w:pPr>
        <w:rPr>
          <w:rFonts w:ascii="Times New Roman" w:hAnsi="Times New Roman"/>
        </w:rPr>
      </w:pPr>
      <w:r w:rsidRPr="000C3BDD">
        <w:rPr>
          <w:rFonts w:ascii="Times New Roman" w:hAnsi="Times New Roman"/>
        </w:rPr>
        <w:t xml:space="preserve">C’est </w:t>
      </w:r>
      <w:r w:rsidR="0074363F">
        <w:rPr>
          <w:rFonts w:ascii="Times New Roman" w:hAnsi="Times New Roman"/>
        </w:rPr>
        <w:t xml:space="preserve">seulement </w:t>
      </w:r>
      <w:r w:rsidRPr="000C3BDD">
        <w:rPr>
          <w:rFonts w:ascii="Times New Roman" w:hAnsi="Times New Roman"/>
        </w:rPr>
        <w:t xml:space="preserve">en 2012 que le groupe </w:t>
      </w:r>
      <w:r>
        <w:rPr>
          <w:rFonts w:ascii="Times New Roman" w:hAnsi="Times New Roman"/>
        </w:rPr>
        <w:t>décide d’accroître</w:t>
      </w:r>
      <w:r w:rsidRPr="000C3BDD">
        <w:rPr>
          <w:rFonts w:ascii="Times New Roman" w:hAnsi="Times New Roman"/>
        </w:rPr>
        <w:t xml:space="preserve"> </w:t>
      </w:r>
      <w:r>
        <w:rPr>
          <w:rFonts w:ascii="Times New Roman" w:hAnsi="Times New Roman"/>
        </w:rPr>
        <w:t>la</w:t>
      </w:r>
      <w:r w:rsidRPr="000C3BDD">
        <w:rPr>
          <w:rFonts w:ascii="Times New Roman" w:hAnsi="Times New Roman"/>
        </w:rPr>
        <w:t xml:space="preserve"> part du numérique dans le chiffre d’affaires, </w:t>
      </w:r>
      <w:r>
        <w:rPr>
          <w:rFonts w:ascii="Times New Roman" w:hAnsi="Times New Roman"/>
        </w:rPr>
        <w:t>la</w:t>
      </w:r>
      <w:r w:rsidR="00B540A7">
        <w:rPr>
          <w:rFonts w:ascii="Times New Roman" w:hAnsi="Times New Roman"/>
        </w:rPr>
        <w:t xml:space="preserve"> </w:t>
      </w:r>
      <w:r w:rsidRPr="000C3BDD">
        <w:rPr>
          <w:rFonts w:ascii="Times New Roman" w:hAnsi="Times New Roman"/>
        </w:rPr>
        <w:t>visibilité</w:t>
      </w:r>
      <w:r>
        <w:rPr>
          <w:rFonts w:ascii="Times New Roman" w:hAnsi="Times New Roman"/>
        </w:rPr>
        <w:t xml:space="preserve"> de ses offres</w:t>
      </w:r>
      <w:r w:rsidRPr="000C3BDD">
        <w:rPr>
          <w:rFonts w:ascii="Times New Roman" w:hAnsi="Times New Roman"/>
        </w:rPr>
        <w:t xml:space="preserve"> sur </w:t>
      </w:r>
      <w:r>
        <w:rPr>
          <w:rFonts w:ascii="Times New Roman" w:hAnsi="Times New Roman"/>
        </w:rPr>
        <w:t>l’</w:t>
      </w:r>
      <w:r w:rsidRPr="000C3BDD">
        <w:rPr>
          <w:rFonts w:ascii="Times New Roman" w:hAnsi="Times New Roman"/>
        </w:rPr>
        <w:t xml:space="preserve">internet, </w:t>
      </w:r>
      <w:r>
        <w:rPr>
          <w:rFonts w:ascii="Times New Roman" w:hAnsi="Times New Roman"/>
        </w:rPr>
        <w:t xml:space="preserve">la </w:t>
      </w:r>
      <w:r w:rsidRPr="000C3BDD">
        <w:rPr>
          <w:rFonts w:ascii="Times New Roman" w:hAnsi="Times New Roman"/>
        </w:rPr>
        <w:t>coordination d</w:t>
      </w:r>
      <w:r>
        <w:rPr>
          <w:rFonts w:ascii="Times New Roman" w:hAnsi="Times New Roman"/>
        </w:rPr>
        <w:t xml:space="preserve">es </w:t>
      </w:r>
      <w:r w:rsidRPr="000C3BDD">
        <w:rPr>
          <w:rFonts w:ascii="Times New Roman" w:hAnsi="Times New Roman"/>
        </w:rPr>
        <w:t xml:space="preserve">initiatives numériques </w:t>
      </w:r>
      <w:r>
        <w:rPr>
          <w:rFonts w:ascii="Times New Roman" w:hAnsi="Times New Roman"/>
        </w:rPr>
        <w:t>prises par</w:t>
      </w:r>
      <w:r w:rsidRPr="000C3BDD">
        <w:rPr>
          <w:rFonts w:ascii="Times New Roman" w:hAnsi="Times New Roman"/>
        </w:rPr>
        <w:t xml:space="preserve"> les différents métiers ou encore </w:t>
      </w:r>
      <w:r>
        <w:rPr>
          <w:rFonts w:ascii="Times New Roman" w:hAnsi="Times New Roman"/>
        </w:rPr>
        <w:t>la cohérence du</w:t>
      </w:r>
      <w:r w:rsidRPr="000C3BDD">
        <w:rPr>
          <w:rFonts w:ascii="Times New Roman" w:hAnsi="Times New Roman"/>
        </w:rPr>
        <w:t xml:space="preserve"> suivi commercial des clients </w:t>
      </w:r>
      <w:r>
        <w:rPr>
          <w:rFonts w:ascii="Times New Roman" w:hAnsi="Times New Roman"/>
        </w:rPr>
        <w:t>selon leur mode de relation physique ou électronique avec La Poste</w:t>
      </w:r>
      <w:r w:rsidRPr="000C3BDD">
        <w:rPr>
          <w:rFonts w:ascii="Times New Roman" w:hAnsi="Times New Roman"/>
        </w:rPr>
        <w:t>.</w:t>
      </w:r>
    </w:p>
    <w:p w14:paraId="211BE0EC" w14:textId="7D6DD638" w:rsidR="00861C52" w:rsidRDefault="00861C52" w:rsidP="00861C52">
      <w:r>
        <w:t>À cette période </w:t>
      </w:r>
      <w:r w:rsidRPr="000C3BDD">
        <w:t xml:space="preserve">apparaissent les premières structures </w:t>
      </w:r>
      <w:r w:rsidR="0074363F">
        <w:t>consacrées</w:t>
      </w:r>
      <w:r w:rsidR="0074363F" w:rsidRPr="000C3BDD">
        <w:t xml:space="preserve"> </w:t>
      </w:r>
      <w:r w:rsidRPr="000C3BDD">
        <w:t xml:space="preserve">à l’innovation numérique à l’échelle du groupe </w:t>
      </w:r>
      <w:r>
        <w:t xml:space="preserve">(création de la direction du numérique) </w:t>
      </w:r>
      <w:r w:rsidRPr="000C3BDD">
        <w:t xml:space="preserve">et les </w:t>
      </w:r>
      <w:r>
        <w:t xml:space="preserve">premières </w:t>
      </w:r>
      <w:r w:rsidRPr="000C3BDD">
        <w:t>réflexions en conseil d’administration sur la définition d’une stratégie numérique</w:t>
      </w:r>
      <w:r>
        <w:t xml:space="preserve"> transversale</w:t>
      </w:r>
      <w:r w:rsidRPr="000C3BDD">
        <w:t xml:space="preserve">. </w:t>
      </w:r>
    </w:p>
    <w:p w14:paraId="211BE0ED" w14:textId="79C02A43" w:rsidR="00861C52" w:rsidRPr="000C3BDD" w:rsidRDefault="00861C52" w:rsidP="00861C52">
      <w:r>
        <w:t>Les</w:t>
      </w:r>
      <w:r w:rsidRPr="00C41740">
        <w:t xml:space="preserve"> projets nécessaires à la réalisation d’une telle stratégie dan</w:t>
      </w:r>
      <w:r>
        <w:t xml:space="preserve">s un groupe décentralisé sont de grande </w:t>
      </w:r>
      <w:r w:rsidRPr="00C41740">
        <w:t>ampleur (harmonisation des systèmes d’information</w:t>
      </w:r>
      <w:r>
        <w:t xml:space="preserve"> et des données commerciales</w:t>
      </w:r>
      <w:r w:rsidRPr="00C41740">
        <w:t>, identification de segments communs de clientèle, déploiement national de nouvelles offres, arbitrages entre les initiative</w:t>
      </w:r>
      <w:r>
        <w:t xml:space="preserve">s de chaque branche de métier). Toutefois, le retard dans le lancement des projets du groupe ne lui </w:t>
      </w:r>
      <w:r w:rsidR="0074363F">
        <w:t xml:space="preserve">a </w:t>
      </w:r>
      <w:r>
        <w:t xml:space="preserve">pas </w:t>
      </w:r>
      <w:r w:rsidRPr="00C41740">
        <w:t>permis de devenir un acteur dominan</w:t>
      </w:r>
      <w:r>
        <w:t xml:space="preserve">t ou important sur </w:t>
      </w:r>
      <w:r w:rsidRPr="00C41740">
        <w:t>p</w:t>
      </w:r>
      <w:r>
        <w:t>lusieurs marchés liés à l’internet, m</w:t>
      </w:r>
      <w:r w:rsidRPr="00045419">
        <w:t>ême si, séparément, les « métiers » avaient déjà lancé plusi</w:t>
      </w:r>
      <w:r>
        <w:t xml:space="preserve">eurs initiatives en la matière (comme par exemple le coffre-fort électronique). </w:t>
      </w:r>
    </w:p>
    <w:p w14:paraId="2F52166B" w14:textId="77777777" w:rsidR="00165080" w:rsidRDefault="00165080">
      <w:pPr>
        <w:spacing w:before="0" w:after="200" w:line="276" w:lineRule="auto"/>
        <w:ind w:firstLine="0"/>
        <w:jc w:val="left"/>
        <w:rPr>
          <w:rFonts w:ascii="Times New Roman" w:hAnsi="Times New Roman"/>
        </w:rPr>
      </w:pPr>
      <w:r>
        <w:rPr>
          <w:rFonts w:ascii="Times New Roman" w:hAnsi="Times New Roman"/>
        </w:rPr>
        <w:br w:type="page"/>
      </w:r>
    </w:p>
    <w:p w14:paraId="211BE0EE" w14:textId="49B49201" w:rsidR="00861C52" w:rsidRDefault="00861C52" w:rsidP="00861C52">
      <w:pPr>
        <w:rPr>
          <w:rFonts w:ascii="Times New Roman" w:hAnsi="Times New Roman"/>
        </w:rPr>
      </w:pPr>
      <w:r w:rsidRPr="000C3BDD">
        <w:rPr>
          <w:rFonts w:ascii="Times New Roman" w:hAnsi="Times New Roman"/>
        </w:rPr>
        <w:t>Le plan stratégi</w:t>
      </w:r>
      <w:r>
        <w:rPr>
          <w:rFonts w:ascii="Times New Roman" w:hAnsi="Times New Roman"/>
        </w:rPr>
        <w:t>que 2014-2020 rend plus tangible l’ambition de s’engager dans l’économie numérique et de prendre en compte l’évolution des usages</w:t>
      </w:r>
      <w:r w:rsidRPr="000C3BDD">
        <w:rPr>
          <w:rFonts w:ascii="Times New Roman" w:hAnsi="Times New Roman"/>
        </w:rPr>
        <w:t>.</w:t>
      </w:r>
      <w:r>
        <w:rPr>
          <w:rFonts w:ascii="Times New Roman" w:hAnsi="Times New Roman"/>
        </w:rPr>
        <w:t xml:space="preserve"> Toutefois, elle ne s’accompagne</w:t>
      </w:r>
      <w:r w:rsidRPr="000C3BDD">
        <w:rPr>
          <w:rFonts w:ascii="Times New Roman" w:hAnsi="Times New Roman"/>
        </w:rPr>
        <w:t xml:space="preserve"> </w:t>
      </w:r>
      <w:r>
        <w:rPr>
          <w:rFonts w:ascii="Times New Roman" w:hAnsi="Times New Roman"/>
        </w:rPr>
        <w:t>pas</w:t>
      </w:r>
      <w:r w:rsidRPr="000C3BDD">
        <w:rPr>
          <w:rFonts w:ascii="Times New Roman" w:hAnsi="Times New Roman"/>
        </w:rPr>
        <w:t xml:space="preserve"> d’un volet relatif à la maîtrise des charges permise par la dématérialisatio</w:t>
      </w:r>
      <w:r>
        <w:rPr>
          <w:rFonts w:ascii="Times New Roman" w:hAnsi="Times New Roman"/>
        </w:rPr>
        <w:t>n des procédures et des outils. En outre, la </w:t>
      </w:r>
      <w:r w:rsidRPr="000C3BDD">
        <w:rPr>
          <w:rFonts w:ascii="Times New Roman" w:hAnsi="Times New Roman"/>
        </w:rPr>
        <w:t>réflexion managériale sur l’internalisation de certaines compétences numériques</w:t>
      </w:r>
      <w:r>
        <w:rPr>
          <w:rFonts w:ascii="Times New Roman" w:hAnsi="Times New Roman"/>
        </w:rPr>
        <w:t xml:space="preserve"> reste hésitante</w:t>
      </w:r>
      <w:r>
        <w:rPr>
          <w:rStyle w:val="Appelnotedebasdep"/>
          <w:rFonts w:ascii="Times New Roman" w:hAnsi="Times New Roman"/>
        </w:rPr>
        <w:footnoteReference w:id="85"/>
      </w:r>
      <w:r w:rsidRPr="000C3BDD">
        <w:rPr>
          <w:rFonts w:ascii="Times New Roman" w:hAnsi="Times New Roman"/>
        </w:rPr>
        <w:t xml:space="preserve">. </w:t>
      </w:r>
    </w:p>
    <w:p w14:paraId="211BE0EF" w14:textId="77777777" w:rsidR="00861C52" w:rsidRDefault="00861C52" w:rsidP="00861C52">
      <w:pPr>
        <w:pStyle w:val="Titre4"/>
      </w:pPr>
      <w:bookmarkStart w:id="1059" w:name="_Toc456782820"/>
      <w:bookmarkStart w:id="1060" w:name="_Toc456795822"/>
      <w:bookmarkStart w:id="1061" w:name="_Toc456796866"/>
      <w:bookmarkStart w:id="1062" w:name="_Toc456806100"/>
      <w:bookmarkStart w:id="1063" w:name="_Toc456808124"/>
      <w:bookmarkStart w:id="1064" w:name="_Toc456861937"/>
      <w:bookmarkStart w:id="1065" w:name="_Toc456882087"/>
      <w:bookmarkStart w:id="1066" w:name="_Toc456884659"/>
      <w:bookmarkStart w:id="1067" w:name="_Toc456888079"/>
      <w:bookmarkStart w:id="1068" w:name="_Toc456951182"/>
      <w:bookmarkStart w:id="1069" w:name="_Toc456952309"/>
      <w:bookmarkStart w:id="1070" w:name="_Toc456952523"/>
      <w:bookmarkStart w:id="1071" w:name="_Toc456972078"/>
      <w:bookmarkStart w:id="1072" w:name="_Toc457235308"/>
      <w:bookmarkStart w:id="1073" w:name="_Toc457235805"/>
      <w:bookmarkStart w:id="1074" w:name="_Toc457298346"/>
      <w:bookmarkStart w:id="1075" w:name="_Toc457317770"/>
      <w:r>
        <w:t xml:space="preserve">Les ventes sur l’internet : un canal de </w:t>
      </w:r>
      <w:r w:rsidRPr="008C32B0">
        <w:t>commercialisation</w:t>
      </w:r>
      <w:r>
        <w:t xml:space="preserve"> </w:t>
      </w:r>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r w:rsidRPr="009C2F03">
        <w:t>faible</w:t>
      </w:r>
    </w:p>
    <w:p w14:paraId="211BE0F0" w14:textId="77777777" w:rsidR="00194707" w:rsidRDefault="00861C52" w:rsidP="00861C52">
      <w:r w:rsidRPr="00190DB2">
        <w:t xml:space="preserve">La Poste a progressivement rendu disponibles sur </w:t>
      </w:r>
      <w:r>
        <w:t>l’</w:t>
      </w:r>
      <w:r w:rsidRPr="00190DB2">
        <w:t xml:space="preserve">internet tous ses produits et services de courrier et de colis entre 2005 et 2016, à un prix identique à leur prix </w:t>
      </w:r>
      <w:r>
        <w:t>au guichet</w:t>
      </w:r>
      <w:r w:rsidRPr="00190DB2">
        <w:t xml:space="preserve">. Leur disponibilité à la vente sur </w:t>
      </w:r>
      <w:r>
        <w:t>l’</w:t>
      </w:r>
      <w:r w:rsidRPr="00190DB2">
        <w:t>internet a différé selon la gamme de produit</w:t>
      </w:r>
      <w:r>
        <w:t xml:space="preserve"> et </w:t>
      </w:r>
      <w:r w:rsidRPr="00190DB2">
        <w:t>la complexité technique de la dématérialisation</w:t>
      </w:r>
      <w:r>
        <w:t>.</w:t>
      </w:r>
    </w:p>
    <w:p w14:paraId="211BE0F2" w14:textId="77777777" w:rsidR="00861C52" w:rsidRPr="00675CE8" w:rsidRDefault="00861C52" w:rsidP="00B2567A">
      <w:pPr>
        <w:pStyle w:val="Titretableau"/>
      </w:pPr>
      <w:r>
        <w:t>c</w:t>
      </w:r>
      <w:r w:rsidRPr="00675CE8">
        <w:t xml:space="preserve">hronologie de mise à disposition d’offres postales </w:t>
      </w:r>
      <w:r>
        <w:t>passant par</w:t>
      </w:r>
      <w:r w:rsidRPr="00675CE8">
        <w:t xml:space="preserve"> </w:t>
      </w:r>
      <w:r>
        <w:t>l’</w:t>
      </w:r>
      <w:r w:rsidRPr="00675CE8">
        <w:t>internet</w:t>
      </w:r>
    </w:p>
    <w:tbl>
      <w:tblPr>
        <w:tblStyle w:val="TABLEAURAPPORTPUBLICTHMATIQUE"/>
        <w:tblW w:w="0" w:type="auto"/>
        <w:tblLook w:val="04A0" w:firstRow="1" w:lastRow="0" w:firstColumn="1" w:lastColumn="0" w:noHBand="0" w:noVBand="1"/>
      </w:tblPr>
      <w:tblGrid>
        <w:gridCol w:w="950"/>
        <w:gridCol w:w="5390"/>
      </w:tblGrid>
      <w:tr w:rsidR="00861C52" w:rsidRPr="00AE67DF" w14:paraId="211BE0F5" w14:textId="77777777" w:rsidTr="004D0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211BE0F3" w14:textId="77777777" w:rsidR="00861C52" w:rsidRPr="00AE67DF" w:rsidRDefault="00861C52" w:rsidP="00422FFD">
            <w:pPr>
              <w:spacing w:before="0" w:after="0"/>
              <w:ind w:firstLine="0"/>
              <w:rPr>
                <w:rFonts w:eastAsia="Calibri, Calibri"/>
                <w:i w:val="0"/>
                <w:sz w:val="19"/>
                <w:szCs w:val="19"/>
              </w:rPr>
            </w:pPr>
            <w:r w:rsidRPr="00AE67DF">
              <w:rPr>
                <w:rFonts w:eastAsia="Calibri, Calibri"/>
                <w:i w:val="0"/>
                <w:sz w:val="19"/>
                <w:szCs w:val="19"/>
              </w:rPr>
              <w:t>Année</w:t>
            </w:r>
          </w:p>
        </w:tc>
        <w:tc>
          <w:tcPr>
            <w:tcW w:w="6088" w:type="dxa"/>
          </w:tcPr>
          <w:p w14:paraId="211BE0F4" w14:textId="77777777" w:rsidR="00861C52" w:rsidRPr="00AE67DF" w:rsidRDefault="00861C52" w:rsidP="004D0B5F">
            <w:pPr>
              <w:spacing w:before="0" w:after="0"/>
              <w:jc w:val="center"/>
              <w:cnfStyle w:val="100000000000" w:firstRow="1" w:lastRow="0" w:firstColumn="0" w:lastColumn="0" w:oddVBand="0" w:evenVBand="0" w:oddHBand="0" w:evenHBand="0" w:firstRowFirstColumn="0" w:firstRowLastColumn="0" w:lastRowFirstColumn="0" w:lastRowLastColumn="0"/>
              <w:rPr>
                <w:rFonts w:eastAsia="Calibri, Calibri"/>
                <w:sz w:val="19"/>
                <w:szCs w:val="19"/>
              </w:rPr>
            </w:pPr>
            <w:r w:rsidRPr="00AE67DF">
              <w:rPr>
                <w:rFonts w:eastAsia="Calibri, Calibri"/>
                <w:sz w:val="19"/>
                <w:szCs w:val="19"/>
              </w:rPr>
              <w:t>Produit</w:t>
            </w:r>
          </w:p>
        </w:tc>
      </w:tr>
      <w:tr w:rsidR="00861C52" w:rsidRPr="00AE67DF" w14:paraId="211BE0F8" w14:textId="77777777" w:rsidTr="004D0B5F">
        <w:tc>
          <w:tcPr>
            <w:cnfStyle w:val="001000000000" w:firstRow="0" w:lastRow="0" w:firstColumn="1" w:lastColumn="0" w:oddVBand="0" w:evenVBand="0" w:oddHBand="0" w:evenHBand="0" w:firstRowFirstColumn="0" w:firstRowLastColumn="0" w:lastRowFirstColumn="0" w:lastRowLastColumn="0"/>
            <w:tcW w:w="990" w:type="dxa"/>
          </w:tcPr>
          <w:p w14:paraId="211BE0F6" w14:textId="77777777" w:rsidR="00861C52" w:rsidRPr="00AE67DF" w:rsidRDefault="00861C52" w:rsidP="00422FFD">
            <w:pPr>
              <w:spacing w:before="0" w:after="0"/>
              <w:ind w:firstLine="0"/>
              <w:rPr>
                <w:rFonts w:eastAsia="Calibri, Calibri"/>
                <w:i w:val="0"/>
                <w:sz w:val="19"/>
                <w:szCs w:val="19"/>
              </w:rPr>
            </w:pPr>
            <w:r w:rsidRPr="00AE67DF">
              <w:rPr>
                <w:rFonts w:eastAsia="Calibri, Calibri"/>
                <w:i w:val="0"/>
                <w:sz w:val="19"/>
                <w:szCs w:val="19"/>
              </w:rPr>
              <w:t>2003</w:t>
            </w:r>
          </w:p>
        </w:tc>
        <w:tc>
          <w:tcPr>
            <w:tcW w:w="6088" w:type="dxa"/>
          </w:tcPr>
          <w:p w14:paraId="211BE0F7" w14:textId="77777777" w:rsidR="00861C52" w:rsidRPr="00AE67DF" w:rsidRDefault="00861C52" w:rsidP="004D0B5F">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Calibri"/>
                <w:sz w:val="19"/>
                <w:szCs w:val="19"/>
              </w:rPr>
            </w:pPr>
            <w:r w:rsidRPr="00AE67DF">
              <w:rPr>
                <w:rFonts w:eastAsia="Calibri, Calibri"/>
                <w:sz w:val="19"/>
                <w:szCs w:val="19"/>
              </w:rPr>
              <w:t>Lettre recommandée en ligne distribuée par le facteur</w:t>
            </w:r>
          </w:p>
        </w:tc>
      </w:tr>
      <w:tr w:rsidR="00861C52" w:rsidRPr="00AE67DF" w14:paraId="211BE0FB" w14:textId="77777777" w:rsidTr="004D0B5F">
        <w:tc>
          <w:tcPr>
            <w:cnfStyle w:val="001000000000" w:firstRow="0" w:lastRow="0" w:firstColumn="1" w:lastColumn="0" w:oddVBand="0" w:evenVBand="0" w:oddHBand="0" w:evenHBand="0" w:firstRowFirstColumn="0" w:firstRowLastColumn="0" w:lastRowFirstColumn="0" w:lastRowLastColumn="0"/>
            <w:tcW w:w="990" w:type="dxa"/>
          </w:tcPr>
          <w:p w14:paraId="211BE0F9" w14:textId="77777777" w:rsidR="00861C52" w:rsidRPr="00AE67DF" w:rsidRDefault="00861C52" w:rsidP="00422FFD">
            <w:pPr>
              <w:spacing w:before="0" w:after="0"/>
              <w:ind w:firstLine="0"/>
              <w:rPr>
                <w:rFonts w:eastAsia="Calibri, Calibri"/>
                <w:i w:val="0"/>
                <w:sz w:val="19"/>
                <w:szCs w:val="19"/>
              </w:rPr>
            </w:pPr>
            <w:r w:rsidRPr="00AE67DF">
              <w:rPr>
                <w:rFonts w:eastAsia="Calibri, Calibri"/>
                <w:i w:val="0"/>
                <w:sz w:val="19"/>
                <w:szCs w:val="19"/>
              </w:rPr>
              <w:t>2005</w:t>
            </w:r>
          </w:p>
        </w:tc>
        <w:tc>
          <w:tcPr>
            <w:tcW w:w="6088" w:type="dxa"/>
          </w:tcPr>
          <w:p w14:paraId="211BE0FA" w14:textId="77777777" w:rsidR="00861C52" w:rsidRPr="00AE67DF" w:rsidRDefault="00861C52" w:rsidP="004D0B5F">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Calibri"/>
                <w:sz w:val="19"/>
                <w:szCs w:val="19"/>
              </w:rPr>
            </w:pPr>
            <w:r w:rsidRPr="00AE67DF">
              <w:rPr>
                <w:rFonts w:eastAsia="Calibri, Calibri"/>
                <w:sz w:val="19"/>
                <w:szCs w:val="19"/>
              </w:rPr>
              <w:t>Souscription au service de réexpédition</w:t>
            </w:r>
          </w:p>
        </w:tc>
      </w:tr>
      <w:tr w:rsidR="00861C52" w:rsidRPr="00AE67DF" w14:paraId="211BE0FE" w14:textId="77777777" w:rsidTr="004D0B5F">
        <w:tc>
          <w:tcPr>
            <w:cnfStyle w:val="001000000000" w:firstRow="0" w:lastRow="0" w:firstColumn="1" w:lastColumn="0" w:oddVBand="0" w:evenVBand="0" w:oddHBand="0" w:evenHBand="0" w:firstRowFirstColumn="0" w:firstRowLastColumn="0" w:lastRowFirstColumn="0" w:lastRowLastColumn="0"/>
            <w:tcW w:w="990" w:type="dxa"/>
          </w:tcPr>
          <w:p w14:paraId="211BE0FC" w14:textId="77777777" w:rsidR="00861C52" w:rsidRPr="00AE67DF" w:rsidRDefault="00861C52" w:rsidP="00422FFD">
            <w:pPr>
              <w:spacing w:before="0" w:after="0"/>
              <w:ind w:firstLine="0"/>
              <w:rPr>
                <w:rFonts w:eastAsia="Calibri, Calibri"/>
                <w:i w:val="0"/>
                <w:sz w:val="19"/>
                <w:szCs w:val="19"/>
              </w:rPr>
            </w:pPr>
            <w:r w:rsidRPr="00AE67DF">
              <w:rPr>
                <w:rFonts w:eastAsia="Calibri, Calibri"/>
                <w:i w:val="0"/>
                <w:sz w:val="19"/>
                <w:szCs w:val="19"/>
              </w:rPr>
              <w:t>2008</w:t>
            </w:r>
          </w:p>
        </w:tc>
        <w:tc>
          <w:tcPr>
            <w:tcW w:w="6088" w:type="dxa"/>
          </w:tcPr>
          <w:p w14:paraId="211BE0FD" w14:textId="77777777" w:rsidR="00861C52" w:rsidRPr="00AE67DF" w:rsidRDefault="00861C52" w:rsidP="004D0B5F">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Calibri"/>
                <w:sz w:val="19"/>
                <w:szCs w:val="19"/>
              </w:rPr>
            </w:pPr>
            <w:r w:rsidRPr="00AE67DF">
              <w:rPr>
                <w:rFonts w:eastAsia="Calibri, Calibri"/>
                <w:sz w:val="19"/>
                <w:szCs w:val="19"/>
              </w:rPr>
              <w:t>Personnalisation des timbres</w:t>
            </w:r>
          </w:p>
        </w:tc>
      </w:tr>
      <w:tr w:rsidR="00861C52" w:rsidRPr="00AE67DF" w14:paraId="211BE101" w14:textId="77777777" w:rsidTr="004D0B5F">
        <w:tc>
          <w:tcPr>
            <w:cnfStyle w:val="001000000000" w:firstRow="0" w:lastRow="0" w:firstColumn="1" w:lastColumn="0" w:oddVBand="0" w:evenVBand="0" w:oddHBand="0" w:evenHBand="0" w:firstRowFirstColumn="0" w:firstRowLastColumn="0" w:lastRowFirstColumn="0" w:lastRowLastColumn="0"/>
            <w:tcW w:w="990" w:type="dxa"/>
          </w:tcPr>
          <w:p w14:paraId="211BE0FF" w14:textId="77777777" w:rsidR="00861C52" w:rsidRPr="00AE67DF" w:rsidRDefault="00861C52" w:rsidP="00422FFD">
            <w:pPr>
              <w:spacing w:before="0" w:after="0"/>
              <w:ind w:firstLine="0"/>
              <w:rPr>
                <w:rFonts w:eastAsia="Calibri, Calibri"/>
                <w:i w:val="0"/>
                <w:sz w:val="19"/>
                <w:szCs w:val="19"/>
              </w:rPr>
            </w:pPr>
            <w:r w:rsidRPr="00AE67DF">
              <w:rPr>
                <w:rFonts w:eastAsia="Calibri, Calibri"/>
                <w:i w:val="0"/>
                <w:sz w:val="19"/>
                <w:szCs w:val="19"/>
              </w:rPr>
              <w:t>2008</w:t>
            </w:r>
          </w:p>
        </w:tc>
        <w:tc>
          <w:tcPr>
            <w:tcW w:w="6088" w:type="dxa"/>
          </w:tcPr>
          <w:p w14:paraId="211BE100" w14:textId="77777777" w:rsidR="00861C52" w:rsidRPr="00AE67DF" w:rsidRDefault="00861C52" w:rsidP="004D0B5F">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Calibri"/>
                <w:sz w:val="19"/>
                <w:szCs w:val="19"/>
              </w:rPr>
            </w:pPr>
            <w:r w:rsidRPr="00AE67DF">
              <w:rPr>
                <w:rFonts w:eastAsia="Calibri, Calibri"/>
                <w:sz w:val="19"/>
                <w:szCs w:val="19"/>
              </w:rPr>
              <w:t>Affranchissement des Colissimo</w:t>
            </w:r>
          </w:p>
        </w:tc>
      </w:tr>
      <w:tr w:rsidR="00861C52" w:rsidRPr="00AE67DF" w14:paraId="211BE104" w14:textId="77777777" w:rsidTr="004D0B5F">
        <w:tc>
          <w:tcPr>
            <w:cnfStyle w:val="001000000000" w:firstRow="0" w:lastRow="0" w:firstColumn="1" w:lastColumn="0" w:oddVBand="0" w:evenVBand="0" w:oddHBand="0" w:evenHBand="0" w:firstRowFirstColumn="0" w:firstRowLastColumn="0" w:lastRowFirstColumn="0" w:lastRowLastColumn="0"/>
            <w:tcW w:w="990" w:type="dxa"/>
          </w:tcPr>
          <w:p w14:paraId="211BE102" w14:textId="77777777" w:rsidR="00861C52" w:rsidRPr="00AE67DF" w:rsidRDefault="00861C52" w:rsidP="00422FFD">
            <w:pPr>
              <w:spacing w:before="0" w:after="0"/>
              <w:ind w:firstLine="0"/>
              <w:rPr>
                <w:rFonts w:eastAsia="Calibri, Calibri"/>
                <w:i w:val="0"/>
                <w:sz w:val="19"/>
                <w:szCs w:val="19"/>
              </w:rPr>
            </w:pPr>
            <w:r w:rsidRPr="00AE67DF">
              <w:rPr>
                <w:rFonts w:eastAsia="Calibri, Calibri"/>
                <w:i w:val="0"/>
                <w:sz w:val="19"/>
                <w:szCs w:val="19"/>
              </w:rPr>
              <w:t>2009</w:t>
            </w:r>
          </w:p>
        </w:tc>
        <w:tc>
          <w:tcPr>
            <w:tcW w:w="6088" w:type="dxa"/>
          </w:tcPr>
          <w:p w14:paraId="211BE103" w14:textId="77777777" w:rsidR="00861C52" w:rsidRPr="00AE67DF" w:rsidRDefault="00861C52" w:rsidP="004D0B5F">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Calibri"/>
                <w:sz w:val="19"/>
                <w:szCs w:val="19"/>
              </w:rPr>
            </w:pPr>
            <w:r w:rsidRPr="00AE67DF">
              <w:rPr>
                <w:rFonts w:eastAsia="Calibri, Calibri"/>
                <w:sz w:val="19"/>
                <w:szCs w:val="19"/>
              </w:rPr>
              <w:t>Affranchissement des différents types de courriers en ligne</w:t>
            </w:r>
          </w:p>
        </w:tc>
      </w:tr>
      <w:tr w:rsidR="00861C52" w:rsidRPr="00AE67DF" w14:paraId="211BE107" w14:textId="77777777" w:rsidTr="004D0B5F">
        <w:trPr>
          <w:trHeight w:val="70"/>
        </w:trPr>
        <w:tc>
          <w:tcPr>
            <w:cnfStyle w:val="001000000000" w:firstRow="0" w:lastRow="0" w:firstColumn="1" w:lastColumn="0" w:oddVBand="0" w:evenVBand="0" w:oddHBand="0" w:evenHBand="0" w:firstRowFirstColumn="0" w:firstRowLastColumn="0" w:lastRowFirstColumn="0" w:lastRowLastColumn="0"/>
            <w:tcW w:w="990" w:type="dxa"/>
          </w:tcPr>
          <w:p w14:paraId="211BE105" w14:textId="77777777" w:rsidR="00861C52" w:rsidRPr="00AE67DF" w:rsidRDefault="00861C52" w:rsidP="00422FFD">
            <w:pPr>
              <w:spacing w:before="0" w:after="0"/>
              <w:ind w:firstLine="0"/>
              <w:rPr>
                <w:rFonts w:eastAsia="Calibri, Calibri"/>
                <w:i w:val="0"/>
                <w:sz w:val="19"/>
                <w:szCs w:val="19"/>
              </w:rPr>
            </w:pPr>
            <w:r w:rsidRPr="00AE67DF">
              <w:rPr>
                <w:rFonts w:eastAsia="Calibri, Calibri"/>
                <w:i w:val="0"/>
                <w:sz w:val="19"/>
                <w:szCs w:val="19"/>
              </w:rPr>
              <w:t>2011</w:t>
            </w:r>
          </w:p>
        </w:tc>
        <w:tc>
          <w:tcPr>
            <w:tcW w:w="6088" w:type="dxa"/>
          </w:tcPr>
          <w:p w14:paraId="211BE106" w14:textId="77777777" w:rsidR="00861C52" w:rsidRPr="00AE67DF" w:rsidRDefault="00861C52" w:rsidP="004D0B5F">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Calibri"/>
                <w:sz w:val="19"/>
                <w:szCs w:val="19"/>
              </w:rPr>
            </w:pPr>
            <w:r w:rsidRPr="00AE67DF">
              <w:rPr>
                <w:rFonts w:eastAsia="Calibri, Calibri"/>
                <w:sz w:val="19"/>
                <w:szCs w:val="19"/>
              </w:rPr>
              <w:t>Envoi d’une lettre en ligne</w:t>
            </w:r>
          </w:p>
        </w:tc>
      </w:tr>
      <w:tr w:rsidR="00861C52" w:rsidRPr="00AE67DF" w14:paraId="211BE10A" w14:textId="77777777" w:rsidTr="004D0B5F">
        <w:tc>
          <w:tcPr>
            <w:cnfStyle w:val="001000000000" w:firstRow="0" w:lastRow="0" w:firstColumn="1" w:lastColumn="0" w:oddVBand="0" w:evenVBand="0" w:oddHBand="0" w:evenHBand="0" w:firstRowFirstColumn="0" w:firstRowLastColumn="0" w:lastRowFirstColumn="0" w:lastRowLastColumn="0"/>
            <w:tcW w:w="990" w:type="dxa"/>
          </w:tcPr>
          <w:p w14:paraId="211BE108" w14:textId="77777777" w:rsidR="00861C52" w:rsidRPr="00AE67DF" w:rsidRDefault="00861C52" w:rsidP="00422FFD">
            <w:pPr>
              <w:spacing w:before="0" w:after="0"/>
              <w:ind w:firstLine="0"/>
              <w:rPr>
                <w:rFonts w:eastAsia="Calibri, Calibri"/>
                <w:i w:val="0"/>
                <w:sz w:val="19"/>
                <w:szCs w:val="19"/>
              </w:rPr>
            </w:pPr>
            <w:r w:rsidRPr="00AE67DF">
              <w:rPr>
                <w:rFonts w:eastAsia="Calibri, Calibri"/>
                <w:i w:val="0"/>
                <w:sz w:val="19"/>
                <w:szCs w:val="19"/>
              </w:rPr>
              <w:t>2012</w:t>
            </w:r>
          </w:p>
        </w:tc>
        <w:tc>
          <w:tcPr>
            <w:tcW w:w="6088" w:type="dxa"/>
          </w:tcPr>
          <w:p w14:paraId="211BE109" w14:textId="77777777" w:rsidR="00861C52" w:rsidRPr="00AE67DF" w:rsidRDefault="00861C52" w:rsidP="004D0B5F">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Calibri"/>
                <w:sz w:val="19"/>
                <w:szCs w:val="19"/>
              </w:rPr>
            </w:pPr>
            <w:r w:rsidRPr="00AE67DF">
              <w:rPr>
                <w:rFonts w:eastAsia="Calibri, Calibri"/>
                <w:sz w:val="19"/>
                <w:szCs w:val="19"/>
              </w:rPr>
              <w:t xml:space="preserve">Réception en ligne d’une lettre recommandée </w:t>
            </w:r>
          </w:p>
        </w:tc>
      </w:tr>
      <w:tr w:rsidR="00861C52" w:rsidRPr="00AE67DF" w14:paraId="211BE10D" w14:textId="77777777" w:rsidTr="004D0B5F">
        <w:tc>
          <w:tcPr>
            <w:cnfStyle w:val="001000000000" w:firstRow="0" w:lastRow="0" w:firstColumn="1" w:lastColumn="0" w:oddVBand="0" w:evenVBand="0" w:oddHBand="0" w:evenHBand="0" w:firstRowFirstColumn="0" w:firstRowLastColumn="0" w:lastRowFirstColumn="0" w:lastRowLastColumn="0"/>
            <w:tcW w:w="990" w:type="dxa"/>
          </w:tcPr>
          <w:p w14:paraId="211BE10B" w14:textId="77777777" w:rsidR="00861C52" w:rsidRPr="00AE67DF" w:rsidRDefault="00861C52" w:rsidP="00422FFD">
            <w:pPr>
              <w:spacing w:before="0" w:after="0"/>
              <w:ind w:firstLine="0"/>
              <w:rPr>
                <w:rFonts w:eastAsia="Calibri, Calibri"/>
                <w:i w:val="0"/>
                <w:sz w:val="19"/>
                <w:szCs w:val="19"/>
              </w:rPr>
            </w:pPr>
            <w:r w:rsidRPr="00AE67DF">
              <w:rPr>
                <w:rFonts w:eastAsia="Calibri, Calibri"/>
                <w:i w:val="0"/>
                <w:sz w:val="19"/>
                <w:szCs w:val="19"/>
              </w:rPr>
              <w:t>2015</w:t>
            </w:r>
          </w:p>
        </w:tc>
        <w:tc>
          <w:tcPr>
            <w:tcW w:w="6088" w:type="dxa"/>
          </w:tcPr>
          <w:p w14:paraId="211BE10C" w14:textId="77777777" w:rsidR="00861C52" w:rsidRPr="00AE67DF" w:rsidRDefault="00861C52" w:rsidP="004D0B5F">
            <w:pPr>
              <w:spacing w:before="0" w:after="0"/>
              <w:jc w:val="center"/>
              <w:cnfStyle w:val="000000000000" w:firstRow="0" w:lastRow="0" w:firstColumn="0" w:lastColumn="0" w:oddVBand="0" w:evenVBand="0" w:oddHBand="0" w:evenHBand="0" w:firstRowFirstColumn="0" w:firstRowLastColumn="0" w:lastRowFirstColumn="0" w:lastRowLastColumn="0"/>
              <w:rPr>
                <w:rFonts w:eastAsia="Calibri, Calibri"/>
                <w:sz w:val="19"/>
                <w:szCs w:val="19"/>
              </w:rPr>
            </w:pPr>
            <w:r w:rsidRPr="00AE67DF">
              <w:rPr>
                <w:rFonts w:eastAsia="Calibri, Calibri"/>
                <w:sz w:val="19"/>
                <w:szCs w:val="19"/>
              </w:rPr>
              <w:t>Envoi d’un colis à partir de sa propre boîte aux lettres</w:t>
            </w:r>
          </w:p>
        </w:tc>
      </w:tr>
    </w:tbl>
    <w:p w14:paraId="211BE10E" w14:textId="77777777" w:rsidR="00861C52" w:rsidRPr="00CD133A" w:rsidRDefault="00861C52" w:rsidP="00861C52">
      <w:pPr>
        <w:pStyle w:val="TexteSource"/>
        <w:rPr>
          <w:rFonts w:eastAsia="Calibri, Calibri"/>
        </w:rPr>
      </w:pPr>
      <w:r w:rsidRPr="00CD133A">
        <w:rPr>
          <w:rFonts w:eastAsia="Calibri, Calibri"/>
        </w:rPr>
        <w:t>Source : Données La Poste</w:t>
      </w:r>
      <w:r>
        <w:rPr>
          <w:rFonts w:eastAsia="Calibri, Calibri"/>
        </w:rPr>
        <w:t>,</w:t>
      </w:r>
      <w:r w:rsidRPr="00CD133A">
        <w:rPr>
          <w:rFonts w:eastAsia="Calibri, Calibri"/>
        </w:rPr>
        <w:t xml:space="preserve"> présentation Cour des comptes</w:t>
      </w:r>
    </w:p>
    <w:p w14:paraId="3D52B04C" w14:textId="77777777" w:rsidR="00165080" w:rsidRDefault="00165080">
      <w:pPr>
        <w:spacing w:before="0" w:after="200" w:line="276" w:lineRule="auto"/>
        <w:ind w:firstLine="0"/>
        <w:jc w:val="left"/>
        <w:rPr>
          <w:rFonts w:eastAsia="Calibri, Calibri"/>
        </w:rPr>
      </w:pPr>
      <w:r>
        <w:rPr>
          <w:rFonts w:eastAsia="Calibri, Calibri"/>
        </w:rPr>
        <w:br w:type="page"/>
      </w:r>
    </w:p>
    <w:p w14:paraId="211BE10F" w14:textId="4D331FAB" w:rsidR="00861C52" w:rsidRDefault="00861C52" w:rsidP="00861C52">
      <w:pPr>
        <w:rPr>
          <w:rFonts w:asciiTheme="majorHAnsi" w:eastAsia="Calibri, Calibri" w:hAnsiTheme="majorHAnsi" w:cstheme="majorHAnsi"/>
        </w:rPr>
      </w:pPr>
      <w:r w:rsidRPr="00D1401C">
        <w:rPr>
          <w:rFonts w:eastAsia="Calibri, Calibri"/>
        </w:rPr>
        <w:t xml:space="preserve">Cette chronologie met en évidence le retard de la mise en place sur </w:t>
      </w:r>
      <w:r>
        <w:rPr>
          <w:rFonts w:eastAsia="Calibri, Calibri"/>
        </w:rPr>
        <w:t>l’</w:t>
      </w:r>
      <w:r w:rsidRPr="00D1401C">
        <w:rPr>
          <w:rFonts w:eastAsia="Calibri, Calibri"/>
        </w:rPr>
        <w:t>internet des envois</w:t>
      </w:r>
      <w:r>
        <w:rPr>
          <w:rFonts w:eastAsia="Calibri, Calibri"/>
        </w:rPr>
        <w:t xml:space="preserve"> et réceptions</w:t>
      </w:r>
      <w:r w:rsidRPr="00D1401C">
        <w:rPr>
          <w:rFonts w:eastAsia="Calibri, Calibri"/>
        </w:rPr>
        <w:t xml:space="preserve"> de lettres, notamment d</w:t>
      </w:r>
      <w:r>
        <w:rPr>
          <w:rFonts w:eastAsia="Calibri, Calibri"/>
        </w:rPr>
        <w:t>e la dématérialisation totale d</w:t>
      </w:r>
      <w:r w:rsidRPr="00D1401C">
        <w:rPr>
          <w:rFonts w:eastAsia="Calibri, Calibri"/>
        </w:rPr>
        <w:t>e</w:t>
      </w:r>
      <w:r>
        <w:rPr>
          <w:rFonts w:eastAsia="Calibri, Calibri"/>
        </w:rPr>
        <w:t>s</w:t>
      </w:r>
      <w:r w:rsidRPr="00D1401C">
        <w:rPr>
          <w:rFonts w:eastAsia="Calibri, Calibri"/>
        </w:rPr>
        <w:t xml:space="preserve"> lettres recommandées, intervenue près d’un an plus tard que les autres postes européennes</w:t>
      </w:r>
      <w:r w:rsidRPr="00D1401C">
        <w:rPr>
          <w:rFonts w:asciiTheme="majorHAnsi" w:eastAsia="Calibri, Calibri" w:hAnsiTheme="majorHAnsi"/>
          <w:vertAlign w:val="superscript"/>
        </w:rPr>
        <w:footnoteReference w:id="86"/>
      </w:r>
      <w:r w:rsidRPr="00890272">
        <w:rPr>
          <w:rFonts w:asciiTheme="majorHAnsi" w:eastAsia="Calibri, Calibri" w:hAnsiTheme="majorHAnsi" w:cstheme="majorHAnsi"/>
        </w:rPr>
        <w:t xml:space="preserve">. </w:t>
      </w:r>
    </w:p>
    <w:p w14:paraId="211BE110" w14:textId="79736C0C" w:rsidR="00861C52" w:rsidRDefault="00861C52" w:rsidP="00861C52">
      <w:r>
        <w:t>Jusqu’en 2014, ces</w:t>
      </w:r>
      <w:r w:rsidRPr="00890272">
        <w:t xml:space="preserve"> commercialisation</w:t>
      </w:r>
      <w:r>
        <w:t>s</w:t>
      </w:r>
      <w:r w:rsidRPr="00890272">
        <w:t xml:space="preserve"> sur </w:t>
      </w:r>
      <w:r>
        <w:t>l’</w:t>
      </w:r>
      <w:r w:rsidRPr="00890272">
        <w:t>internet s’effectuai</w:t>
      </w:r>
      <w:r>
        <w:t>ent </w:t>
      </w:r>
      <w:r w:rsidRPr="00890272">
        <w:t>au moyen de quatre boutiques : e-services, professionnels, timbre et Colissimo, correspondant à quatre sites internet différents. Cette fragmentation des ventes en ligne, sans coordination stratégique et commerciale</w:t>
      </w:r>
      <w:r>
        <w:t>,</w:t>
      </w:r>
      <w:r w:rsidRPr="00890272">
        <w:t xml:space="preserve"> a été identifiée par le groupe comme une faiblesse. Le taux de transformation</w:t>
      </w:r>
      <w:r>
        <w:rPr>
          <w:rStyle w:val="Appelnotedebasdep"/>
        </w:rPr>
        <w:footnoteReference w:id="87"/>
      </w:r>
      <w:r w:rsidRPr="00890272">
        <w:t xml:space="preserve"> était </w:t>
      </w:r>
      <w:r>
        <w:t xml:space="preserve">par exemple </w:t>
      </w:r>
      <w:r w:rsidRPr="00890272">
        <w:t xml:space="preserve">en 2011, à audience comparable, sur les produits de base, 3 à 4 fois inférieur </w:t>
      </w:r>
      <w:r w:rsidR="00E75360">
        <w:t>aux</w:t>
      </w:r>
      <w:r w:rsidRPr="00890272">
        <w:t xml:space="preserve"> autres opérateurs postaux européens.</w:t>
      </w:r>
    </w:p>
    <w:p w14:paraId="211BE111" w14:textId="77777777" w:rsidR="00861C52" w:rsidRPr="005848D7" w:rsidRDefault="00861C52" w:rsidP="00E80207">
      <w:pPr>
        <w:pStyle w:val="ENCADR-Titre"/>
        <w:rPr>
          <w:rFonts w:eastAsia="Calibri, Calibri"/>
        </w:rPr>
      </w:pPr>
      <w:r w:rsidRPr="005848D7">
        <w:rPr>
          <w:rFonts w:eastAsia="Calibri, Calibri"/>
        </w:rPr>
        <w:t>Les produits postaux dématérialisés et le service universel postal</w:t>
      </w:r>
    </w:p>
    <w:p w14:paraId="211BE112" w14:textId="77777777" w:rsidR="00861C52" w:rsidRDefault="00861C52" w:rsidP="00E80207">
      <w:pPr>
        <w:pStyle w:val="ENCADR-Texte"/>
        <w:rPr>
          <w:rFonts w:eastAsia="Calibri, Calibri"/>
        </w:rPr>
      </w:pPr>
      <w:r>
        <w:rPr>
          <w:rFonts w:eastAsia="Calibri, Calibri"/>
        </w:rPr>
        <w:t>À</w:t>
      </w:r>
      <w:r w:rsidRPr="00190B25">
        <w:rPr>
          <w:rFonts w:eastAsia="Calibri, Calibri"/>
        </w:rPr>
        <w:t xml:space="preserve"> l’occasion de la signature du contrat d’entreprise 2013-2017, La Poste s’est engagée à inclure dans son catalogue d’offres du service universel, le produit Lettre Prioritaire en </w:t>
      </w:r>
      <w:r>
        <w:rPr>
          <w:rFonts w:eastAsia="Calibri, Calibri"/>
        </w:rPr>
        <w:t>l</w:t>
      </w:r>
      <w:r w:rsidRPr="00190B25">
        <w:rPr>
          <w:rFonts w:eastAsia="Calibri, Calibri"/>
        </w:rPr>
        <w:t>igne, existant depuis le 3 octobre 2011</w:t>
      </w:r>
      <w:r>
        <w:rPr>
          <w:rFonts w:eastAsia="Calibri, Calibri"/>
        </w:rPr>
        <w:t>, service qui est devenu effectif au</w:t>
      </w:r>
      <w:r w:rsidRPr="00190B25">
        <w:rPr>
          <w:rFonts w:eastAsia="Calibri, Calibri"/>
        </w:rPr>
        <w:t xml:space="preserve"> 1</w:t>
      </w:r>
      <w:r w:rsidRPr="008D5AEB">
        <w:rPr>
          <w:rFonts w:eastAsia="Calibri, Calibri"/>
          <w:vertAlign w:val="superscript"/>
        </w:rPr>
        <w:t>er</w:t>
      </w:r>
      <w:r>
        <w:rPr>
          <w:rFonts w:eastAsia="Calibri, Calibri"/>
        </w:rPr>
        <w:t xml:space="preserve"> </w:t>
      </w:r>
      <w:r w:rsidRPr="00190B25">
        <w:rPr>
          <w:rFonts w:eastAsia="Calibri, Calibri"/>
        </w:rPr>
        <w:t xml:space="preserve">janvier 2014. </w:t>
      </w:r>
    </w:p>
    <w:p w14:paraId="6C84F044" w14:textId="77777777" w:rsidR="00717C7D" w:rsidRDefault="00861C52" w:rsidP="00E80207">
      <w:pPr>
        <w:pStyle w:val="ENCADR-Texte"/>
        <w:rPr>
          <w:rFonts w:eastAsia="Calibri, Calibri"/>
        </w:rPr>
      </w:pPr>
      <w:r w:rsidRPr="00190B25">
        <w:rPr>
          <w:rFonts w:eastAsia="Calibri, Calibri"/>
        </w:rPr>
        <w:t xml:space="preserve">La Lettre </w:t>
      </w:r>
      <w:r>
        <w:rPr>
          <w:rFonts w:eastAsia="Calibri, Calibri"/>
        </w:rPr>
        <w:t xml:space="preserve">prioritaire </w:t>
      </w:r>
      <w:r w:rsidRPr="00190B25">
        <w:rPr>
          <w:rFonts w:eastAsia="Calibri, Calibri"/>
        </w:rPr>
        <w:t xml:space="preserve">en ligne </w:t>
      </w:r>
      <w:r>
        <w:rPr>
          <w:rFonts w:eastAsia="Calibri, Calibri"/>
        </w:rPr>
        <w:t>permet</w:t>
      </w:r>
      <w:r w:rsidRPr="00190B25">
        <w:rPr>
          <w:rFonts w:eastAsia="Calibri, Calibri"/>
        </w:rPr>
        <w:t xml:space="preserve"> l'envoi le jour même des courriers urgents jusqu'à 19h00, avec un délai indicatif de distribution en J+1. Accessible depuis le site web </w:t>
      </w:r>
      <w:r>
        <w:rPr>
          <w:rFonts w:eastAsia="Calibri, Calibri"/>
        </w:rPr>
        <w:t>« </w:t>
      </w:r>
      <w:r w:rsidRPr="00190B25">
        <w:rPr>
          <w:rFonts w:eastAsia="Calibri, Calibri"/>
        </w:rPr>
        <w:t>Lettre en ligne</w:t>
      </w:r>
      <w:r>
        <w:rPr>
          <w:rFonts w:eastAsia="Calibri, Calibri"/>
        </w:rPr>
        <w:t> »</w:t>
      </w:r>
      <w:r w:rsidRPr="00190B25">
        <w:rPr>
          <w:rFonts w:eastAsia="Calibri, Calibri"/>
        </w:rPr>
        <w:t>, ce service permet de rédiger un courrier à partir de modèles de lettres ou d’un document téléchargé. La Poste se charge de l</w:t>
      </w:r>
      <w:r>
        <w:rPr>
          <w:rFonts w:eastAsia="Calibri, Calibri"/>
        </w:rPr>
        <w:t>’</w:t>
      </w:r>
      <w:r w:rsidRPr="00190B25">
        <w:rPr>
          <w:rFonts w:eastAsia="Calibri, Calibri"/>
        </w:rPr>
        <w:t xml:space="preserve">impression, de l’acheminement et de la </w:t>
      </w:r>
      <w:r w:rsidR="00717C7D">
        <w:rPr>
          <w:rFonts w:eastAsia="Calibri, Calibri"/>
        </w:rPr>
        <w:t>d</w:t>
      </w:r>
      <w:r w:rsidRPr="00190B25">
        <w:rPr>
          <w:rFonts w:eastAsia="Calibri, Calibri"/>
        </w:rPr>
        <w:t>istribution du pli. Ce service est accessible à partir d’un prix global de 0,99€.</w:t>
      </w:r>
      <w:r>
        <w:rPr>
          <w:rFonts w:eastAsia="Calibri, Calibri"/>
        </w:rPr>
        <w:t xml:space="preserve"> Il est toutefois très peu utilisé : la Lettre prioritaire en ligne ne représente ainsi que 0,11 M€ de CA en 2014 et 2015.</w:t>
      </w:r>
      <w:r w:rsidR="00717C7D">
        <w:rPr>
          <w:rFonts w:eastAsia="Calibri, Calibri"/>
        </w:rPr>
        <w:t xml:space="preserve"> </w:t>
      </w:r>
    </w:p>
    <w:p w14:paraId="211BE115" w14:textId="27FF635A" w:rsidR="00861C52" w:rsidRDefault="00861C52" w:rsidP="00E80207">
      <w:pPr>
        <w:pStyle w:val="ENCADR-Texte"/>
      </w:pPr>
      <w:r>
        <w:rPr>
          <w:rFonts w:eastAsia="Calibri, Calibri"/>
        </w:rPr>
        <w:t>L’offre en ligne de produits sur service universel a néanmoins vocation à s’élargir</w:t>
      </w:r>
      <w:r w:rsidRPr="00190B25">
        <w:rPr>
          <w:rFonts w:eastAsia="Calibri, Calibri"/>
        </w:rPr>
        <w:t xml:space="preserve">, La Poste </w:t>
      </w:r>
      <w:r>
        <w:rPr>
          <w:rFonts w:eastAsia="Calibri, Calibri"/>
        </w:rPr>
        <w:t>entend</w:t>
      </w:r>
      <w:r w:rsidRPr="00190B25">
        <w:rPr>
          <w:rFonts w:eastAsia="Calibri, Calibri"/>
        </w:rPr>
        <w:t xml:space="preserve"> </w:t>
      </w:r>
      <w:r>
        <w:rPr>
          <w:rFonts w:eastAsia="Calibri, Calibri"/>
        </w:rPr>
        <w:t xml:space="preserve">en effet </w:t>
      </w:r>
      <w:r w:rsidRPr="00190B25">
        <w:rPr>
          <w:rFonts w:eastAsia="Calibri, Calibri"/>
        </w:rPr>
        <w:t xml:space="preserve">proposer au ministre </w:t>
      </w:r>
      <w:r>
        <w:rPr>
          <w:rFonts w:eastAsia="Calibri, Calibri"/>
        </w:rPr>
        <w:t>charg</w:t>
      </w:r>
      <w:r w:rsidR="00F45679">
        <w:rPr>
          <w:rFonts w:eastAsia="Calibri, Calibri"/>
        </w:rPr>
        <w:t>é</w:t>
      </w:r>
      <w:r>
        <w:rPr>
          <w:rFonts w:eastAsia="Calibri, Calibri"/>
        </w:rPr>
        <w:t xml:space="preserve"> </w:t>
      </w:r>
      <w:r w:rsidRPr="00190B25">
        <w:rPr>
          <w:rFonts w:eastAsia="Calibri, Calibri"/>
        </w:rPr>
        <w:t>des postes d’</w:t>
      </w:r>
      <w:r>
        <w:rPr>
          <w:rFonts w:eastAsia="Calibri, Calibri"/>
        </w:rPr>
        <w:t xml:space="preserve">y </w:t>
      </w:r>
      <w:r w:rsidRPr="00190B25">
        <w:rPr>
          <w:rFonts w:eastAsia="Calibri, Calibri"/>
        </w:rPr>
        <w:t>intégrer le service de Lettre Suivie en ligne à compter de 2017.</w:t>
      </w:r>
    </w:p>
    <w:p w14:paraId="211BE116" w14:textId="77777777" w:rsidR="00861C52" w:rsidRDefault="00861C52" w:rsidP="00861C52">
      <w:pPr>
        <w:rPr>
          <w:rFonts w:eastAsia="Calibri, Calibri"/>
        </w:rPr>
      </w:pPr>
      <w:r>
        <w:rPr>
          <w:rFonts w:eastAsia="Calibri, Calibri"/>
        </w:rPr>
        <w:t xml:space="preserve">En valeur absolue, les ventes de produits et services sur l’internet sont en croissance continue depuis 2011 (+59 %), </w:t>
      </w:r>
      <w:r>
        <w:t xml:space="preserve">même si </w:t>
      </w:r>
      <w:r w:rsidRPr="00E04523">
        <w:rPr>
          <w:rFonts w:eastAsia="Calibri, Calibri"/>
        </w:rPr>
        <w:t>certains prod</w:t>
      </w:r>
      <w:r>
        <w:rPr>
          <w:rFonts w:eastAsia="Calibri, Calibri"/>
        </w:rPr>
        <w:t xml:space="preserve">uits restent très peu utilisés, comme la lettre en ligne. La plus grande part de la progression réside dans la personnalisation des timbres. </w:t>
      </w:r>
    </w:p>
    <w:p w14:paraId="211BE117" w14:textId="77777777" w:rsidR="00861C52" w:rsidRPr="00B01AF1" w:rsidRDefault="00861C52" w:rsidP="00B2567A">
      <w:pPr>
        <w:pStyle w:val="Titregraphique"/>
      </w:pPr>
      <w:r>
        <w:t>CA des ventes sur l’internet de produits et services du Courrier et de Colis (M€) (hors grands comptes)</w:t>
      </w:r>
    </w:p>
    <w:p w14:paraId="211BE118" w14:textId="77777777" w:rsidR="00861C52" w:rsidRDefault="00861C52" w:rsidP="00194707">
      <w:pPr>
        <w:jc w:val="center"/>
        <w:rPr>
          <w:rFonts w:eastAsia="Calibri, Calibri"/>
        </w:rPr>
      </w:pPr>
      <w:r>
        <w:rPr>
          <w:noProof/>
          <w:lang w:eastAsia="fr-FR"/>
        </w:rPr>
        <w:drawing>
          <wp:inline distT="0" distB="0" distL="0" distR="0" wp14:anchorId="211BF339" wp14:editId="211BF33A">
            <wp:extent cx="3638550" cy="2047875"/>
            <wp:effectExtent l="0" t="0" r="0" b="0"/>
            <wp:docPr id="165" name="Graphique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11BE119" w14:textId="77777777" w:rsidR="00861C52" w:rsidRPr="00257CE9" w:rsidRDefault="00861C52" w:rsidP="00194707">
      <w:pPr>
        <w:pStyle w:val="TexteSource"/>
      </w:pPr>
      <w:r w:rsidRPr="00C93528">
        <w:t>Source : Cour des comptes à partir de données La Poste BSCC et BN</w:t>
      </w:r>
      <w:r>
        <w:t xml:space="preserve">. </w:t>
      </w:r>
      <w:r>
        <w:br/>
        <w:t>Le chiffre d’affaire des ventes sur l’internet de produits et services du Colis ne sont pas connus pour les années 2010 et 2012.</w:t>
      </w:r>
    </w:p>
    <w:p w14:paraId="211BE11A" w14:textId="77777777" w:rsidR="00861C52" w:rsidRDefault="00861C52" w:rsidP="00861C52">
      <w:r>
        <w:t>Néanmoins, ces</w:t>
      </w:r>
      <w:r w:rsidRPr="00EE7DE4">
        <w:t xml:space="preserve"> ventes en ligne restent très faibles par rapport au chiffre d’affaires total des ventes</w:t>
      </w:r>
      <w:r>
        <w:t xml:space="preserve"> (</w:t>
      </w:r>
      <w:r w:rsidRPr="00EE7DE4">
        <w:t>moin</w:t>
      </w:r>
      <w:r>
        <w:t xml:space="preserve">s de 7 % en 2015). </w:t>
      </w:r>
    </w:p>
    <w:p w14:paraId="211BE11B" w14:textId="77777777" w:rsidR="00861C52" w:rsidRDefault="00861C52" w:rsidP="00861C52">
      <w:pPr>
        <w:pStyle w:val="Titregraphique"/>
        <w:keepLines/>
      </w:pPr>
      <w:r>
        <w:t>part du CA des ventes Courrier sur l’internet</w:t>
      </w:r>
    </w:p>
    <w:p w14:paraId="211BE11C" w14:textId="77777777" w:rsidR="00861C52" w:rsidRDefault="00861C52" w:rsidP="00861C52">
      <w:pPr>
        <w:keepNext/>
        <w:keepLines/>
        <w:jc w:val="center"/>
      </w:pPr>
      <w:r>
        <w:rPr>
          <w:noProof/>
          <w:lang w:eastAsia="fr-FR"/>
        </w:rPr>
        <w:drawing>
          <wp:inline distT="0" distB="0" distL="0" distR="0" wp14:anchorId="211BF33B" wp14:editId="211BF33C">
            <wp:extent cx="3347049" cy="1431985"/>
            <wp:effectExtent l="0" t="0" r="6350" b="0"/>
            <wp:docPr id="167" name="Graphique 16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11BE11D" w14:textId="77777777" w:rsidR="00861C52" w:rsidRDefault="00861C52" w:rsidP="00194707">
      <w:pPr>
        <w:pStyle w:val="TexteSource"/>
      </w:pPr>
      <w:r>
        <w:t xml:space="preserve">Source : Cour des comptes, </w:t>
      </w:r>
      <w:r w:rsidRPr="00C93528">
        <w:t xml:space="preserve">à partir de données </w:t>
      </w:r>
      <w:r>
        <w:t>La Poste.</w:t>
      </w:r>
    </w:p>
    <w:p w14:paraId="211BE11E" w14:textId="77777777" w:rsidR="00861C52" w:rsidRPr="00733C86" w:rsidRDefault="00861C52" w:rsidP="00194707">
      <w:pPr>
        <w:pStyle w:val="TexteSource"/>
      </w:pPr>
      <w:r>
        <w:t>À titre de comparaison</w:t>
      </w:r>
      <w:r>
        <w:rPr>
          <w:rFonts w:cstheme="minorHAnsi"/>
        </w:rPr>
        <w:t>*</w:t>
      </w:r>
      <w:r>
        <w:t>, les ventes Courrier sur l’internet représentent 15 % du chiffre d’affaire des postes US Postal (États-Unis) et Deutsche Post (Allemagne), 20 % du chiffre d’affaire de NL Post (Pays-Bas) et, dans un autre domaine, les ventes sur l’internet représentent 48 % des ventes de SNCF Voyages.</w:t>
      </w:r>
      <w:r w:rsidRPr="00B2258F">
        <w:rPr>
          <w:rFonts w:cstheme="minorHAnsi"/>
        </w:rPr>
        <w:t xml:space="preserve"> </w:t>
      </w:r>
      <w:r>
        <w:rPr>
          <w:rFonts w:cstheme="minorHAnsi"/>
        </w:rPr>
        <w:t>* l</w:t>
      </w:r>
      <w:r>
        <w:t>es périmètres pouvant différer.</w:t>
      </w:r>
    </w:p>
    <w:p w14:paraId="211BE11F" w14:textId="4831E046" w:rsidR="00861C52" w:rsidRDefault="00861C52" w:rsidP="00861C52">
      <w:r>
        <w:t>La vente sur l’internet poursuit un objectif de maîtrise des charges, tout en étant un facteur de qualité de service pour les clients. Pourtant, la rentabilité financière des ventes sur l’internet n’est pas calculée. Cette situation ne permet pas de comparer les différents canaux de vente</w:t>
      </w:r>
      <w:r w:rsidRPr="00F75811">
        <w:t xml:space="preserve"> </w:t>
      </w:r>
      <w:r>
        <w:t xml:space="preserve">et d’effectuer des choix de tarification ou de priorité pertinents </w:t>
      </w:r>
      <w:r w:rsidRPr="00F75811">
        <w:t xml:space="preserve">entre </w:t>
      </w:r>
      <w:r>
        <w:t>l</w:t>
      </w:r>
      <w:r w:rsidRPr="00F75811">
        <w:t xml:space="preserve">es différents canaux de commercialisation. </w:t>
      </w:r>
      <w:r>
        <w:t xml:space="preserve">Il serait donc utile </w:t>
      </w:r>
      <w:r w:rsidR="005A1F16">
        <w:t xml:space="preserve">de </w:t>
      </w:r>
      <w:r>
        <w:t xml:space="preserve">mesurer la </w:t>
      </w:r>
      <w:r w:rsidRPr="00597CA1">
        <w:t xml:space="preserve">rentabilité financière des ventes de produits postaux sur </w:t>
      </w:r>
      <w:r>
        <w:t>l’</w:t>
      </w:r>
      <w:r w:rsidRPr="00597CA1">
        <w:t xml:space="preserve">internet </w:t>
      </w:r>
      <w:r>
        <w:t>pour pouvoir la comparer</w:t>
      </w:r>
      <w:r w:rsidRPr="00597CA1">
        <w:t xml:space="preserve"> avec </w:t>
      </w:r>
      <w:r>
        <w:t xml:space="preserve">celle </w:t>
      </w:r>
      <w:r w:rsidRPr="00597CA1">
        <w:t xml:space="preserve">des ventes </w:t>
      </w:r>
      <w:r>
        <w:t>dans le réseau.</w:t>
      </w:r>
    </w:p>
    <w:p w14:paraId="211BE120" w14:textId="77777777" w:rsidR="00861C52" w:rsidRDefault="00861C52" w:rsidP="00861C52">
      <w:r>
        <w:t>La Poste remédie à l’éclatement de ses ventes en ligne sur plusieurs sites par un projet de convergence et d’intégration sur un site unique, lancé en 2014</w:t>
      </w:r>
      <w:r>
        <w:rPr>
          <w:rStyle w:val="Appelnotedebasdep"/>
        </w:rPr>
        <w:footnoteReference w:id="88"/>
      </w:r>
      <w:r>
        <w:t xml:space="preserve">. Plusieurs </w:t>
      </w:r>
      <w:r w:rsidRPr="00D62764">
        <w:t>améliorations</w:t>
      </w:r>
      <w:r>
        <w:t xml:space="preserve"> de cette boutique unique en ligne sont attendues en 2016 et 2017.</w:t>
      </w:r>
    </w:p>
    <w:p w14:paraId="211BE121" w14:textId="37926837" w:rsidR="00861C52" w:rsidRDefault="00861C52" w:rsidP="00861C52">
      <w:r>
        <w:t xml:space="preserve">Plusieurs axes de progrès demeurent. De nombreuses fonctionnalités du site </w:t>
      </w:r>
      <w:r w:rsidR="00E75360">
        <w:t xml:space="preserve">de </w:t>
      </w:r>
      <w:r>
        <w:t>vente en ligne restent peu commodes</w:t>
      </w:r>
      <w:r>
        <w:rPr>
          <w:rStyle w:val="Appelnotedebasdep"/>
        </w:rPr>
        <w:footnoteReference w:id="89"/>
      </w:r>
      <w:r>
        <w:t xml:space="preserve"> et l’application mobile n’est pas au niveau des standards du marché. Le niveau de service général et le calendrier de ces projets, indispensables pour augmenter les ventes sur l’internet, </w:t>
      </w:r>
      <w:r w:rsidRPr="00F75811">
        <w:t>doivent être rehaussés et accélérés</w:t>
      </w:r>
      <w:r>
        <w:t>.</w:t>
      </w:r>
    </w:p>
    <w:p w14:paraId="211BE122" w14:textId="63DE54D8" w:rsidR="00861C52" w:rsidRPr="003F571D" w:rsidRDefault="00861C52" w:rsidP="00861C52">
      <w:pPr>
        <w:pStyle w:val="Titre2"/>
      </w:pPr>
      <w:bookmarkStart w:id="1076" w:name="_Toc463339529"/>
      <w:bookmarkStart w:id="1077" w:name="_Toc463614044"/>
      <w:bookmarkStart w:id="1078" w:name="_Toc468868316"/>
      <w:r>
        <w:t>Les difficultés de pilotage</w:t>
      </w:r>
      <w:r w:rsidR="00AE381A">
        <w:br/>
      </w:r>
      <w:r>
        <w:t>d’une organisation décentralisée</w:t>
      </w:r>
      <w:bookmarkEnd w:id="1076"/>
      <w:bookmarkEnd w:id="1077"/>
      <w:bookmarkEnd w:id="1078"/>
    </w:p>
    <w:p w14:paraId="211BE123" w14:textId="77777777" w:rsidR="00861C52" w:rsidRPr="000B0C91" w:rsidRDefault="00861C52" w:rsidP="00861C52">
      <w:r>
        <w:t>L’organisation de La Poste se caractérise, en raison d’une volonté de décentralisation qui n’est pas critiquable en elle-même, par un cloisonnement des entités qui peut se révéler contre-productif. Il importe, dans ce contexte, de mettre en place des contrôles suffisants et des instances de gouvernance transversale.</w:t>
      </w:r>
    </w:p>
    <w:p w14:paraId="211BE124" w14:textId="77777777" w:rsidR="00861C52" w:rsidRPr="00420020" w:rsidRDefault="00861C52" w:rsidP="00194707">
      <w:pPr>
        <w:pStyle w:val="Titre3"/>
        <w:spacing w:before="360" w:after="240"/>
      </w:pPr>
      <w:bookmarkStart w:id="1079" w:name="_Toc456782823"/>
      <w:bookmarkStart w:id="1080" w:name="_Toc456795825"/>
      <w:bookmarkStart w:id="1081" w:name="_Toc456796869"/>
      <w:bookmarkStart w:id="1082" w:name="_Toc456806103"/>
      <w:bookmarkStart w:id="1083" w:name="_Toc456808127"/>
      <w:bookmarkStart w:id="1084" w:name="_Toc456861940"/>
      <w:bookmarkStart w:id="1085" w:name="_Toc456882090"/>
      <w:bookmarkStart w:id="1086" w:name="_Toc456884662"/>
      <w:bookmarkStart w:id="1087" w:name="_Toc456888082"/>
      <w:bookmarkStart w:id="1088" w:name="_Toc456951184"/>
      <w:bookmarkStart w:id="1089" w:name="_Toc456952311"/>
      <w:bookmarkStart w:id="1090" w:name="_Toc456952525"/>
      <w:bookmarkStart w:id="1091" w:name="_Toc456972080"/>
      <w:bookmarkStart w:id="1092" w:name="_Toc457235310"/>
      <w:bookmarkStart w:id="1093" w:name="_Toc457235807"/>
      <w:bookmarkStart w:id="1094" w:name="_Toc457298348"/>
      <w:bookmarkStart w:id="1095" w:name="_Toc457317772"/>
      <w:bookmarkStart w:id="1096" w:name="_Toc462390580"/>
      <w:bookmarkStart w:id="1097" w:name="_Toc462395044"/>
      <w:bookmarkStart w:id="1098" w:name="_Toc462396724"/>
      <w:bookmarkStart w:id="1099" w:name="_Toc462397631"/>
      <w:bookmarkStart w:id="1100" w:name="_Toc462402620"/>
      <w:bookmarkStart w:id="1101" w:name="_Toc462402677"/>
      <w:bookmarkStart w:id="1102" w:name="_Toc463339530"/>
      <w:bookmarkStart w:id="1103" w:name="_Toc463614045"/>
      <w:bookmarkStart w:id="1104" w:name="_Toc468868317"/>
      <w:r w:rsidRPr="00420020">
        <w:t xml:space="preserve">Une </w:t>
      </w:r>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r>
        <w:t>mutualisation insuffisante</w:t>
      </w:r>
      <w:bookmarkEnd w:id="1102"/>
      <w:bookmarkEnd w:id="1103"/>
      <w:bookmarkEnd w:id="1104"/>
    </w:p>
    <w:p w14:paraId="211BE125" w14:textId="6369C49F" w:rsidR="00861C52" w:rsidRDefault="00861C52" w:rsidP="00194707">
      <w:pPr>
        <w:pStyle w:val="Titre4"/>
        <w:spacing w:before="360" w:after="240"/>
      </w:pPr>
      <w:bookmarkStart w:id="1105" w:name="_Toc456782824"/>
      <w:bookmarkStart w:id="1106" w:name="_Toc456795826"/>
      <w:bookmarkStart w:id="1107" w:name="_Toc456796870"/>
      <w:bookmarkStart w:id="1108" w:name="_Toc456806104"/>
      <w:bookmarkStart w:id="1109" w:name="_Toc456808128"/>
      <w:bookmarkStart w:id="1110" w:name="_Toc456861941"/>
      <w:bookmarkStart w:id="1111" w:name="_Toc456882091"/>
      <w:bookmarkStart w:id="1112" w:name="_Toc456884663"/>
      <w:bookmarkStart w:id="1113" w:name="_Toc456888083"/>
      <w:bookmarkStart w:id="1114" w:name="_Toc456951185"/>
      <w:bookmarkStart w:id="1115" w:name="_Toc456952312"/>
      <w:bookmarkStart w:id="1116" w:name="_Toc456952526"/>
      <w:bookmarkStart w:id="1117" w:name="_Toc456972081"/>
      <w:bookmarkStart w:id="1118" w:name="_Toc457235311"/>
      <w:bookmarkStart w:id="1119" w:name="_Toc457235808"/>
      <w:bookmarkStart w:id="1120" w:name="_Toc457298349"/>
      <w:bookmarkStart w:id="1121" w:name="_Toc457317773"/>
      <w:r>
        <w:t xml:space="preserve">Une </w:t>
      </w:r>
      <w:r w:rsidRPr="00D235C6">
        <w:t>autonomie</w:t>
      </w:r>
      <w:r>
        <w:t xml:space="preserve"> des métiers et des filiales</w:t>
      </w:r>
      <w:bookmarkEnd w:id="1105"/>
      <w:bookmarkEnd w:id="1106"/>
      <w:bookmarkEnd w:id="1107"/>
      <w:bookmarkEnd w:id="1108"/>
      <w:bookmarkEnd w:id="1109"/>
      <w:bookmarkEnd w:id="1110"/>
      <w:bookmarkEnd w:id="1111"/>
      <w:bookmarkEnd w:id="1112"/>
      <w:bookmarkEnd w:id="1113"/>
      <w:bookmarkEnd w:id="1114"/>
      <w:bookmarkEnd w:id="1115"/>
      <w:bookmarkEnd w:id="1116"/>
      <w:bookmarkEnd w:id="1117"/>
      <w:r>
        <w:t xml:space="preserve"> qui </w:t>
      </w:r>
      <w:bookmarkEnd w:id="1118"/>
      <w:bookmarkEnd w:id="1119"/>
      <w:bookmarkEnd w:id="1120"/>
      <w:bookmarkEnd w:id="1121"/>
      <w:r>
        <w:t>engendre</w:t>
      </w:r>
      <w:r w:rsidR="00AE381A">
        <w:br/>
      </w:r>
      <w:r>
        <w:t>des charges</w:t>
      </w:r>
    </w:p>
    <w:p w14:paraId="211BE126" w14:textId="0B9340E0" w:rsidR="00861C52" w:rsidRPr="000D51A7" w:rsidRDefault="00861C52" w:rsidP="00861C52">
      <w:pPr>
        <w:rPr>
          <w:rFonts w:ascii="Times New Roman" w:hAnsi="Times New Roman"/>
        </w:rPr>
      </w:pPr>
      <w:r w:rsidRPr="000D51A7">
        <w:rPr>
          <w:rFonts w:ascii="Times New Roman" w:hAnsi="Times New Roman"/>
        </w:rPr>
        <w:t>Dans le document de référence annuel du groupe La Poste, la liste des filiales comprend plus de deux</w:t>
      </w:r>
      <w:r w:rsidR="00F45679">
        <w:rPr>
          <w:rFonts w:ascii="Times New Roman" w:hAnsi="Times New Roman"/>
        </w:rPr>
        <w:t xml:space="preserve"> </w:t>
      </w:r>
      <w:r w:rsidRPr="000D51A7">
        <w:rPr>
          <w:rFonts w:ascii="Times New Roman" w:hAnsi="Times New Roman"/>
        </w:rPr>
        <w:t>cent</w:t>
      </w:r>
      <w:r w:rsidR="00601934">
        <w:rPr>
          <w:rFonts w:ascii="Times New Roman" w:hAnsi="Times New Roman"/>
        </w:rPr>
        <w:t>s</w:t>
      </w:r>
      <w:r w:rsidRPr="000D51A7">
        <w:rPr>
          <w:rFonts w:ascii="Times New Roman" w:hAnsi="Times New Roman"/>
        </w:rPr>
        <w:t xml:space="preserve"> lignes. Si une structure complexe est sans doute inévitable pour un gr</w:t>
      </w:r>
      <w:r>
        <w:rPr>
          <w:rFonts w:ascii="Times New Roman" w:hAnsi="Times New Roman"/>
        </w:rPr>
        <w:t xml:space="preserve">oupe de cette dimension, ce </w:t>
      </w:r>
      <w:r w:rsidRPr="000D51A7">
        <w:rPr>
          <w:rFonts w:ascii="Times New Roman" w:hAnsi="Times New Roman"/>
        </w:rPr>
        <w:t>nombre paraît néanmoins excessif : outre qu’il nuit à la lisibilité de l’organisati</w:t>
      </w:r>
      <w:r>
        <w:rPr>
          <w:rFonts w:ascii="Times New Roman" w:hAnsi="Times New Roman"/>
        </w:rPr>
        <w:t>on, le contrôle d’entités aussi nombreuses est difficile</w:t>
      </w:r>
      <w:r w:rsidRPr="000D51A7">
        <w:rPr>
          <w:rFonts w:ascii="Times New Roman" w:hAnsi="Times New Roman"/>
        </w:rPr>
        <w:t xml:space="preserve"> et consommateur de temps</w:t>
      </w:r>
      <w:r>
        <w:rPr>
          <w:rFonts w:ascii="Times New Roman" w:hAnsi="Times New Roman"/>
        </w:rPr>
        <w:t>.</w:t>
      </w:r>
      <w:r w:rsidRPr="000D51A7">
        <w:rPr>
          <w:rFonts w:ascii="Times New Roman" w:hAnsi="Times New Roman"/>
        </w:rPr>
        <w:t xml:space="preserve"> </w:t>
      </w:r>
    </w:p>
    <w:p w14:paraId="211BE127" w14:textId="77777777" w:rsidR="00861C52" w:rsidRDefault="00861C52" w:rsidP="00861C52">
      <w:pPr>
        <w:rPr>
          <w:rFonts w:ascii="Times New Roman" w:hAnsi="Times New Roman"/>
        </w:rPr>
      </w:pPr>
      <w:r>
        <w:rPr>
          <w:rFonts w:ascii="Times New Roman" w:hAnsi="Times New Roman"/>
        </w:rPr>
        <w:t xml:space="preserve">Dans une organisation décentralisée, les objectifs donnés aux équipes de direction de chaque entité – branche ou filiale – sont essentiels. Aux objectifs de chiffre d’affaires et de résultat devraient s’ajouter, plus qu’aujourd’hui, des objectifs de maîtrise des charges, ainsi que des objectifs commerciaux, de qualité de service, ou de production. </w:t>
      </w:r>
    </w:p>
    <w:p w14:paraId="211BE128" w14:textId="453A8D2F" w:rsidR="00861C52" w:rsidRPr="000D51A7" w:rsidRDefault="00861C52" w:rsidP="00861C52">
      <w:pPr>
        <w:rPr>
          <w:rFonts w:ascii="Times New Roman" w:hAnsi="Times New Roman"/>
        </w:rPr>
      </w:pPr>
      <w:r>
        <w:rPr>
          <w:rFonts w:ascii="Times New Roman" w:hAnsi="Times New Roman"/>
        </w:rPr>
        <w:t>La décentralisation de la gestion dans les « métiers », devenus branches, les filiales et les entités territoriales, a conduit à doter chacune d’elles d</w:t>
      </w:r>
      <w:r w:rsidRPr="000D51A7">
        <w:rPr>
          <w:rFonts w:ascii="Times New Roman" w:hAnsi="Times New Roman"/>
        </w:rPr>
        <w:t xml:space="preserve">es fonctions </w:t>
      </w:r>
      <w:r w:rsidR="0011670E">
        <w:rPr>
          <w:rFonts w:ascii="Times New Roman" w:hAnsi="Times New Roman"/>
        </w:rPr>
        <w:t>de soutien</w:t>
      </w:r>
      <w:r w:rsidR="0011670E" w:rsidRPr="000D51A7">
        <w:rPr>
          <w:rFonts w:ascii="Times New Roman" w:hAnsi="Times New Roman"/>
        </w:rPr>
        <w:t xml:space="preserve"> </w:t>
      </w:r>
      <w:r>
        <w:rPr>
          <w:rFonts w:ascii="Times New Roman" w:hAnsi="Times New Roman"/>
        </w:rPr>
        <w:t>(</w:t>
      </w:r>
      <w:r w:rsidRPr="000D51A7">
        <w:rPr>
          <w:rFonts w:ascii="Times New Roman" w:hAnsi="Times New Roman"/>
        </w:rPr>
        <w:t>ressources humaines, comptabilité, achats, juridique, immobilier</w:t>
      </w:r>
      <w:r w:rsidR="00F45679">
        <w:rPr>
          <w:rFonts w:ascii="Times New Roman" w:hAnsi="Times New Roman"/>
        </w:rPr>
        <w:t xml:space="preserve">, etc.) </w:t>
      </w:r>
      <w:r w:rsidRPr="000D51A7">
        <w:rPr>
          <w:rFonts w:ascii="Times New Roman" w:hAnsi="Times New Roman"/>
        </w:rPr>
        <w:t>d’une entreprise</w:t>
      </w:r>
      <w:r>
        <w:rPr>
          <w:rFonts w:ascii="Times New Roman" w:hAnsi="Times New Roman"/>
        </w:rPr>
        <w:t>, sans procéder à une réduction suffisante au siège du groupe</w:t>
      </w:r>
      <w:r w:rsidRPr="000D51A7">
        <w:rPr>
          <w:rFonts w:ascii="Times New Roman" w:hAnsi="Times New Roman"/>
        </w:rPr>
        <w:t xml:space="preserve">. </w:t>
      </w:r>
      <w:r>
        <w:rPr>
          <w:rFonts w:ascii="Times New Roman" w:hAnsi="Times New Roman"/>
        </w:rPr>
        <w:t xml:space="preserve">Cela a </w:t>
      </w:r>
      <w:r w:rsidRPr="000D51A7">
        <w:rPr>
          <w:rFonts w:ascii="Times New Roman" w:hAnsi="Times New Roman"/>
        </w:rPr>
        <w:t xml:space="preserve">contribué au poids excessif des fonctions </w:t>
      </w:r>
      <w:r w:rsidR="00F45679">
        <w:rPr>
          <w:rFonts w:ascii="Times New Roman" w:hAnsi="Times New Roman"/>
        </w:rPr>
        <w:t>de soutien</w:t>
      </w:r>
      <w:r w:rsidR="00F45679" w:rsidRPr="000D51A7">
        <w:rPr>
          <w:rFonts w:ascii="Times New Roman" w:hAnsi="Times New Roman"/>
        </w:rPr>
        <w:t xml:space="preserve"> </w:t>
      </w:r>
      <w:r w:rsidRPr="000D51A7">
        <w:rPr>
          <w:rFonts w:ascii="Times New Roman" w:hAnsi="Times New Roman"/>
        </w:rPr>
        <w:t>dans les charges du groupe</w:t>
      </w:r>
      <w:r>
        <w:rPr>
          <w:rFonts w:ascii="Times New Roman" w:hAnsi="Times New Roman"/>
        </w:rPr>
        <w:t>, conduisant logiquement la direction à fixer l’objectif de les réduire</w:t>
      </w:r>
      <w:r w:rsidRPr="000D51A7">
        <w:rPr>
          <w:rFonts w:ascii="Times New Roman" w:hAnsi="Times New Roman"/>
        </w:rPr>
        <w:t xml:space="preserve"> (</w:t>
      </w:r>
      <w:r w:rsidRPr="00194707">
        <w:rPr>
          <w:rFonts w:ascii="Times New Roman" w:hAnsi="Times New Roman"/>
        </w:rPr>
        <w:t>cf</w:t>
      </w:r>
      <w:r w:rsidRPr="00C46BA4">
        <w:rPr>
          <w:rFonts w:ascii="Times New Roman" w:hAnsi="Times New Roman"/>
          <w:i/>
        </w:rPr>
        <w:t>.</w:t>
      </w:r>
      <w:r>
        <w:rPr>
          <w:rFonts w:ascii="Times New Roman" w:hAnsi="Times New Roman"/>
        </w:rPr>
        <w:t xml:space="preserve"> chapitre IV, II-C)</w:t>
      </w:r>
      <w:r w:rsidRPr="000D51A7">
        <w:rPr>
          <w:rFonts w:ascii="Times New Roman" w:hAnsi="Times New Roman"/>
        </w:rPr>
        <w:t xml:space="preserve">. </w:t>
      </w:r>
    </w:p>
    <w:p w14:paraId="211BE129" w14:textId="77777777" w:rsidR="00861C52" w:rsidRPr="000D51A7" w:rsidRDefault="00861C52" w:rsidP="00861C52">
      <w:pPr>
        <w:rPr>
          <w:rFonts w:ascii="Times New Roman" w:hAnsi="Times New Roman"/>
        </w:rPr>
      </w:pPr>
      <w:r w:rsidRPr="000D51A7">
        <w:rPr>
          <w:rFonts w:ascii="Times New Roman" w:hAnsi="Times New Roman"/>
        </w:rPr>
        <w:t xml:space="preserve">De plus, la gestion des relations entre les </w:t>
      </w:r>
      <w:r>
        <w:rPr>
          <w:rFonts w:ascii="Times New Roman" w:hAnsi="Times New Roman"/>
        </w:rPr>
        <w:t xml:space="preserve">branches </w:t>
      </w:r>
      <w:r w:rsidRPr="000D51A7">
        <w:rPr>
          <w:rFonts w:ascii="Times New Roman" w:hAnsi="Times New Roman"/>
        </w:rPr>
        <w:t>et entre les entités juridiques du groupe induit une charge d’administration. Les prestations de services ou les transferts de produits ou de charges entre eux sont régis par des « conventions de service » qui peuvent poser des problèmes juridiques complexes</w:t>
      </w:r>
      <w:r>
        <w:rPr>
          <w:rFonts w:ascii="Times New Roman" w:hAnsi="Times New Roman"/>
        </w:rPr>
        <w:t xml:space="preserve">. Un </w:t>
      </w:r>
      <w:r w:rsidRPr="000D51A7">
        <w:rPr>
          <w:rFonts w:ascii="Times New Roman" w:hAnsi="Times New Roman"/>
        </w:rPr>
        <w:t>service</w:t>
      </w:r>
      <w:r w:rsidRPr="00C7501F">
        <w:rPr>
          <w:rFonts w:ascii="Times New Roman" w:hAnsi="Times New Roman"/>
        </w:rPr>
        <w:t xml:space="preserve">, rattaché à l’audit interne du groupe, </w:t>
      </w:r>
      <w:r>
        <w:rPr>
          <w:rFonts w:ascii="Times New Roman" w:hAnsi="Times New Roman"/>
        </w:rPr>
        <w:t xml:space="preserve">est ainsi </w:t>
      </w:r>
      <w:r w:rsidRPr="00C7501F">
        <w:rPr>
          <w:rFonts w:ascii="Times New Roman" w:hAnsi="Times New Roman"/>
        </w:rPr>
        <w:t xml:space="preserve">chargé </w:t>
      </w:r>
      <w:r>
        <w:rPr>
          <w:rFonts w:ascii="Times New Roman" w:hAnsi="Times New Roman"/>
        </w:rPr>
        <w:t xml:space="preserve">en particulier </w:t>
      </w:r>
      <w:r w:rsidRPr="00C7501F">
        <w:rPr>
          <w:rFonts w:ascii="Times New Roman" w:hAnsi="Times New Roman"/>
        </w:rPr>
        <w:t>de centraliser et de contr</w:t>
      </w:r>
      <w:r>
        <w:rPr>
          <w:rFonts w:ascii="Times New Roman" w:hAnsi="Times New Roman"/>
        </w:rPr>
        <w:t>ôler ces conventions de service.</w:t>
      </w:r>
    </w:p>
    <w:p w14:paraId="211BE12A" w14:textId="77777777" w:rsidR="00861C52" w:rsidRDefault="00861C52" w:rsidP="00861C52">
      <w:pPr>
        <w:rPr>
          <w:rFonts w:ascii="Times New Roman" w:hAnsi="Times New Roman"/>
        </w:rPr>
      </w:pPr>
      <w:r>
        <w:rPr>
          <w:rFonts w:ascii="Times New Roman" w:hAnsi="Times New Roman"/>
        </w:rPr>
        <w:t>Un tel choix d</w:t>
      </w:r>
      <w:r w:rsidRPr="000D51A7">
        <w:rPr>
          <w:rFonts w:ascii="Times New Roman" w:hAnsi="Times New Roman"/>
        </w:rPr>
        <w:t xml:space="preserve">’organisation </w:t>
      </w:r>
      <w:r>
        <w:rPr>
          <w:rFonts w:ascii="Times New Roman" w:hAnsi="Times New Roman"/>
        </w:rPr>
        <w:t xml:space="preserve">doit être équilibré par des structures transverses, pour </w:t>
      </w:r>
      <w:r w:rsidRPr="000D51A7">
        <w:rPr>
          <w:rFonts w:ascii="Times New Roman" w:hAnsi="Times New Roman"/>
        </w:rPr>
        <w:t>recherche</w:t>
      </w:r>
      <w:r>
        <w:rPr>
          <w:rFonts w:ascii="Times New Roman" w:hAnsi="Times New Roman"/>
        </w:rPr>
        <w:t>r</w:t>
      </w:r>
      <w:r w:rsidRPr="000D51A7">
        <w:rPr>
          <w:rFonts w:ascii="Times New Roman" w:hAnsi="Times New Roman"/>
        </w:rPr>
        <w:t xml:space="preserve"> </w:t>
      </w:r>
      <w:r>
        <w:rPr>
          <w:rFonts w:ascii="Times New Roman" w:hAnsi="Times New Roman"/>
        </w:rPr>
        <w:t>l</w:t>
      </w:r>
      <w:r w:rsidRPr="000D51A7">
        <w:rPr>
          <w:rFonts w:ascii="Times New Roman" w:hAnsi="Times New Roman"/>
        </w:rPr>
        <w:t>es économies pouvant résulter d’une mutualisation de certaines</w:t>
      </w:r>
      <w:r>
        <w:rPr>
          <w:rFonts w:ascii="Times New Roman" w:hAnsi="Times New Roman"/>
        </w:rPr>
        <w:t xml:space="preserve"> activités ou dépenses, par exemple lorsqu’il s’agit de </w:t>
      </w:r>
      <w:r w:rsidRPr="000D51A7">
        <w:rPr>
          <w:rFonts w:ascii="Times New Roman" w:hAnsi="Times New Roman"/>
        </w:rPr>
        <w:t>recherche</w:t>
      </w:r>
      <w:r>
        <w:rPr>
          <w:rFonts w:ascii="Times New Roman" w:hAnsi="Times New Roman"/>
        </w:rPr>
        <w:t>r</w:t>
      </w:r>
      <w:r w:rsidRPr="000D51A7">
        <w:rPr>
          <w:rFonts w:ascii="Times New Roman" w:hAnsi="Times New Roman"/>
        </w:rPr>
        <w:t xml:space="preserve"> une implantation commune pour le garage des véhicules </w:t>
      </w:r>
      <w:r>
        <w:rPr>
          <w:rFonts w:ascii="Times New Roman" w:hAnsi="Times New Roman"/>
        </w:rPr>
        <w:t xml:space="preserve">appartenant à des entités distinctes mais </w:t>
      </w:r>
      <w:r w:rsidRPr="000D51A7">
        <w:rPr>
          <w:rFonts w:ascii="Times New Roman" w:hAnsi="Times New Roman"/>
        </w:rPr>
        <w:t xml:space="preserve">assurant </w:t>
      </w:r>
      <w:r>
        <w:rPr>
          <w:rFonts w:ascii="Times New Roman" w:hAnsi="Times New Roman"/>
        </w:rPr>
        <w:t>d</w:t>
      </w:r>
      <w:r w:rsidRPr="000D51A7">
        <w:rPr>
          <w:rFonts w:ascii="Times New Roman" w:hAnsi="Times New Roman"/>
        </w:rPr>
        <w:t xml:space="preserve">es tournées dans </w:t>
      </w:r>
      <w:r>
        <w:rPr>
          <w:rFonts w:ascii="Times New Roman" w:hAnsi="Times New Roman"/>
        </w:rPr>
        <w:t xml:space="preserve">la même </w:t>
      </w:r>
      <w:r w:rsidRPr="000D51A7">
        <w:rPr>
          <w:rFonts w:ascii="Times New Roman" w:hAnsi="Times New Roman"/>
        </w:rPr>
        <w:t>ville</w:t>
      </w:r>
      <w:r>
        <w:rPr>
          <w:rFonts w:ascii="Times New Roman" w:hAnsi="Times New Roman"/>
        </w:rPr>
        <w:t>,</w:t>
      </w:r>
      <w:r w:rsidRPr="000D51A7">
        <w:rPr>
          <w:rFonts w:ascii="Times New Roman" w:hAnsi="Times New Roman"/>
        </w:rPr>
        <w:t xml:space="preserve"> ou de </w:t>
      </w:r>
      <w:r>
        <w:rPr>
          <w:rFonts w:ascii="Times New Roman" w:hAnsi="Times New Roman"/>
        </w:rPr>
        <w:t xml:space="preserve">négocier avec </w:t>
      </w:r>
      <w:r w:rsidRPr="000D51A7">
        <w:rPr>
          <w:rFonts w:ascii="Times New Roman" w:hAnsi="Times New Roman"/>
        </w:rPr>
        <w:t>un fournisseur commun</w:t>
      </w:r>
      <w:r>
        <w:rPr>
          <w:rFonts w:ascii="Times New Roman" w:hAnsi="Times New Roman"/>
        </w:rPr>
        <w:t xml:space="preserve">. </w:t>
      </w:r>
    </w:p>
    <w:p w14:paraId="211BE12B" w14:textId="77777777" w:rsidR="00861C52" w:rsidRDefault="00861C52" w:rsidP="00861C52">
      <w:pPr>
        <w:rPr>
          <w:rFonts w:ascii="Times New Roman" w:hAnsi="Times New Roman"/>
        </w:rPr>
      </w:pPr>
      <w:r>
        <w:rPr>
          <w:rFonts w:ascii="Times New Roman" w:hAnsi="Times New Roman"/>
        </w:rPr>
        <w:t>La mise en place depuis 2014 de comités et de projets transversaux, notamment en matière de logistique, constitue à cet égard un progrès. Par exemple, alors que Colissimo et Chronopost avaient en 2015 planifié séparément des investissements pour moderniser leurs centres de tri, une coordination a finalement permis d’éviter la redondance et de réduire la dépense.</w:t>
      </w:r>
      <w:r w:rsidRPr="000D51A7">
        <w:rPr>
          <w:rFonts w:ascii="Times New Roman" w:hAnsi="Times New Roman"/>
        </w:rPr>
        <w:t xml:space="preserve"> </w:t>
      </w:r>
    </w:p>
    <w:p w14:paraId="211BE12C" w14:textId="77777777" w:rsidR="00861C52" w:rsidRPr="00231792" w:rsidRDefault="00861C52" w:rsidP="00861C52">
      <w:pPr>
        <w:pStyle w:val="Titre4"/>
        <w:rPr>
          <w:rFonts w:eastAsia="MS Gothic"/>
        </w:rPr>
      </w:pPr>
      <w:bookmarkStart w:id="1122" w:name="_Toc456782825"/>
      <w:bookmarkStart w:id="1123" w:name="_Toc456795827"/>
      <w:bookmarkStart w:id="1124" w:name="_Toc456796871"/>
      <w:bookmarkStart w:id="1125" w:name="_Toc456806105"/>
      <w:bookmarkStart w:id="1126" w:name="_Toc456808129"/>
      <w:bookmarkStart w:id="1127" w:name="_Toc456861942"/>
      <w:bookmarkStart w:id="1128" w:name="_Toc456882092"/>
      <w:bookmarkStart w:id="1129" w:name="_Toc456884664"/>
      <w:bookmarkStart w:id="1130" w:name="_Toc456888084"/>
      <w:bookmarkStart w:id="1131" w:name="_Toc456951186"/>
      <w:bookmarkStart w:id="1132" w:name="_Toc456952313"/>
      <w:bookmarkStart w:id="1133" w:name="_Toc456952527"/>
      <w:bookmarkStart w:id="1134" w:name="_Toc456972082"/>
      <w:bookmarkStart w:id="1135" w:name="_Toc457235312"/>
      <w:bookmarkStart w:id="1136" w:name="_Toc457235809"/>
      <w:bookmarkStart w:id="1137" w:name="_Toc457298350"/>
      <w:bookmarkStart w:id="1138" w:name="_Toc457317774"/>
      <w:r>
        <w:rPr>
          <w:rFonts w:eastAsia="MS Gothic"/>
        </w:rPr>
        <w:t>L</w:t>
      </w:r>
      <w:r w:rsidRPr="00D235C6">
        <w:t>’exemple</w:t>
      </w:r>
      <w:r w:rsidRPr="00231792">
        <w:rPr>
          <w:rFonts w:eastAsia="MS Gothic"/>
        </w:rPr>
        <w:t xml:space="preserve"> de l’immobilier</w:t>
      </w:r>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p>
    <w:p w14:paraId="211BE12D" w14:textId="77777777" w:rsidR="00861C52" w:rsidRPr="000D51A7" w:rsidRDefault="00861C52" w:rsidP="00861C52">
      <w:pPr>
        <w:rPr>
          <w:rFonts w:ascii="Times New Roman" w:hAnsi="Times New Roman"/>
        </w:rPr>
      </w:pPr>
      <w:r>
        <w:rPr>
          <w:rFonts w:ascii="Times New Roman" w:hAnsi="Times New Roman"/>
        </w:rPr>
        <w:t>La complexité des organigrammes pose parfois des problèmes d’efficacité et de coûts</w:t>
      </w:r>
      <w:r w:rsidRPr="000D51A7">
        <w:rPr>
          <w:rFonts w:ascii="Times New Roman" w:hAnsi="Times New Roman"/>
        </w:rPr>
        <w:t xml:space="preserve">. </w:t>
      </w:r>
      <w:r>
        <w:rPr>
          <w:rFonts w:ascii="Times New Roman" w:hAnsi="Times New Roman"/>
        </w:rPr>
        <w:t>Outre le cas des œuvres sociales mentionné au</w:t>
      </w:r>
      <w:r w:rsidR="00460257">
        <w:rPr>
          <w:rFonts w:ascii="Times New Roman" w:hAnsi="Times New Roman"/>
        </w:rPr>
        <w:br/>
      </w:r>
      <w:r>
        <w:rPr>
          <w:rFonts w:ascii="Times New Roman" w:hAnsi="Times New Roman"/>
        </w:rPr>
        <w:t xml:space="preserve">I-A, celui de l’immobilier </w:t>
      </w:r>
      <w:r w:rsidRPr="000D51A7">
        <w:rPr>
          <w:rFonts w:ascii="Times New Roman" w:hAnsi="Times New Roman"/>
        </w:rPr>
        <w:t xml:space="preserve">mérite d’être signalé, </w:t>
      </w:r>
      <w:r>
        <w:rPr>
          <w:rFonts w:ascii="Times New Roman" w:hAnsi="Times New Roman"/>
        </w:rPr>
        <w:t xml:space="preserve">car </w:t>
      </w:r>
      <w:r w:rsidRPr="000D51A7">
        <w:rPr>
          <w:rFonts w:ascii="Times New Roman" w:hAnsi="Times New Roman"/>
        </w:rPr>
        <w:t>la complexité ne résulte pas du choix d’organisation effectué, mais</w:t>
      </w:r>
      <w:r>
        <w:rPr>
          <w:rFonts w:ascii="Times New Roman" w:hAnsi="Times New Roman"/>
        </w:rPr>
        <w:t xml:space="preserve"> du fait</w:t>
      </w:r>
      <w:r w:rsidRPr="000D51A7">
        <w:rPr>
          <w:rFonts w:ascii="Times New Roman" w:hAnsi="Times New Roman"/>
        </w:rPr>
        <w:t xml:space="preserve"> de ne pas l’avoir poussé jusqu’à son terme.</w:t>
      </w:r>
    </w:p>
    <w:p w14:paraId="211BE12E" w14:textId="72472DA5" w:rsidR="00460257" w:rsidRDefault="00861C52" w:rsidP="00861C52">
      <w:pPr>
        <w:rPr>
          <w:rFonts w:ascii="Times New Roman" w:hAnsi="Times New Roman"/>
        </w:rPr>
      </w:pPr>
      <w:r w:rsidRPr="000D51A7">
        <w:rPr>
          <w:rFonts w:ascii="Times New Roman" w:hAnsi="Times New Roman"/>
        </w:rPr>
        <w:t>La création de la filiale Poste Immo, « foncière » du groupe gérant 12 000 immeubles et 6,</w:t>
      </w:r>
      <w:r w:rsidR="00635232">
        <w:rPr>
          <w:rFonts w:ascii="Times New Roman" w:hAnsi="Times New Roman"/>
        </w:rPr>
        <w:t>5</w:t>
      </w:r>
      <w:r w:rsidR="00635232" w:rsidRPr="000D51A7">
        <w:rPr>
          <w:rFonts w:ascii="Times New Roman" w:hAnsi="Times New Roman"/>
        </w:rPr>
        <w:t> </w:t>
      </w:r>
      <w:r w:rsidRPr="000D51A7">
        <w:rPr>
          <w:rFonts w:ascii="Times New Roman" w:hAnsi="Times New Roman"/>
        </w:rPr>
        <w:t>millions de mètres carrés, soit la quasi-totalité des immeubles de La Poste SA, a donné</w:t>
      </w:r>
      <w:r w:rsidRPr="000D51A7" w:rsidDel="00D53287">
        <w:rPr>
          <w:rFonts w:ascii="Times New Roman" w:hAnsi="Times New Roman"/>
        </w:rPr>
        <w:t xml:space="preserve"> </w:t>
      </w:r>
      <w:r w:rsidRPr="000D51A7">
        <w:rPr>
          <w:rFonts w:ascii="Times New Roman" w:hAnsi="Times New Roman"/>
        </w:rPr>
        <w:t xml:space="preserve">des résultats en matière d’optimisation des surfaces. </w:t>
      </w:r>
      <w:r>
        <w:rPr>
          <w:rFonts w:ascii="Times New Roman" w:hAnsi="Times New Roman"/>
        </w:rPr>
        <w:t>Mais</w:t>
      </w:r>
      <w:r w:rsidRPr="000D51A7">
        <w:rPr>
          <w:rFonts w:ascii="Times New Roman" w:hAnsi="Times New Roman"/>
        </w:rPr>
        <w:t xml:space="preserve"> l</w:t>
      </w:r>
      <w:r>
        <w:rPr>
          <w:rFonts w:ascii="Times New Roman" w:hAnsi="Times New Roman"/>
        </w:rPr>
        <w:t>’ancienne</w:t>
      </w:r>
      <w:r w:rsidRPr="000D51A7">
        <w:rPr>
          <w:rFonts w:ascii="Times New Roman" w:hAnsi="Times New Roman"/>
        </w:rPr>
        <w:t xml:space="preserve"> direction de l’immobilier du groupe La Poste a subsisté, avec des compétences qui ne se limitent pas à la définition de la politique immobilière globale</w:t>
      </w:r>
      <w:r>
        <w:rPr>
          <w:rFonts w:ascii="Times New Roman" w:hAnsi="Times New Roman"/>
        </w:rPr>
        <w:t xml:space="preserve"> : </w:t>
      </w:r>
      <w:r w:rsidRPr="000D51A7">
        <w:rPr>
          <w:rFonts w:ascii="Times New Roman" w:hAnsi="Times New Roman"/>
        </w:rPr>
        <w:t>elle continue d’héberger 42 % des 1 018 salariés de l’ensemble, nommé « pôle immobilier »</w:t>
      </w:r>
      <w:r>
        <w:rPr>
          <w:rFonts w:ascii="Times New Roman" w:hAnsi="Times New Roman"/>
        </w:rPr>
        <w:t>,</w:t>
      </w:r>
      <w:r w:rsidRPr="000D51A7">
        <w:rPr>
          <w:rFonts w:ascii="Times New Roman" w:hAnsi="Times New Roman"/>
        </w:rPr>
        <w:t xml:space="preserve"> que forment cette direction et la filiale Poste Immo. </w:t>
      </w:r>
      <w:r>
        <w:rPr>
          <w:rFonts w:ascii="Times New Roman" w:hAnsi="Times New Roman"/>
        </w:rPr>
        <w:t xml:space="preserve">De ce </w:t>
      </w:r>
      <w:r w:rsidRPr="000D51A7">
        <w:rPr>
          <w:rFonts w:ascii="Times New Roman" w:hAnsi="Times New Roman"/>
        </w:rPr>
        <w:t>fait</w:t>
      </w:r>
      <w:r>
        <w:rPr>
          <w:rFonts w:ascii="Times New Roman" w:hAnsi="Times New Roman"/>
        </w:rPr>
        <w:t xml:space="preserve">, </w:t>
      </w:r>
      <w:r w:rsidRPr="000D51A7">
        <w:rPr>
          <w:rFonts w:ascii="Times New Roman" w:hAnsi="Times New Roman"/>
        </w:rPr>
        <w:t>des personnels de statuts différents</w:t>
      </w:r>
      <w:r>
        <w:rPr>
          <w:rFonts w:ascii="Times New Roman" w:hAnsi="Times New Roman"/>
        </w:rPr>
        <w:t xml:space="preserve"> coexistent</w:t>
      </w:r>
      <w:r w:rsidRPr="000D51A7">
        <w:rPr>
          <w:rFonts w:ascii="Times New Roman" w:hAnsi="Times New Roman"/>
        </w:rPr>
        <w:t xml:space="preserve"> au sein des mêmes équipes.</w:t>
      </w:r>
      <w:r w:rsidRPr="00511B93">
        <w:rPr>
          <w:rFonts w:ascii="Times New Roman" w:hAnsi="Times New Roman"/>
        </w:rPr>
        <w:t xml:space="preserve"> </w:t>
      </w:r>
      <w:r w:rsidRPr="000D51A7">
        <w:rPr>
          <w:rFonts w:ascii="Times New Roman" w:hAnsi="Times New Roman"/>
        </w:rPr>
        <w:t>Le regroupement dans les mêmes locaux et la « bi-appartenance » des principaux cadres aux deux entités réduisent, sans les éliminer, les inconvénients de cette dualité</w:t>
      </w:r>
      <w:r>
        <w:rPr>
          <w:rFonts w:ascii="Times New Roman" w:hAnsi="Times New Roman"/>
        </w:rPr>
        <w:t>.</w:t>
      </w:r>
    </w:p>
    <w:p w14:paraId="211BE130" w14:textId="77777777" w:rsidR="00861C52" w:rsidRDefault="00861C52" w:rsidP="00861C52">
      <w:pPr>
        <w:pStyle w:val="Titre3"/>
      </w:pPr>
      <w:bookmarkStart w:id="1139" w:name="_Toc456782826"/>
      <w:bookmarkStart w:id="1140" w:name="_Toc456795828"/>
      <w:bookmarkStart w:id="1141" w:name="_Toc456796872"/>
      <w:bookmarkStart w:id="1142" w:name="_Toc456806106"/>
      <w:bookmarkStart w:id="1143" w:name="_Toc456808130"/>
      <w:bookmarkStart w:id="1144" w:name="_Toc456861943"/>
      <w:bookmarkStart w:id="1145" w:name="_Toc456882093"/>
      <w:bookmarkStart w:id="1146" w:name="_Toc456884665"/>
      <w:bookmarkStart w:id="1147" w:name="_Toc456888085"/>
      <w:bookmarkStart w:id="1148" w:name="_Toc456951187"/>
      <w:bookmarkStart w:id="1149" w:name="_Toc456952314"/>
      <w:bookmarkStart w:id="1150" w:name="_Toc456952528"/>
      <w:bookmarkStart w:id="1151" w:name="_Toc456972083"/>
      <w:bookmarkStart w:id="1152" w:name="_Toc457235313"/>
      <w:bookmarkStart w:id="1153" w:name="_Toc457235810"/>
      <w:bookmarkStart w:id="1154" w:name="_Toc457298351"/>
      <w:bookmarkStart w:id="1155" w:name="_Toc457317775"/>
      <w:bookmarkStart w:id="1156" w:name="_Toc462390581"/>
      <w:bookmarkStart w:id="1157" w:name="_Toc462395045"/>
      <w:bookmarkStart w:id="1158" w:name="_Toc462396725"/>
      <w:bookmarkStart w:id="1159" w:name="_Toc462397632"/>
      <w:bookmarkStart w:id="1160" w:name="_Toc462402621"/>
      <w:bookmarkStart w:id="1161" w:name="_Toc462402678"/>
      <w:bookmarkStart w:id="1162" w:name="_Toc463614046"/>
      <w:bookmarkStart w:id="1163" w:name="_Toc468868318"/>
      <w:bookmarkStart w:id="1164" w:name="_Toc463339531"/>
      <w:r>
        <w:t>Des lacunes dans les contrôles interne</w:t>
      </w:r>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r>
        <w:t>s et externes</w:t>
      </w:r>
      <w:bookmarkEnd w:id="1162"/>
      <w:bookmarkEnd w:id="1163"/>
      <w:r>
        <w:t xml:space="preserve"> </w:t>
      </w:r>
      <w:bookmarkEnd w:id="1164"/>
    </w:p>
    <w:p w14:paraId="211BE131" w14:textId="77777777" w:rsidR="00861C52" w:rsidRPr="008737F5" w:rsidRDefault="00861C52" w:rsidP="00861C52">
      <w:pPr>
        <w:rPr>
          <w:rFonts w:ascii="Times New Roman" w:hAnsi="Times New Roman"/>
        </w:rPr>
      </w:pPr>
      <w:r w:rsidRPr="008737F5">
        <w:rPr>
          <w:rFonts w:ascii="Times New Roman" w:hAnsi="Times New Roman"/>
        </w:rPr>
        <w:t>Un équilibre doit être trouvé</w:t>
      </w:r>
      <w:r>
        <w:rPr>
          <w:rFonts w:ascii="Times New Roman" w:hAnsi="Times New Roman"/>
        </w:rPr>
        <w:t>, dans une entreprise de la taille de La Poste,</w:t>
      </w:r>
      <w:r w:rsidRPr="008737F5">
        <w:rPr>
          <w:rFonts w:ascii="Times New Roman" w:hAnsi="Times New Roman"/>
        </w:rPr>
        <w:t xml:space="preserve"> entre les nécessaires contrôles et l’autonomie de gestion.</w:t>
      </w:r>
    </w:p>
    <w:p w14:paraId="211BE132" w14:textId="77777777" w:rsidR="00861C52" w:rsidRPr="008737F5" w:rsidRDefault="00861C52" w:rsidP="00861C52">
      <w:pPr>
        <w:rPr>
          <w:rFonts w:ascii="Times New Roman" w:hAnsi="Times New Roman"/>
        </w:rPr>
      </w:pPr>
      <w:r>
        <w:rPr>
          <w:rFonts w:ascii="Times New Roman" w:hAnsi="Times New Roman"/>
        </w:rPr>
        <w:t>L</w:t>
      </w:r>
      <w:r w:rsidRPr="008737F5">
        <w:rPr>
          <w:rFonts w:ascii="Times New Roman" w:hAnsi="Times New Roman"/>
        </w:rPr>
        <w:t xml:space="preserve">a Cour </w:t>
      </w:r>
      <w:r>
        <w:rPr>
          <w:rFonts w:ascii="Times New Roman" w:hAnsi="Times New Roman"/>
        </w:rPr>
        <w:t>a relevé</w:t>
      </w:r>
      <w:r w:rsidRPr="008737F5">
        <w:rPr>
          <w:rFonts w:ascii="Times New Roman" w:hAnsi="Times New Roman"/>
        </w:rPr>
        <w:t xml:space="preserve"> des cas où le degré de délégation donné à l’entreprise pouvait paraître excessif et où le degré de contrôle paraissait insuffisant.</w:t>
      </w:r>
    </w:p>
    <w:p w14:paraId="211BE133" w14:textId="77777777" w:rsidR="00861C52" w:rsidRDefault="00861C52" w:rsidP="00861C52">
      <w:pPr>
        <w:rPr>
          <w:rFonts w:ascii="Times New Roman" w:hAnsi="Times New Roman"/>
        </w:rPr>
      </w:pPr>
      <w:r w:rsidRPr="008737F5">
        <w:rPr>
          <w:rFonts w:ascii="Times New Roman" w:hAnsi="Times New Roman"/>
        </w:rPr>
        <w:t xml:space="preserve">S’agissant du premier point, la délégation de </w:t>
      </w:r>
      <w:r>
        <w:rPr>
          <w:rFonts w:ascii="Times New Roman" w:hAnsi="Times New Roman"/>
        </w:rPr>
        <w:t>30</w:t>
      </w:r>
      <w:r w:rsidRPr="008737F5">
        <w:rPr>
          <w:rFonts w:ascii="Times New Roman" w:hAnsi="Times New Roman"/>
        </w:rPr>
        <w:t> M€ donnée au président pour les acquisitions ou créations de filiales a eu pour effet une très faible implication du conseil d’administration dans ces dernières, la plupart ayant été inférieures au seuil</w:t>
      </w:r>
      <w:r>
        <w:rPr>
          <w:rStyle w:val="Appelnotedebasdep"/>
          <w:rFonts w:ascii="Times New Roman" w:hAnsi="Times New Roman"/>
        </w:rPr>
        <w:footnoteReference w:id="90"/>
      </w:r>
      <w:r>
        <w:rPr>
          <w:rFonts w:ascii="Times New Roman" w:hAnsi="Times New Roman"/>
        </w:rPr>
        <w:t> : c’est notamment le cas de Synaxio</w:t>
      </w:r>
      <w:r>
        <w:rPr>
          <w:rStyle w:val="Appelnotedebasdep"/>
          <w:rFonts w:ascii="Times New Roman" w:hAnsi="Times New Roman"/>
        </w:rPr>
        <w:footnoteReference w:id="91"/>
      </w:r>
      <w:r>
        <w:rPr>
          <w:rFonts w:ascii="Times New Roman" w:hAnsi="Times New Roman"/>
        </w:rPr>
        <w:t xml:space="preserve">, filiale rattachée à </w:t>
      </w:r>
      <w:r w:rsidRPr="008737F5">
        <w:rPr>
          <w:rFonts w:ascii="Times New Roman" w:hAnsi="Times New Roman"/>
        </w:rPr>
        <w:t xml:space="preserve">Docapost, </w:t>
      </w:r>
      <w:r>
        <w:rPr>
          <w:rFonts w:ascii="Times New Roman" w:hAnsi="Times New Roman"/>
        </w:rPr>
        <w:t>elle-même filiale de deuxième rang</w:t>
      </w:r>
      <w:r w:rsidRPr="008737F5">
        <w:rPr>
          <w:rFonts w:ascii="Times New Roman" w:hAnsi="Times New Roman"/>
        </w:rPr>
        <w:t xml:space="preserve"> du Courrier.</w:t>
      </w:r>
    </w:p>
    <w:p w14:paraId="211BE134" w14:textId="77777777" w:rsidR="00861C52" w:rsidRPr="008737F5" w:rsidRDefault="00861C52" w:rsidP="00861C52">
      <w:pPr>
        <w:rPr>
          <w:rFonts w:ascii="Times New Roman" w:hAnsi="Times New Roman"/>
        </w:rPr>
      </w:pPr>
      <w:r>
        <w:rPr>
          <w:rFonts w:ascii="Times New Roman" w:hAnsi="Times New Roman"/>
        </w:rPr>
        <w:t>Le statut de société par actions simplifiée, qui peut se justifier pour des filiales mineures mais est aussi celui d’importantes filiales de premier rang, peut contribuer à cette opacité. S’il simplifie la gestion des filiales, il présente l’inconvénient de réduire la transparence de leurs instances.</w:t>
      </w:r>
    </w:p>
    <w:p w14:paraId="211BE135" w14:textId="77777777" w:rsidR="00861C52" w:rsidRPr="000D51A7" w:rsidRDefault="00861C52" w:rsidP="00861C52">
      <w:pPr>
        <w:rPr>
          <w:rFonts w:ascii="Times New Roman" w:hAnsi="Times New Roman"/>
        </w:rPr>
      </w:pPr>
      <w:r w:rsidRPr="000D51A7">
        <w:rPr>
          <w:rFonts w:ascii="Times New Roman" w:hAnsi="Times New Roman"/>
        </w:rPr>
        <w:t xml:space="preserve">De nombreux autres </w:t>
      </w:r>
      <w:r>
        <w:rPr>
          <w:rFonts w:ascii="Times New Roman" w:hAnsi="Times New Roman"/>
        </w:rPr>
        <w:t xml:space="preserve">cas </w:t>
      </w:r>
      <w:r w:rsidRPr="000D51A7">
        <w:rPr>
          <w:rFonts w:ascii="Times New Roman" w:hAnsi="Times New Roman"/>
        </w:rPr>
        <w:t>peuvent être avancés où les dispositifs de contrôle – contrôles externes et contrôles internes mis en place par La Poste – ont paru insuffisants</w:t>
      </w:r>
      <w:r>
        <w:rPr>
          <w:rFonts w:ascii="Times New Roman" w:hAnsi="Times New Roman"/>
        </w:rPr>
        <w:t>, par exemple</w:t>
      </w:r>
      <w:r w:rsidRPr="000D51A7">
        <w:rPr>
          <w:rFonts w:ascii="Times New Roman" w:hAnsi="Times New Roman"/>
        </w:rPr>
        <w:t> :</w:t>
      </w:r>
    </w:p>
    <w:p w14:paraId="211BE136" w14:textId="2BF37434" w:rsidR="00861C52" w:rsidRPr="000D51A7" w:rsidRDefault="00194707" w:rsidP="00861C52">
      <w:pPr>
        <w:pStyle w:val="Pucetiret"/>
      </w:pPr>
      <w:r>
        <w:t>p</w:t>
      </w:r>
      <w:r w:rsidR="00861C52" w:rsidRPr="000D51A7">
        <w:t xml:space="preserve">endant plus de quatre années après la transformation en société anonyme, la mission du </w:t>
      </w:r>
      <w:r w:rsidR="00635232">
        <w:t>contrôle général économique et financier (</w:t>
      </w:r>
      <w:r w:rsidR="00861C52" w:rsidRPr="000D51A7">
        <w:t>CGEFi</w:t>
      </w:r>
      <w:r w:rsidR="00635232">
        <w:t>)</w:t>
      </w:r>
      <w:r w:rsidR="00861C52" w:rsidRPr="000D51A7">
        <w:t xml:space="preserve"> auprès du groupe la Poste est demeurée sans que son champ de compétence soit précisé, laissant plusieurs filiales stratégiques hors de celui-ci</w:t>
      </w:r>
      <w:r w:rsidR="00861C52">
        <w:rPr>
          <w:rStyle w:val="Appelnotedebasdep"/>
          <w:rFonts w:ascii="Times New Roman" w:hAnsi="Times New Roman"/>
        </w:rPr>
        <w:footnoteReference w:id="92"/>
      </w:r>
      <w:r w:rsidR="00E75360">
        <w:t> ;</w:t>
      </w:r>
    </w:p>
    <w:p w14:paraId="211BE137" w14:textId="59931093" w:rsidR="00861C52" w:rsidRPr="000D51A7" w:rsidRDefault="00861C52" w:rsidP="00861C52">
      <w:pPr>
        <w:pStyle w:val="Pucetiret"/>
      </w:pPr>
      <w:r>
        <w:t>l’évolution du mode de saisine de la</w:t>
      </w:r>
      <w:r w:rsidRPr="000D51A7">
        <w:t xml:space="preserve"> commission des achats de La Poste (CALP)</w:t>
      </w:r>
      <w:r w:rsidRPr="000D51A7">
        <w:rPr>
          <w:vertAlign w:val="superscript"/>
        </w:rPr>
        <w:footnoteReference w:id="93"/>
      </w:r>
      <w:r>
        <w:t xml:space="preserve"> a conduit à une diminution du nombre de marchés qui lui sont soumis (passé de 48 à 28 entre 2012 et 2015) ainsi que de leur montant (qui ne représente plus que </w:t>
      </w:r>
      <w:r w:rsidRPr="000D51A7">
        <w:t>21 % du montant des contrats passés par la maison mère</w:t>
      </w:r>
      <w:r>
        <w:t>)</w:t>
      </w:r>
      <w:r w:rsidR="00E75360">
        <w:t> ;</w:t>
      </w:r>
    </w:p>
    <w:p w14:paraId="211BE138" w14:textId="7F81C5A2" w:rsidR="00861C52" w:rsidRPr="000D51A7" w:rsidRDefault="00861C52" w:rsidP="00861C52">
      <w:pPr>
        <w:pStyle w:val="Pucetiret"/>
      </w:pPr>
      <w:r>
        <w:t xml:space="preserve">l’enquête de la Cour sur Poste Immo, et la gestion immobilière a montré que </w:t>
      </w:r>
      <w:r w:rsidRPr="000D51A7">
        <w:t>le comité examinant les projets de cessions n’intervenait qu’au-dessus de 1 M€ ; que les choix entre cession de gré à gré et appel d’offres étaient mal explicités ; que le contenu des dossiers ne garantissait pas une traçabilité complète de l’opération ; que les motifs des décisions prises étaient parfois mal explicités</w:t>
      </w:r>
      <w:r w:rsidR="00E75360">
        <w:t> ;</w:t>
      </w:r>
      <w:r>
        <w:t xml:space="preserve"> </w:t>
      </w:r>
    </w:p>
    <w:p w14:paraId="211BE139" w14:textId="276E863E" w:rsidR="00861C52" w:rsidRPr="00AB733C" w:rsidRDefault="00E75360" w:rsidP="00861C52">
      <w:pPr>
        <w:pStyle w:val="Pucetiret"/>
      </w:pPr>
      <w:r>
        <w:t>e</w:t>
      </w:r>
      <w:r w:rsidR="00861C52" w:rsidRPr="000D51A7">
        <w:t xml:space="preserve">n matière de rémunération des dirigeants, le seul cas </w:t>
      </w:r>
      <w:r w:rsidR="00861C52">
        <w:t xml:space="preserve">connu et contrôlé </w:t>
      </w:r>
      <w:r w:rsidR="00861C52" w:rsidRPr="000D51A7">
        <w:t xml:space="preserve">par le conseil d’administration de La Poste est celui du président directeur général. </w:t>
      </w:r>
      <w:r w:rsidR="00861C52">
        <w:t xml:space="preserve">Or, la rémunération de ce dernier est </w:t>
      </w:r>
      <w:r w:rsidR="00165A22">
        <w:t>plafonnée</w:t>
      </w:r>
      <w:r w:rsidR="00861C52">
        <w:t xml:space="preserve"> à 450 000€</w:t>
      </w:r>
      <w:r w:rsidR="00861C52">
        <w:rPr>
          <w:rStyle w:val="Appelnotedebasdep"/>
        </w:rPr>
        <w:footnoteReference w:id="94"/>
      </w:r>
      <w:r w:rsidR="00861C52">
        <w:t xml:space="preserve">. </w:t>
      </w:r>
      <w:r w:rsidR="00861C52" w:rsidRPr="000D51A7">
        <w:t xml:space="preserve">Ni le conseil, ni son comité d’audit, n’ont eu à connaître des rémunérations des membres du comité exécutif et des dirigeants des principales filiales. Hormis le président de </w:t>
      </w:r>
      <w:r w:rsidR="00861C52">
        <w:t>GeoPost</w:t>
      </w:r>
      <w:r w:rsidR="00861C52" w:rsidRPr="000D51A7">
        <w:t xml:space="preserve"> et les deux membres du directoire de La Banque Postale, auxquels s’applique </w:t>
      </w:r>
      <w:r w:rsidR="00861C52">
        <w:t xml:space="preserve">également </w:t>
      </w:r>
      <w:r w:rsidR="00861C52" w:rsidRPr="000D51A7">
        <w:t>le plafonnement à 450 0</w:t>
      </w:r>
      <w:r w:rsidR="00861C52">
        <w:t>00 €</w:t>
      </w:r>
      <w:r w:rsidR="00861C52" w:rsidRPr="000D51A7">
        <w:t xml:space="preserve">, ces rémunérations sont </w:t>
      </w:r>
      <w:r w:rsidR="00861C52">
        <w:t xml:space="preserve">fixées par le seul </w:t>
      </w:r>
      <w:r w:rsidR="00861C52" w:rsidRPr="000D51A7">
        <w:t xml:space="preserve">président. </w:t>
      </w:r>
    </w:p>
    <w:p w14:paraId="211BE13A" w14:textId="77777777" w:rsidR="00861C52" w:rsidRDefault="00861C52" w:rsidP="00194707">
      <w:pPr>
        <w:pStyle w:val="Titre2"/>
        <w:spacing w:before="360" w:after="240"/>
      </w:pPr>
      <w:bookmarkStart w:id="1165" w:name="_Toc463339532"/>
      <w:bookmarkStart w:id="1166" w:name="_Toc463614047"/>
      <w:bookmarkStart w:id="1167" w:name="_Toc468868319"/>
      <w:r>
        <w:t>Une absence de visibilité sur</w:t>
      </w:r>
      <w:r w:rsidR="00194707">
        <w:t xml:space="preserve"> les missions</w:t>
      </w:r>
      <w:r w:rsidR="00194707">
        <w:br/>
      </w:r>
      <w:r>
        <w:t>de service public</w:t>
      </w:r>
      <w:bookmarkEnd w:id="1165"/>
      <w:bookmarkEnd w:id="1166"/>
      <w:bookmarkEnd w:id="1167"/>
      <w:r>
        <w:t xml:space="preserve"> </w:t>
      </w:r>
    </w:p>
    <w:p w14:paraId="211BE13B" w14:textId="1915E753" w:rsidR="00861C52" w:rsidRPr="00092352" w:rsidRDefault="00861C52" w:rsidP="00861C52">
      <w:r>
        <w:rPr>
          <w:rFonts w:ascii="Times New Roman" w:eastAsia="Calibri" w:hAnsi="Times New Roman"/>
        </w:rPr>
        <w:t>L’État impose à La Poste des missions de service public qui constituent une charge, mais lui procurent également un revenu</w:t>
      </w:r>
      <w:r>
        <w:rPr>
          <w:rStyle w:val="Appelnotedebasdep"/>
          <w:rFonts w:ascii="Times New Roman" w:eastAsia="Calibri" w:hAnsi="Times New Roman"/>
        </w:rPr>
        <w:footnoteReference w:id="95"/>
      </w:r>
      <w:r>
        <w:rPr>
          <w:rFonts w:ascii="Times New Roman" w:eastAsia="Calibri" w:hAnsi="Times New Roman"/>
        </w:rPr>
        <w:t xml:space="preserve"> qui couvre une partie des coûts fixes de ses réseaux (infrastructures industrielles, bureaux de poste, guichetiers, facteurs, etc.).</w:t>
      </w:r>
      <w:r w:rsidR="00E75360">
        <w:rPr>
          <w:rFonts w:ascii="Times New Roman" w:eastAsia="Calibri" w:hAnsi="Times New Roman"/>
        </w:rPr>
        <w:t xml:space="preserve"> </w:t>
      </w:r>
      <w:r>
        <w:rPr>
          <w:rFonts w:ascii="Times New Roman" w:eastAsia="Calibri" w:hAnsi="Times New Roman"/>
        </w:rPr>
        <w:t xml:space="preserve">Or, le </w:t>
      </w:r>
      <w:r>
        <w:rPr>
          <w:rFonts w:eastAsia="Calibri"/>
        </w:rPr>
        <w:t xml:space="preserve">montant </w:t>
      </w:r>
      <w:r>
        <w:t>des compensations versées par l’État</w:t>
      </w:r>
      <w:r>
        <w:rPr>
          <w:rStyle w:val="Appelnotedebasdep"/>
        </w:rPr>
        <w:footnoteReference w:id="96"/>
      </w:r>
      <w:r>
        <w:t>, qui constitue un enjeu important (il représente, en 2015, 61 % du REX du groupe)</w:t>
      </w:r>
      <w:r w:rsidR="00E75360">
        <w:t>,</w:t>
      </w:r>
      <w:r>
        <w:t xml:space="preserve"> diminue depuis 2010, renchérissant la part restant à la charge de La Poste. Parallèlement, l’entreprise a peu de prise sur l’évolution des missions. Elle est donc confrontée aujourd’hui à une double incertitude, portant sur les modalités de mise en œuvre et sur le financement de ces missions pour les années à venir.</w:t>
      </w:r>
    </w:p>
    <w:p w14:paraId="211BE13C" w14:textId="77777777" w:rsidR="00861C52" w:rsidRDefault="00861C52" w:rsidP="00E80207">
      <w:pPr>
        <w:pStyle w:val="Titre3"/>
        <w:spacing w:before="360"/>
      </w:pPr>
      <w:bookmarkStart w:id="1168" w:name="_Toc462402693"/>
      <w:bookmarkStart w:id="1169" w:name="_Toc456782828"/>
      <w:bookmarkStart w:id="1170" w:name="_Toc456795830"/>
      <w:bookmarkStart w:id="1171" w:name="_Toc456796874"/>
      <w:bookmarkStart w:id="1172" w:name="_Toc456806108"/>
      <w:bookmarkStart w:id="1173" w:name="_Toc456808132"/>
      <w:bookmarkStart w:id="1174" w:name="_Toc456861945"/>
      <w:bookmarkStart w:id="1175" w:name="_Toc456882095"/>
      <w:bookmarkStart w:id="1176" w:name="_Toc456884667"/>
      <w:bookmarkStart w:id="1177" w:name="_Toc456888087"/>
      <w:bookmarkStart w:id="1178" w:name="_Toc456951189"/>
      <w:bookmarkStart w:id="1179" w:name="_Toc456952316"/>
      <w:bookmarkStart w:id="1180" w:name="_Toc456952530"/>
      <w:bookmarkStart w:id="1181" w:name="_Toc456972085"/>
      <w:bookmarkStart w:id="1182" w:name="_Toc457235316"/>
      <w:bookmarkStart w:id="1183" w:name="_Toc457235813"/>
      <w:bookmarkStart w:id="1184" w:name="_Toc457298354"/>
      <w:bookmarkStart w:id="1185" w:name="_Toc457317778"/>
      <w:bookmarkStart w:id="1186" w:name="_Toc462390584"/>
      <w:bookmarkStart w:id="1187" w:name="_Toc462395048"/>
      <w:bookmarkStart w:id="1188" w:name="_Toc462396728"/>
      <w:bookmarkStart w:id="1189" w:name="_Toc462397635"/>
      <w:bookmarkStart w:id="1190" w:name="_Toc462402624"/>
      <w:bookmarkStart w:id="1191" w:name="_Toc463614048"/>
      <w:bookmarkStart w:id="1192" w:name="_Toc468868320"/>
      <w:bookmarkStart w:id="1193" w:name="_Toc463339533"/>
      <w:r>
        <w:t>Des charges de service public</w:t>
      </w:r>
      <w:r w:rsidRPr="00C5271D">
        <w:t xml:space="preserve"> </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r>
        <w:t>d’un montant</w:t>
      </w:r>
      <w:r w:rsidR="00194707">
        <w:br/>
      </w:r>
      <w:r>
        <w:t>non négligeable</w:t>
      </w:r>
      <w:bookmarkEnd w:id="1191"/>
      <w:bookmarkEnd w:id="1192"/>
      <w:r>
        <w:t xml:space="preserve"> </w:t>
      </w:r>
      <w:bookmarkEnd w:id="1193"/>
    </w:p>
    <w:p w14:paraId="211BE13D" w14:textId="77D5069B" w:rsidR="00861C52" w:rsidRPr="00F97FE5" w:rsidRDefault="00861C52" w:rsidP="00861C52">
      <w:r>
        <w:t xml:space="preserve">Si l’on se réfère aux données de sa </w:t>
      </w:r>
      <w:r w:rsidR="00635232">
        <w:t>« </w:t>
      </w:r>
      <w:r>
        <w:t>comptabilité réglementaire</w:t>
      </w:r>
      <w:r w:rsidR="00635232">
        <w:t> » (qui permet d’affecter les coûts de ses activités aux divers produits et services qu’elle fournit ainsi qu’à ses missions réglementaires)</w:t>
      </w:r>
      <w:r>
        <w:t>, les quatre missions de service public confiées à La Poste représentent, avec 8,8</w:t>
      </w:r>
      <w:r w:rsidR="000D13C7">
        <w:t> </w:t>
      </w:r>
      <w:r>
        <w:t>Md€ de coûts attribuables, une part importante de son activité</w:t>
      </w:r>
      <w:r w:rsidR="00E75360">
        <w:t>. Elles</w:t>
      </w:r>
      <w:r>
        <w:t xml:space="preserve"> engendrent un déficit net de 83 M€</w:t>
      </w:r>
      <w:r>
        <w:rPr>
          <w:rStyle w:val="Appelnotedebasdep"/>
        </w:rPr>
        <w:footnoteReference w:id="97"/>
      </w:r>
      <w:r>
        <w:t xml:space="preserve"> en 2014. </w:t>
      </w:r>
    </w:p>
    <w:p w14:paraId="211BE13E" w14:textId="77777777" w:rsidR="00861C52" w:rsidRPr="0023642D" w:rsidRDefault="00861C52" w:rsidP="00861C52">
      <w:pPr>
        <w:pStyle w:val="Titre4"/>
      </w:pPr>
      <w:r>
        <w:t>L’évaluation du coût des missions de service public</w:t>
      </w:r>
    </w:p>
    <w:p w14:paraId="211BE13F" w14:textId="06196112" w:rsidR="00194707" w:rsidRDefault="00861C52" w:rsidP="00861C52">
      <w:r>
        <w:t xml:space="preserve">La Poste a l’obligation de tenir une </w:t>
      </w:r>
      <w:r w:rsidRPr="004821F4">
        <w:t>comptabilité réglementaire</w:t>
      </w:r>
      <w:r>
        <w:t> : c’est sur cette base qu’elle estime le coût des missions de service public qui lui sont confiées. Cette comptabilité réglementaire, dont l’ARCEP spécifie les règles et qu’elle fait auditer annuellement, repose, comme toute comptabilité analytique, sur un certain nombre d’hypothèses : par conséquent, ce qui est présenté comme étant le coût des missions de service public, qu’il résulte des calculs de La Poste ou de ceux du régulateur (l’ARCEP est, en effet, chargée par la loi de produire tous les ans une évaluation du coût net de la mission d’aménagement du territoire et a été sollicitée en juillet 2015 pour émettre un avis sur les coûts de la mission de transport et distribution de la presse </w:t>
      </w:r>
      <w:r>
        <w:rPr>
          <w:rStyle w:val="Appelnotedebasdep"/>
        </w:rPr>
        <w:footnoteReference w:id="98"/>
      </w:r>
      <w:r>
        <w:t>), est une estimation. L’ARCEP pourrait utilement produire une évaluation annuelle exhaustive du coût des missions de service public</w:t>
      </w:r>
      <w:r>
        <w:rPr>
          <w:rStyle w:val="Appelnotedebasdep"/>
        </w:rPr>
        <w:footnoteReference w:id="99"/>
      </w:r>
      <w:r>
        <w:t xml:space="preserve">. </w:t>
      </w:r>
    </w:p>
    <w:p w14:paraId="211BE140" w14:textId="77777777" w:rsidR="00861C52" w:rsidRDefault="00861C52" w:rsidP="00861C52">
      <w:pPr>
        <w:rPr>
          <w:rFonts w:eastAsia="Calibri"/>
        </w:rPr>
      </w:pPr>
      <w:r>
        <w:t>Ces données, reprises ici, servent de base aux discussions avec les pouvoirs publics et avec la Commission européenne sur les montants des compensations versées à La Poste</w:t>
      </w:r>
      <w:r>
        <w:rPr>
          <w:rStyle w:val="Appelnotedebasdep"/>
        </w:rPr>
        <w:footnoteReference w:id="100"/>
      </w:r>
      <w:r>
        <w:t xml:space="preserve">. </w:t>
      </w:r>
      <w:r>
        <w:rPr>
          <w:rFonts w:eastAsia="Calibri"/>
        </w:rPr>
        <w:t>Dans sa décision du 26 mai 2014 sur l</w:t>
      </w:r>
      <w:r w:rsidRPr="006147CF">
        <w:rPr>
          <w:rFonts w:eastAsia="Calibri"/>
        </w:rPr>
        <w:t>es dispositifs compensatoires des missions d</w:t>
      </w:r>
      <w:r>
        <w:rPr>
          <w:rFonts w:eastAsia="Calibri"/>
        </w:rPr>
        <w:t>’</w:t>
      </w:r>
      <w:r w:rsidRPr="006147CF">
        <w:rPr>
          <w:rFonts w:eastAsia="Calibri"/>
        </w:rPr>
        <w:t>aménagement du</w:t>
      </w:r>
      <w:r>
        <w:rPr>
          <w:rFonts w:eastAsia="Calibri"/>
        </w:rPr>
        <w:t xml:space="preserve"> </w:t>
      </w:r>
      <w:r w:rsidRPr="006147CF">
        <w:rPr>
          <w:rFonts w:eastAsia="Calibri"/>
        </w:rPr>
        <w:t>territoire</w:t>
      </w:r>
      <w:r>
        <w:rPr>
          <w:rFonts w:eastAsia="Calibri"/>
        </w:rPr>
        <w:t xml:space="preserve"> et</w:t>
      </w:r>
      <w:r w:rsidRPr="006147CF">
        <w:rPr>
          <w:rFonts w:eastAsia="Calibri"/>
        </w:rPr>
        <w:t xml:space="preserve"> de transport et distribution de la presse</w:t>
      </w:r>
      <w:r>
        <w:rPr>
          <w:rFonts w:eastAsia="Calibri"/>
        </w:rPr>
        <w:t>, l</w:t>
      </w:r>
      <w:r w:rsidRPr="009276E5">
        <w:rPr>
          <w:rFonts w:eastAsia="Calibri"/>
        </w:rPr>
        <w:t xml:space="preserve">a Commission </w:t>
      </w:r>
      <w:r>
        <w:rPr>
          <w:rFonts w:eastAsia="Calibri"/>
        </w:rPr>
        <w:t>a ainsi estimé</w:t>
      </w:r>
      <w:r w:rsidRPr="009276E5">
        <w:rPr>
          <w:rFonts w:eastAsia="Calibri"/>
        </w:rPr>
        <w:t xml:space="preserve"> que le système de comptabilité analytique appliqué actuellement par La Poste </w:t>
      </w:r>
      <w:r>
        <w:rPr>
          <w:rFonts w:eastAsia="Calibri"/>
        </w:rPr>
        <w:t>étai</w:t>
      </w:r>
      <w:r w:rsidRPr="009276E5">
        <w:rPr>
          <w:rFonts w:eastAsia="Calibri"/>
        </w:rPr>
        <w:t xml:space="preserve">t satisfaisant, </w:t>
      </w:r>
      <w:r>
        <w:rPr>
          <w:rFonts w:eastAsia="Calibri"/>
        </w:rPr>
        <w:t>de même que la méthode employée pour calculer le coût net de la mission d’aménagement du territoire</w:t>
      </w:r>
      <w:r>
        <w:rPr>
          <w:rStyle w:val="Appelnotedebasdep"/>
          <w:rFonts w:eastAsia="Calibri"/>
        </w:rPr>
        <w:footnoteReference w:id="101"/>
      </w:r>
      <w:r w:rsidRPr="00AC36AE">
        <w:rPr>
          <w:rFonts w:eastAsia="Calibri"/>
        </w:rPr>
        <w:t>.</w:t>
      </w:r>
      <w:r>
        <w:rPr>
          <w:rFonts w:eastAsia="Calibri"/>
        </w:rPr>
        <w:t xml:space="preserve"> </w:t>
      </w:r>
    </w:p>
    <w:p w14:paraId="211BE141" w14:textId="77777777" w:rsidR="00861C52" w:rsidRDefault="00861C52" w:rsidP="00861C52">
      <w:r>
        <w:t xml:space="preserve">De ce point de vue, le service universel postal (SUP) ne peut être placé sur le même plan que les autres missions de service public, La Poste ne percevant aucune compensation au titre de cette mission. Si la comptabilité réglementaire de La Poste met en évidence des coûts attribuables et un chiffre d’affaires correspondant au « compte du service universel postal » (voir </w:t>
      </w:r>
      <w:r>
        <w:rPr>
          <w:i/>
        </w:rPr>
        <w:t xml:space="preserve">infra </w:t>
      </w:r>
      <w:r>
        <w:t xml:space="preserve">tableau n° 5), le coût net du SUP (correspondant au coût exact des sujétions de service public calculé en référence à un modèle théorique permettant d’estimer les coûts qui seraient ceux d’un simple opérateur commercial) n’est pas évalué. </w:t>
      </w:r>
    </w:p>
    <w:p w14:paraId="211BE142" w14:textId="77777777" w:rsidR="00861C52" w:rsidRDefault="00861C52" w:rsidP="00194707">
      <w:pPr>
        <w:pStyle w:val="Titretableau"/>
      </w:pPr>
      <w:r>
        <w:t> « Compte » du service universel postal issu de la comptabilité réglementaire de La Poste* (M€)</w:t>
      </w:r>
    </w:p>
    <w:tbl>
      <w:tblPr>
        <w:tblStyle w:val="TABLEAURAPPORTPUBLICTHMATIQUE"/>
        <w:tblW w:w="0" w:type="auto"/>
        <w:tblLook w:val="04A0" w:firstRow="1" w:lastRow="0" w:firstColumn="1" w:lastColumn="0" w:noHBand="0" w:noVBand="1"/>
      </w:tblPr>
      <w:tblGrid>
        <w:gridCol w:w="1295"/>
        <w:gridCol w:w="840"/>
        <w:gridCol w:w="841"/>
        <w:gridCol w:w="841"/>
        <w:gridCol w:w="841"/>
        <w:gridCol w:w="841"/>
        <w:gridCol w:w="841"/>
      </w:tblGrid>
      <w:tr w:rsidR="00861C52" w14:paraId="211BE14A" w14:textId="77777777" w:rsidTr="004D0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11BE143" w14:textId="77777777" w:rsidR="00861C52" w:rsidRDefault="00861C52" w:rsidP="00194707">
            <w:pPr>
              <w:pStyle w:val="TableauSchmaOrganigrammecentr"/>
            </w:pPr>
          </w:p>
        </w:tc>
        <w:tc>
          <w:tcPr>
            <w:tcW w:w="1246" w:type="dxa"/>
          </w:tcPr>
          <w:p w14:paraId="211BE144" w14:textId="77777777" w:rsidR="00861C52" w:rsidRPr="00837872" w:rsidRDefault="00861C52" w:rsidP="00194707">
            <w:pPr>
              <w:pStyle w:val="TableauSchmaOrganigrammecentr"/>
              <w:cnfStyle w:val="100000000000" w:firstRow="1" w:lastRow="0" w:firstColumn="0" w:lastColumn="0" w:oddVBand="0" w:evenVBand="0" w:oddHBand="0" w:evenHBand="0" w:firstRowFirstColumn="0" w:firstRowLastColumn="0" w:lastRowFirstColumn="0" w:lastRowLastColumn="0"/>
              <w:rPr>
                <w:szCs w:val="21"/>
              </w:rPr>
            </w:pPr>
            <w:r>
              <w:rPr>
                <w:szCs w:val="21"/>
              </w:rPr>
              <w:t>2010</w:t>
            </w:r>
          </w:p>
        </w:tc>
        <w:tc>
          <w:tcPr>
            <w:tcW w:w="1246" w:type="dxa"/>
          </w:tcPr>
          <w:p w14:paraId="211BE145" w14:textId="77777777" w:rsidR="00861C52" w:rsidRPr="00837872" w:rsidRDefault="00861C52" w:rsidP="00194707">
            <w:pPr>
              <w:pStyle w:val="TableauSchmaOrganigrammecentr"/>
              <w:cnfStyle w:val="100000000000" w:firstRow="1" w:lastRow="0" w:firstColumn="0" w:lastColumn="0" w:oddVBand="0" w:evenVBand="0" w:oddHBand="0" w:evenHBand="0" w:firstRowFirstColumn="0" w:firstRowLastColumn="0" w:lastRowFirstColumn="0" w:lastRowLastColumn="0"/>
              <w:rPr>
                <w:szCs w:val="21"/>
              </w:rPr>
            </w:pPr>
            <w:r>
              <w:rPr>
                <w:szCs w:val="21"/>
              </w:rPr>
              <w:t>2011</w:t>
            </w:r>
          </w:p>
        </w:tc>
        <w:tc>
          <w:tcPr>
            <w:tcW w:w="1247" w:type="dxa"/>
          </w:tcPr>
          <w:p w14:paraId="211BE146" w14:textId="77777777" w:rsidR="00861C52" w:rsidRPr="00837872" w:rsidRDefault="00861C52" w:rsidP="00194707">
            <w:pPr>
              <w:pStyle w:val="TableauSchmaOrganigrammecentr"/>
              <w:cnfStyle w:val="100000000000" w:firstRow="1" w:lastRow="0" w:firstColumn="0" w:lastColumn="0" w:oddVBand="0" w:evenVBand="0" w:oddHBand="0" w:evenHBand="0" w:firstRowFirstColumn="0" w:firstRowLastColumn="0" w:lastRowFirstColumn="0" w:lastRowLastColumn="0"/>
              <w:rPr>
                <w:szCs w:val="21"/>
              </w:rPr>
            </w:pPr>
            <w:r>
              <w:rPr>
                <w:szCs w:val="21"/>
              </w:rPr>
              <w:t>2012</w:t>
            </w:r>
          </w:p>
        </w:tc>
        <w:tc>
          <w:tcPr>
            <w:tcW w:w="1246" w:type="dxa"/>
          </w:tcPr>
          <w:p w14:paraId="211BE147" w14:textId="77777777" w:rsidR="00861C52" w:rsidRPr="00837872" w:rsidRDefault="00861C52" w:rsidP="00194707">
            <w:pPr>
              <w:pStyle w:val="TableauSchmaOrganigrammecentr"/>
              <w:cnfStyle w:val="100000000000" w:firstRow="1" w:lastRow="0" w:firstColumn="0" w:lastColumn="0" w:oddVBand="0" w:evenVBand="0" w:oddHBand="0" w:evenHBand="0" w:firstRowFirstColumn="0" w:firstRowLastColumn="0" w:lastRowFirstColumn="0" w:lastRowLastColumn="0"/>
              <w:rPr>
                <w:szCs w:val="21"/>
              </w:rPr>
            </w:pPr>
            <w:r>
              <w:rPr>
                <w:szCs w:val="21"/>
              </w:rPr>
              <w:t>2013</w:t>
            </w:r>
          </w:p>
        </w:tc>
        <w:tc>
          <w:tcPr>
            <w:tcW w:w="1246" w:type="dxa"/>
          </w:tcPr>
          <w:p w14:paraId="211BE148" w14:textId="77777777" w:rsidR="00861C52" w:rsidRDefault="00861C52" w:rsidP="00194707">
            <w:pPr>
              <w:pStyle w:val="TableauSchmaOrganigrammecentr"/>
              <w:cnfStyle w:val="100000000000" w:firstRow="1" w:lastRow="0" w:firstColumn="0" w:lastColumn="0" w:oddVBand="0" w:evenVBand="0" w:oddHBand="0" w:evenHBand="0" w:firstRowFirstColumn="0" w:firstRowLastColumn="0" w:lastRowFirstColumn="0" w:lastRowLastColumn="0"/>
              <w:rPr>
                <w:szCs w:val="21"/>
              </w:rPr>
            </w:pPr>
            <w:r>
              <w:rPr>
                <w:szCs w:val="21"/>
              </w:rPr>
              <w:t>2014</w:t>
            </w:r>
          </w:p>
        </w:tc>
        <w:tc>
          <w:tcPr>
            <w:tcW w:w="1247" w:type="dxa"/>
          </w:tcPr>
          <w:p w14:paraId="211BE149" w14:textId="77777777" w:rsidR="00861C52" w:rsidRPr="00837872" w:rsidRDefault="00861C52" w:rsidP="00194707">
            <w:pPr>
              <w:pStyle w:val="TableauSchmaOrganigrammecentr"/>
              <w:cnfStyle w:val="100000000000" w:firstRow="1" w:lastRow="0" w:firstColumn="0" w:lastColumn="0" w:oddVBand="0" w:evenVBand="0" w:oddHBand="0" w:evenHBand="0" w:firstRowFirstColumn="0" w:firstRowLastColumn="0" w:lastRowFirstColumn="0" w:lastRowLastColumn="0"/>
              <w:rPr>
                <w:szCs w:val="21"/>
              </w:rPr>
            </w:pPr>
            <w:r>
              <w:rPr>
                <w:szCs w:val="21"/>
              </w:rPr>
              <w:t>2015</w:t>
            </w:r>
          </w:p>
        </w:tc>
      </w:tr>
      <w:tr w:rsidR="00861C52" w14:paraId="211BE152" w14:textId="77777777" w:rsidTr="004D0B5F">
        <w:tc>
          <w:tcPr>
            <w:cnfStyle w:val="001000000000" w:firstRow="0" w:lastRow="0" w:firstColumn="1" w:lastColumn="0" w:oddVBand="0" w:evenVBand="0" w:oddHBand="0" w:evenHBand="0" w:firstRowFirstColumn="0" w:firstRowLastColumn="0" w:lastRowFirstColumn="0" w:lastRowLastColumn="0"/>
            <w:tcW w:w="1695" w:type="dxa"/>
          </w:tcPr>
          <w:p w14:paraId="211BE14B" w14:textId="77777777" w:rsidR="00861C52" w:rsidRPr="00CA662E" w:rsidRDefault="00861C52" w:rsidP="00194707">
            <w:pPr>
              <w:pStyle w:val="TableauSchmaOrganigrammealignementgauche"/>
              <w:rPr>
                <w:i w:val="0"/>
              </w:rPr>
            </w:pPr>
            <w:r w:rsidRPr="00CA662E">
              <w:rPr>
                <w:i w:val="0"/>
              </w:rPr>
              <w:t>Chiffre d’affaires</w:t>
            </w:r>
          </w:p>
        </w:tc>
        <w:tc>
          <w:tcPr>
            <w:tcW w:w="1246" w:type="dxa"/>
          </w:tcPr>
          <w:p w14:paraId="211BE14C" w14:textId="77777777" w:rsidR="00861C52" w:rsidRPr="0083787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9 004</w:t>
            </w:r>
          </w:p>
        </w:tc>
        <w:tc>
          <w:tcPr>
            <w:tcW w:w="1246" w:type="dxa"/>
          </w:tcPr>
          <w:p w14:paraId="211BE14D" w14:textId="77777777" w:rsidR="00861C52" w:rsidRPr="0083787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8 715</w:t>
            </w:r>
          </w:p>
        </w:tc>
        <w:tc>
          <w:tcPr>
            <w:tcW w:w="1247" w:type="dxa"/>
          </w:tcPr>
          <w:p w14:paraId="211BE14E" w14:textId="77777777" w:rsidR="00861C52" w:rsidRPr="0083787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7 859</w:t>
            </w:r>
          </w:p>
        </w:tc>
        <w:tc>
          <w:tcPr>
            <w:tcW w:w="1246" w:type="dxa"/>
          </w:tcPr>
          <w:p w14:paraId="211BE14F" w14:textId="77777777" w:rsidR="00861C52" w:rsidRPr="0083787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7 603</w:t>
            </w:r>
          </w:p>
        </w:tc>
        <w:tc>
          <w:tcPr>
            <w:tcW w:w="1246" w:type="dxa"/>
          </w:tcPr>
          <w:p w14:paraId="211BE150" w14:textId="77777777" w:rsidR="00861C52" w:rsidRPr="0083787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7 545</w:t>
            </w:r>
          </w:p>
        </w:tc>
        <w:tc>
          <w:tcPr>
            <w:tcW w:w="1247" w:type="dxa"/>
          </w:tcPr>
          <w:p w14:paraId="211BE151" w14:textId="77777777" w:rsidR="00861C52" w:rsidRPr="0083787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7 644</w:t>
            </w:r>
          </w:p>
        </w:tc>
      </w:tr>
      <w:tr w:rsidR="00861C52" w14:paraId="211BE15A" w14:textId="77777777" w:rsidTr="004D0B5F">
        <w:tc>
          <w:tcPr>
            <w:cnfStyle w:val="001000000000" w:firstRow="0" w:lastRow="0" w:firstColumn="1" w:lastColumn="0" w:oddVBand="0" w:evenVBand="0" w:oddHBand="0" w:evenHBand="0" w:firstRowFirstColumn="0" w:firstRowLastColumn="0" w:lastRowFirstColumn="0" w:lastRowLastColumn="0"/>
            <w:tcW w:w="1695" w:type="dxa"/>
          </w:tcPr>
          <w:p w14:paraId="211BE153" w14:textId="77777777" w:rsidR="00861C52" w:rsidRPr="00CA662E" w:rsidRDefault="00861C52" w:rsidP="00194707">
            <w:pPr>
              <w:pStyle w:val="TableauSchmaOrganigrammealignementgauche"/>
              <w:rPr>
                <w:i w:val="0"/>
              </w:rPr>
            </w:pPr>
            <w:r w:rsidRPr="00CA662E">
              <w:rPr>
                <w:i w:val="0"/>
              </w:rPr>
              <w:t>Coûts attribuables</w:t>
            </w:r>
          </w:p>
        </w:tc>
        <w:tc>
          <w:tcPr>
            <w:tcW w:w="1246" w:type="dxa"/>
          </w:tcPr>
          <w:p w14:paraId="211BE154" w14:textId="77777777" w:rsidR="00861C5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8 667</w:t>
            </w:r>
          </w:p>
        </w:tc>
        <w:tc>
          <w:tcPr>
            <w:tcW w:w="1246" w:type="dxa"/>
          </w:tcPr>
          <w:p w14:paraId="211BE155" w14:textId="77777777" w:rsidR="00861C5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8 215</w:t>
            </w:r>
          </w:p>
        </w:tc>
        <w:tc>
          <w:tcPr>
            <w:tcW w:w="1247" w:type="dxa"/>
          </w:tcPr>
          <w:p w14:paraId="211BE156" w14:textId="77777777" w:rsidR="00861C5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7 435</w:t>
            </w:r>
          </w:p>
        </w:tc>
        <w:tc>
          <w:tcPr>
            <w:tcW w:w="1246" w:type="dxa"/>
          </w:tcPr>
          <w:p w14:paraId="211BE157" w14:textId="77777777" w:rsidR="00861C5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7 317</w:t>
            </w:r>
          </w:p>
        </w:tc>
        <w:tc>
          <w:tcPr>
            <w:tcW w:w="1246" w:type="dxa"/>
          </w:tcPr>
          <w:p w14:paraId="211BE158" w14:textId="77777777" w:rsidR="00861C5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7 111</w:t>
            </w:r>
          </w:p>
        </w:tc>
        <w:tc>
          <w:tcPr>
            <w:tcW w:w="1247" w:type="dxa"/>
          </w:tcPr>
          <w:p w14:paraId="211BE159" w14:textId="77777777" w:rsidR="00861C5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6 988</w:t>
            </w:r>
          </w:p>
        </w:tc>
      </w:tr>
      <w:tr w:rsidR="00861C52" w14:paraId="211BE162" w14:textId="77777777" w:rsidTr="004D0B5F">
        <w:tc>
          <w:tcPr>
            <w:cnfStyle w:val="001000000000" w:firstRow="0" w:lastRow="0" w:firstColumn="1" w:lastColumn="0" w:oddVBand="0" w:evenVBand="0" w:oddHBand="0" w:evenHBand="0" w:firstRowFirstColumn="0" w:firstRowLastColumn="0" w:lastRowFirstColumn="0" w:lastRowLastColumn="0"/>
            <w:tcW w:w="1695" w:type="dxa"/>
          </w:tcPr>
          <w:p w14:paraId="211BE15B" w14:textId="77777777" w:rsidR="00861C52" w:rsidRPr="00CA662E" w:rsidRDefault="00861C52" w:rsidP="00194707">
            <w:pPr>
              <w:pStyle w:val="TableauSchmaOrganigrammealignementgauche"/>
              <w:rPr>
                <w:i w:val="0"/>
              </w:rPr>
            </w:pPr>
            <w:r w:rsidRPr="00CA662E">
              <w:rPr>
                <w:i w:val="0"/>
              </w:rPr>
              <w:t>Résultat net</w:t>
            </w:r>
          </w:p>
        </w:tc>
        <w:tc>
          <w:tcPr>
            <w:tcW w:w="1246" w:type="dxa"/>
          </w:tcPr>
          <w:p w14:paraId="211BE15C" w14:textId="77777777" w:rsidR="00861C52" w:rsidRPr="0083787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337</w:t>
            </w:r>
          </w:p>
        </w:tc>
        <w:tc>
          <w:tcPr>
            <w:tcW w:w="1246" w:type="dxa"/>
          </w:tcPr>
          <w:p w14:paraId="211BE15D" w14:textId="77777777" w:rsidR="00861C52" w:rsidRPr="0083787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499</w:t>
            </w:r>
          </w:p>
        </w:tc>
        <w:tc>
          <w:tcPr>
            <w:tcW w:w="1247" w:type="dxa"/>
          </w:tcPr>
          <w:p w14:paraId="211BE15E" w14:textId="77777777" w:rsidR="00861C52" w:rsidRPr="0083787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424</w:t>
            </w:r>
          </w:p>
        </w:tc>
        <w:tc>
          <w:tcPr>
            <w:tcW w:w="1246" w:type="dxa"/>
          </w:tcPr>
          <w:p w14:paraId="211BE15F" w14:textId="77777777" w:rsidR="00861C52" w:rsidRPr="0083787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286</w:t>
            </w:r>
          </w:p>
        </w:tc>
        <w:tc>
          <w:tcPr>
            <w:tcW w:w="1246" w:type="dxa"/>
          </w:tcPr>
          <w:p w14:paraId="211BE160" w14:textId="77777777" w:rsidR="00861C52" w:rsidRPr="0083787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434</w:t>
            </w:r>
          </w:p>
        </w:tc>
        <w:tc>
          <w:tcPr>
            <w:tcW w:w="1247" w:type="dxa"/>
          </w:tcPr>
          <w:p w14:paraId="211BE161" w14:textId="77777777" w:rsidR="00861C52" w:rsidRPr="00837872" w:rsidRDefault="00861C52" w:rsidP="00194707">
            <w:pPr>
              <w:pStyle w:val="TableauSchmaOrganigrammecentr"/>
              <w:cnfStyle w:val="000000000000" w:firstRow="0" w:lastRow="0" w:firstColumn="0" w:lastColumn="0" w:oddVBand="0" w:evenVBand="0" w:oddHBand="0" w:evenHBand="0" w:firstRowFirstColumn="0" w:firstRowLastColumn="0" w:lastRowFirstColumn="0" w:lastRowLastColumn="0"/>
            </w:pPr>
            <w:r>
              <w:t>656</w:t>
            </w:r>
          </w:p>
        </w:tc>
      </w:tr>
    </w:tbl>
    <w:p w14:paraId="211BE163" w14:textId="6BA90603" w:rsidR="00861C52" w:rsidRPr="00052FA9" w:rsidRDefault="00861C52" w:rsidP="00E80207">
      <w:pPr>
        <w:spacing w:before="60" w:after="180"/>
        <w:ind w:firstLine="0"/>
        <w:rPr>
          <w:i/>
          <w:sz w:val="16"/>
          <w:szCs w:val="16"/>
        </w:rPr>
      </w:pPr>
      <w:r w:rsidRPr="00052FA9">
        <w:rPr>
          <w:i/>
          <w:sz w:val="16"/>
          <w:szCs w:val="16"/>
        </w:rPr>
        <w:t>Source : La Poste, * y compris la contrainte d’accessibilité imputée dans les comptes non à la branche Courrier mais au secteur dit « Non affecté ».</w:t>
      </w:r>
    </w:p>
    <w:p w14:paraId="211BE164" w14:textId="16AD9468" w:rsidR="00861C52" w:rsidRDefault="00861C52" w:rsidP="00861C52">
      <w:r>
        <w:t xml:space="preserve">Les données issues de la comptabilité réglementaire de La Poste font apparaître un résultat net positif de la mission sur la période 2010-2015, dû à la fois aux gains de productivité </w:t>
      </w:r>
      <w:r w:rsidR="00F45679">
        <w:t xml:space="preserve">réalisés </w:t>
      </w:r>
      <w:r>
        <w:t>par la branche Courrier et à la politique tarifaire validée par l’ARCEP, qui tient lieu de compensation pour La Poste, les prix des services proposés dans le cadre du SUP devant être « orientés sur les coûts » (article L.</w:t>
      </w:r>
      <w:r w:rsidR="00DA6737">
        <w:t> </w:t>
      </w:r>
      <w:r>
        <w:t xml:space="preserve">1 du CPCE), spécificité absente de la définition des trois autres missions de service public. </w:t>
      </w:r>
    </w:p>
    <w:p w14:paraId="211BE165" w14:textId="77777777" w:rsidR="00861C52" w:rsidRDefault="00861C52" w:rsidP="00861C52">
      <w:r>
        <w:t>Ces trois autres missions ne sont en effet pas intégralement compensées et, pour deux d’entre elles (missions Presse et Accessibilité bancaire), le coût restant à la charge de La Poste croît parallèlement à la diminution du montant des compensations.</w:t>
      </w:r>
    </w:p>
    <w:p w14:paraId="211BE166" w14:textId="4E58A3C4" w:rsidR="00861C52" w:rsidRDefault="00861C52" w:rsidP="00CA662E">
      <w:pPr>
        <w:pStyle w:val="Titre4"/>
        <w:spacing w:before="360" w:after="240"/>
      </w:pPr>
      <w:r>
        <w:t xml:space="preserve"> Des compensations en baisse, un « reste à charge »</w:t>
      </w:r>
      <w:r w:rsidR="00AE381A">
        <w:br/>
      </w:r>
      <w:r>
        <w:t>qui augmente</w:t>
      </w:r>
    </w:p>
    <w:p w14:paraId="211BE167" w14:textId="77777777" w:rsidR="00861C52" w:rsidRDefault="00861C52" w:rsidP="0014605E">
      <w:pPr>
        <w:spacing w:after="0"/>
      </w:pPr>
      <w:r>
        <w:t>L</w:t>
      </w:r>
      <w:r w:rsidRPr="00EE7BCF">
        <w:t xml:space="preserve">e montant </w:t>
      </w:r>
      <w:r>
        <w:t xml:space="preserve">global </w:t>
      </w:r>
      <w:r w:rsidRPr="00EE7BCF">
        <w:t xml:space="preserve">des compensations versées </w:t>
      </w:r>
      <w:r>
        <w:t>à La Poste</w:t>
      </w:r>
      <w:r w:rsidRPr="00EE7BCF">
        <w:t xml:space="preserve"> au titre de </w:t>
      </w:r>
      <w:r>
        <w:t>s</w:t>
      </w:r>
      <w:r w:rsidRPr="00EE7BCF">
        <w:t xml:space="preserve">es missions </w:t>
      </w:r>
      <w:r>
        <w:t xml:space="preserve">de service public diminue </w:t>
      </w:r>
      <w:r w:rsidRPr="00EE7BCF">
        <w:t>depuis 2010</w:t>
      </w:r>
      <w:r>
        <w:t xml:space="preserve">, en raison de l’instauration d’un principe de dégressivité : les montants des compensations versées au titre des missions Presse et Accessibilité bancaire ont ainsi décru, </w:t>
      </w:r>
      <w:r>
        <w:rPr>
          <w:rFonts w:ascii="Times New Roman" w:eastAsia="Calibri" w:hAnsi="Times New Roman"/>
        </w:rPr>
        <w:t>respectivement, de 51 % et de 13 % entre 2010 et 2015.</w:t>
      </w:r>
      <w:r>
        <w:t xml:space="preserve"> </w:t>
      </w:r>
    </w:p>
    <w:p w14:paraId="211BE168" w14:textId="77777777" w:rsidR="00861C52" w:rsidRPr="00B01AF1" w:rsidRDefault="00861C52" w:rsidP="0014605E">
      <w:pPr>
        <w:pStyle w:val="Titregraphique"/>
        <w:spacing w:before="240" w:after="100" w:afterAutospacing="1"/>
      </w:pPr>
      <w:r>
        <w:t> montant des compensations versées depuis 2010 (M€)</w:t>
      </w:r>
    </w:p>
    <w:p w14:paraId="211BE169" w14:textId="0720F28A" w:rsidR="00861C52" w:rsidRDefault="00C47A6A" w:rsidP="00861C52">
      <w:pPr>
        <w:pStyle w:val="Normalcentr0"/>
      </w:pPr>
      <w:r>
        <w:rPr>
          <w:noProof/>
          <w:lang w:eastAsia="fr-FR"/>
        </w:rPr>
        <w:drawing>
          <wp:inline distT="0" distB="0" distL="0" distR="0" wp14:anchorId="63A1BF05" wp14:editId="5BAC3613">
            <wp:extent cx="3752850" cy="2095500"/>
            <wp:effectExtent l="0" t="0" r="0" b="0"/>
            <wp:docPr id="39" name="Graphique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11BE16A" w14:textId="77777777" w:rsidR="00861C52" w:rsidRPr="00052FA9" w:rsidRDefault="00861C52" w:rsidP="00E80207">
      <w:pPr>
        <w:spacing w:before="0" w:after="180"/>
        <w:ind w:left="142" w:firstLine="0"/>
        <w:rPr>
          <w:i/>
          <w:sz w:val="16"/>
          <w:szCs w:val="16"/>
        </w:rPr>
      </w:pPr>
      <w:r w:rsidRPr="00052FA9">
        <w:rPr>
          <w:i/>
          <w:sz w:val="16"/>
          <w:szCs w:val="16"/>
        </w:rPr>
        <w:t>Source : Direction générale des entreprises et La Poste</w:t>
      </w:r>
    </w:p>
    <w:p w14:paraId="211BE16B" w14:textId="77777777" w:rsidR="00861C52" w:rsidRPr="00052FA9" w:rsidRDefault="00861C52" w:rsidP="00E80207">
      <w:pPr>
        <w:spacing w:before="60" w:after="180"/>
        <w:ind w:left="142" w:firstLine="0"/>
        <w:rPr>
          <w:i/>
          <w:sz w:val="16"/>
          <w:szCs w:val="16"/>
        </w:rPr>
      </w:pPr>
      <w:r w:rsidRPr="00052FA9">
        <w:rPr>
          <w:i/>
          <w:sz w:val="16"/>
          <w:szCs w:val="16"/>
        </w:rPr>
        <w:t>* y compris, jusqu’en 2014, la part correspondant à la compensation du moratoire sur les hausses de tarifs décidé en 2009.</w:t>
      </w:r>
      <w:r>
        <w:rPr>
          <w:i/>
          <w:sz w:val="16"/>
          <w:szCs w:val="16"/>
        </w:rPr>
        <w:t xml:space="preserve"> </w:t>
      </w:r>
    </w:p>
    <w:p w14:paraId="211BE16C" w14:textId="28F8C4D3" w:rsidR="00861C52" w:rsidRDefault="00861C52" w:rsidP="00861C52">
      <w:pPr>
        <w:rPr>
          <w:rFonts w:eastAsia="Calibri"/>
        </w:rPr>
      </w:pPr>
      <w:r>
        <w:t xml:space="preserve">L’instauration de ce principe de </w:t>
      </w:r>
      <w:r>
        <w:rPr>
          <w:rFonts w:eastAsia="Calibri"/>
        </w:rPr>
        <w:t>dégressivité permet à la fois de préserver les finances publiques et de répondre aux exigences du nouvel encadrement européen des compensations de service public entré en vigueur le 31 janvier 2012 (dit encadrement Almunia)</w:t>
      </w:r>
      <w:r>
        <w:rPr>
          <w:rStyle w:val="Appelnotedebasdep"/>
          <w:rFonts w:eastAsia="Calibri"/>
        </w:rPr>
        <w:footnoteReference w:id="102"/>
      </w:r>
      <w:r>
        <w:rPr>
          <w:rFonts w:eastAsia="Calibri"/>
        </w:rPr>
        <w:t>. Ce texte durcit les conditions d’autorisation du financement public des services d’intérêt économique général (SIEG) en imposant, notamment, aux États membres d’introduire des mesures incitant les opérateurs à être plus efficients et à diminuer leurs coûts (</w:t>
      </w:r>
      <w:r w:rsidRPr="00DA6737">
        <w:rPr>
          <w:rFonts w:eastAsia="Calibri"/>
        </w:rPr>
        <w:t>cf</w:t>
      </w:r>
      <w:r w:rsidRPr="00C46BA4">
        <w:rPr>
          <w:rFonts w:eastAsia="Calibri"/>
          <w:i/>
        </w:rPr>
        <w:t>.</w:t>
      </w:r>
      <w:r>
        <w:rPr>
          <w:rFonts w:eastAsia="Calibri"/>
          <w:i/>
        </w:rPr>
        <w:t xml:space="preserve"> </w:t>
      </w:r>
      <w:r>
        <w:rPr>
          <w:rFonts w:eastAsia="Calibri"/>
        </w:rPr>
        <w:t xml:space="preserve">annexe </w:t>
      </w:r>
      <w:r w:rsidR="00E74C8E">
        <w:rPr>
          <w:rFonts w:eastAsia="Calibri"/>
        </w:rPr>
        <w:t xml:space="preserve">n° </w:t>
      </w:r>
      <w:r>
        <w:rPr>
          <w:rFonts w:eastAsia="Calibri"/>
        </w:rPr>
        <w:t>3).</w:t>
      </w:r>
      <w:r w:rsidRPr="00D917AB">
        <w:t xml:space="preserve"> </w:t>
      </w:r>
      <w:r>
        <w:t xml:space="preserve">S’agissant de la mission Aménagement du territoire, les gains d’efficience sont </w:t>
      </w:r>
      <w:r w:rsidR="00F45679">
        <w:t xml:space="preserve">produits </w:t>
      </w:r>
      <w:r>
        <w:t>non par une diminution de la compensation mais par la reconfiguration du réseau et la transformation de bureaux de poste en points de contact en partenariat.</w:t>
      </w:r>
    </w:p>
    <w:p w14:paraId="211BE16D" w14:textId="6AA39842" w:rsidR="00861C52" w:rsidRDefault="00861C52" w:rsidP="00861C52">
      <w:r>
        <w:t>Le résultat des missions de transport postal de la presse et d’accessibilité bancaire</w:t>
      </w:r>
      <w:r>
        <w:rPr>
          <w:rStyle w:val="Appelnotedebasdep"/>
        </w:rPr>
        <w:footnoteReference w:id="103"/>
      </w:r>
      <w:r>
        <w:t xml:space="preserve"> avant compensation par l’État laisse apparaître en 2014 un déficit de 506 M€ pour la première</w:t>
      </w:r>
      <w:r>
        <w:rPr>
          <w:rStyle w:val="Appelnotedebasdep"/>
        </w:rPr>
        <w:footnoteReference w:id="104"/>
      </w:r>
      <w:r>
        <w:t xml:space="preserve"> et de 314 M€</w:t>
      </w:r>
      <w:r>
        <w:rPr>
          <w:rStyle w:val="Appelnotedebasdep"/>
        </w:rPr>
        <w:footnoteReference w:id="105"/>
      </w:r>
      <w:r>
        <w:t xml:space="preserve"> pour la seconde</w:t>
      </w:r>
      <w:r>
        <w:rPr>
          <w:rStyle w:val="Appelnotedebasdep"/>
        </w:rPr>
        <w:footnoteReference w:id="106"/>
      </w:r>
      <w:r>
        <w:t>. Après compensation, ce déficit reste de 356 M€ pour la mission Presse et de 72 M€ pour la mission Accessibilité. Si la diminution des coûts attribuables de la mission Presse de près de 13 % depuis 2010 a permis de limiter à 5 % sur la période la hausse des montants restant à la charge de La Poste après compensation, en revanche, l’effet cumulé de la diminution du produit net bancaire du livret</w:t>
      </w:r>
      <w:r w:rsidR="00AE33EA">
        <w:t> </w:t>
      </w:r>
      <w:r>
        <w:t xml:space="preserve">A et du montant de la compensation s’est traduit par une multiplication par dix des sommes restant à la charge de La Poste au titre de l’accessibilité bancaire, et ce en dépit d’une diminution de 12 % des coûts attribuables (voir graphique </w:t>
      </w:r>
      <w:r w:rsidR="00F403E4">
        <w:t xml:space="preserve">n° 11 </w:t>
      </w:r>
      <w:r>
        <w:rPr>
          <w:i/>
        </w:rPr>
        <w:t>infra</w:t>
      </w:r>
      <w:r>
        <w:t xml:space="preserve">). </w:t>
      </w:r>
    </w:p>
    <w:p w14:paraId="211BE16E" w14:textId="77777777" w:rsidR="00861C52" w:rsidRDefault="00861C52" w:rsidP="00861C52">
      <w:r>
        <w:rPr>
          <w:rFonts w:eastAsia="Calibri"/>
        </w:rPr>
        <w:t>Les montants restant à la charge de La Poste au titre de la mission d’aménagement du territoire se sont en revanche fortement réduits depuis 2010 sous l’effet d’une diminution des coûts (-10 %) et d’une stabilisation du montant de la compensation dans le cadre des contrats de présence postale territoriale successifs. Le coût du maillage complémentaire nécessaire à la mise en œuvre de la mission d’aménagement du territoire a été estimé par l’ARCEP à 242 M€ en 2014 et le montant restant à la charge de l’entreprise</w:t>
      </w:r>
      <w:r w:rsidR="00DA6737">
        <w:rPr>
          <w:rFonts w:eastAsia="Calibri"/>
        </w:rPr>
        <w:t xml:space="preserve"> après compensation à 70,8 M€ (-</w:t>
      </w:r>
      <w:r>
        <w:rPr>
          <w:rFonts w:eastAsia="Calibri"/>
        </w:rPr>
        <w:t> 39 % depuis 2010).</w:t>
      </w:r>
    </w:p>
    <w:p w14:paraId="211BE16F" w14:textId="77777777" w:rsidR="00861C52" w:rsidRDefault="00861C52" w:rsidP="00DA6737">
      <w:pPr>
        <w:pStyle w:val="Titregraphique"/>
        <w:rPr>
          <w:rFonts w:eastAsia="Calibri"/>
        </w:rPr>
      </w:pPr>
      <w:r>
        <w:rPr>
          <w:rFonts w:eastAsia="Calibri"/>
        </w:rPr>
        <w:t>évolution des coûts restant à la charge de La Poste après versement des compensations (M€)</w:t>
      </w:r>
    </w:p>
    <w:p w14:paraId="211BE170" w14:textId="77777777" w:rsidR="00861C52" w:rsidRDefault="00861C52" w:rsidP="00861C52">
      <w:pPr>
        <w:pStyle w:val="Normalcentr0"/>
        <w:rPr>
          <w:rFonts w:eastAsia="Calibri"/>
        </w:rPr>
      </w:pPr>
      <w:r>
        <w:rPr>
          <w:rFonts w:eastAsia="Calibri"/>
          <w:noProof/>
          <w:lang w:eastAsia="fr-FR"/>
        </w:rPr>
        <w:drawing>
          <wp:inline distT="0" distB="0" distL="0" distR="0" wp14:anchorId="211BF33F" wp14:editId="211BF340">
            <wp:extent cx="2846717" cy="1711183"/>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51286" cy="1713929"/>
                    </a:xfrm>
                    <a:prstGeom prst="rect">
                      <a:avLst/>
                    </a:prstGeom>
                    <a:noFill/>
                  </pic:spPr>
                </pic:pic>
              </a:graphicData>
            </a:graphic>
          </wp:inline>
        </w:drawing>
      </w:r>
    </w:p>
    <w:p w14:paraId="211BE171" w14:textId="77777777" w:rsidR="00861C52" w:rsidRDefault="00861C52" w:rsidP="00861C52">
      <w:pPr>
        <w:pStyle w:val="Normalcentr0"/>
        <w:spacing w:before="60"/>
        <w:jc w:val="left"/>
        <w:rPr>
          <w:i/>
          <w:sz w:val="16"/>
          <w:szCs w:val="16"/>
        </w:rPr>
      </w:pPr>
      <w:r w:rsidRPr="00052FA9">
        <w:rPr>
          <w:i/>
          <w:sz w:val="16"/>
          <w:szCs w:val="16"/>
        </w:rPr>
        <w:t>Source : Direction générale des entreprises et La Poste</w:t>
      </w:r>
    </w:p>
    <w:p w14:paraId="211BE172" w14:textId="77777777" w:rsidR="00861C52" w:rsidRDefault="00861C52" w:rsidP="00861C52">
      <w:pPr>
        <w:pStyle w:val="Normalcentr0"/>
        <w:spacing w:after="240"/>
        <w:jc w:val="left"/>
        <w:rPr>
          <w:i/>
          <w:sz w:val="16"/>
          <w:szCs w:val="16"/>
        </w:rPr>
      </w:pPr>
      <w:r w:rsidRPr="00052FA9">
        <w:rPr>
          <w:i/>
          <w:sz w:val="16"/>
          <w:szCs w:val="16"/>
        </w:rPr>
        <w:t>* y compris, jusqu’en 2014, la part correspondant à la compensation du moratoire sur les hausses de tarifs décidé en 2009.</w:t>
      </w:r>
    </w:p>
    <w:p w14:paraId="211BE173" w14:textId="77777777" w:rsidR="00861C52" w:rsidRDefault="00861C52" w:rsidP="00861C52">
      <w:pPr>
        <w:rPr>
          <w:rFonts w:eastAsia="Calibri"/>
        </w:rPr>
      </w:pPr>
      <w:r>
        <w:rPr>
          <w:rFonts w:eastAsia="Calibri"/>
        </w:rPr>
        <w:t>Si les missions de service public disparaissaient, La Poste ne réaliserait toutefois pas une économie égale à leur coût, car celui-ci intègre une partie de coûts fixes qui demeurerait, étant nécessaire à ses autres activités. En d’autres termes, même déficitaires, les missions de service public contribuent à financer les coûts fixes, notamment ceux des deux grands réseaux, celui des bureaux de poste et celui des facteurs. Le manque de visibilité de La Poste sur les conditions d’exercice de ses missions et sur leur niveau de compensation constitue en revanche un frein important à la planification des réorganisations internes et à la fixation des objectifs de maîtrise des charges.</w:t>
      </w:r>
    </w:p>
    <w:p w14:paraId="211BE174" w14:textId="77777777" w:rsidR="00861C52" w:rsidRPr="00385F57" w:rsidRDefault="00861C52" w:rsidP="00861C52">
      <w:pPr>
        <w:pStyle w:val="Titre3"/>
      </w:pPr>
      <w:bookmarkStart w:id="1194" w:name="_Toc462393074"/>
      <w:bookmarkStart w:id="1195" w:name="_Toc462393248"/>
      <w:bookmarkStart w:id="1196" w:name="_Toc462394953"/>
      <w:bookmarkStart w:id="1197" w:name="_Toc462395774"/>
      <w:bookmarkStart w:id="1198" w:name="_Toc462400459"/>
      <w:bookmarkStart w:id="1199" w:name="_Toc462401442"/>
      <w:bookmarkStart w:id="1200" w:name="_Toc462401684"/>
      <w:bookmarkStart w:id="1201" w:name="_Toc462402698"/>
      <w:bookmarkStart w:id="1202" w:name="_Toc456782830"/>
      <w:bookmarkStart w:id="1203" w:name="_Toc456795832"/>
      <w:bookmarkStart w:id="1204" w:name="_Toc456796876"/>
      <w:bookmarkStart w:id="1205" w:name="_Toc456806110"/>
      <w:bookmarkStart w:id="1206" w:name="_Toc456808134"/>
      <w:bookmarkStart w:id="1207" w:name="_Toc456861947"/>
      <w:bookmarkStart w:id="1208" w:name="_Toc456882097"/>
      <w:bookmarkStart w:id="1209" w:name="_Toc456884669"/>
      <w:bookmarkStart w:id="1210" w:name="_Toc456888089"/>
      <w:bookmarkStart w:id="1211" w:name="_Toc456951191"/>
      <w:bookmarkStart w:id="1212" w:name="_Toc456952318"/>
      <w:bookmarkStart w:id="1213" w:name="_Toc456952532"/>
      <w:bookmarkStart w:id="1214" w:name="_Toc456972087"/>
      <w:bookmarkStart w:id="1215" w:name="_Toc457235318"/>
      <w:bookmarkStart w:id="1216" w:name="_Toc457235815"/>
      <w:bookmarkStart w:id="1217" w:name="_Toc457298356"/>
      <w:bookmarkStart w:id="1218" w:name="_Toc457317780"/>
      <w:bookmarkStart w:id="1219" w:name="_Toc462390585"/>
      <w:bookmarkStart w:id="1220" w:name="_Toc462395049"/>
      <w:bookmarkStart w:id="1221" w:name="_Toc462396729"/>
      <w:bookmarkStart w:id="1222" w:name="_Toc462397636"/>
      <w:bookmarkStart w:id="1223" w:name="_Toc462402625"/>
      <w:bookmarkStart w:id="1224" w:name="_Toc462402746"/>
      <w:bookmarkStart w:id="1225" w:name="_Toc463339534"/>
      <w:bookmarkStart w:id="1226" w:name="_Toc463614049"/>
      <w:bookmarkStart w:id="1227" w:name="_Toc468868321"/>
      <w:bookmarkEnd w:id="1194"/>
      <w:bookmarkEnd w:id="1195"/>
      <w:bookmarkEnd w:id="1196"/>
      <w:bookmarkEnd w:id="1197"/>
      <w:bookmarkEnd w:id="1198"/>
      <w:bookmarkEnd w:id="1199"/>
      <w:bookmarkEnd w:id="1200"/>
      <w:bookmarkEnd w:id="1201"/>
      <w:r w:rsidRPr="00385F57">
        <w:t xml:space="preserve">Des interrogations </w:t>
      </w:r>
      <w:bookmarkEnd w:id="1202"/>
      <w:r w:rsidRPr="00385F57">
        <w:t>pour l’avenir</w:t>
      </w:r>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14:paraId="211BE175" w14:textId="77777777" w:rsidR="00861C52" w:rsidRPr="00CD1609" w:rsidRDefault="00861C52" w:rsidP="00861C52">
      <w:r>
        <w:t>Bien que l’État définisse</w:t>
      </w:r>
      <w:r w:rsidDel="006A293D">
        <w:t xml:space="preserve"> </w:t>
      </w:r>
      <w:r>
        <w:t xml:space="preserve">des trajectoires pluriannuelles de compensation des missions de service public, l’expérience montre que ces trajectoires peuvent être remises en cause, comme en </w:t>
      </w:r>
      <w:r>
        <w:rPr>
          <w:rFonts w:eastAsia="Calibri"/>
        </w:rPr>
        <w:t xml:space="preserve">témoigne </w:t>
      </w:r>
      <w:r>
        <w:rPr>
          <w:rFonts w:ascii="Times New Roman" w:eastAsia="Calibri" w:hAnsi="Times New Roman"/>
        </w:rPr>
        <w:t>la décision de l’État en 2014 de diminuer de 50 M€ la compensation accordée à La Poste au titre du transport postal de la presse, et ce en dépit des engagements pris quelques mois auparavant lors de la signature du contrat d’entreprise 2013-2017</w:t>
      </w:r>
      <w:r>
        <w:t>. Des incertitudes pèsent donc sur les montants de compensation à venir, mais également sur les conditions de mise en œuvre des trois missions de transport et distribution de la presse, d’aménagement du territoire et d’accessibilité bancaire, qui font l’objet de propositions de réforme plus ou moins abouties.</w:t>
      </w:r>
    </w:p>
    <w:p w14:paraId="211BE176" w14:textId="77777777" w:rsidR="00861C52" w:rsidRPr="004711AE" w:rsidRDefault="00861C52" w:rsidP="00861C52">
      <w:pPr>
        <w:pStyle w:val="Titre4"/>
      </w:pPr>
      <w:bookmarkStart w:id="1228" w:name="_Toc456782831"/>
      <w:bookmarkStart w:id="1229" w:name="_Toc456795833"/>
      <w:bookmarkStart w:id="1230" w:name="_Toc456796877"/>
      <w:bookmarkStart w:id="1231" w:name="_Toc456806111"/>
      <w:bookmarkStart w:id="1232" w:name="_Toc456808135"/>
      <w:bookmarkStart w:id="1233" w:name="_Toc456861948"/>
      <w:bookmarkStart w:id="1234" w:name="_Toc456882098"/>
      <w:bookmarkStart w:id="1235" w:name="_Toc456884670"/>
      <w:bookmarkStart w:id="1236" w:name="_Toc456888090"/>
      <w:bookmarkStart w:id="1237" w:name="_Toc456951192"/>
      <w:bookmarkStart w:id="1238" w:name="_Toc456952319"/>
      <w:bookmarkStart w:id="1239" w:name="_Toc456952533"/>
      <w:bookmarkStart w:id="1240" w:name="_Toc456972088"/>
      <w:bookmarkStart w:id="1241" w:name="_Toc457235319"/>
      <w:bookmarkStart w:id="1242" w:name="_Toc457235816"/>
      <w:bookmarkStart w:id="1243" w:name="_Toc457298357"/>
      <w:bookmarkStart w:id="1244" w:name="_Toc457317781"/>
      <w:r w:rsidRPr="009C6E02">
        <w:t>La mission d’accessibilité bancaire</w:t>
      </w:r>
      <w:r>
        <w:t xml:space="preserve"> dépendante des évolutions globales </w:t>
      </w:r>
      <w:r w:rsidRPr="00C81092">
        <w:t>affectant</w:t>
      </w:r>
      <w:r>
        <w:t xml:space="preserve"> le livret A</w:t>
      </w:r>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p>
    <w:p w14:paraId="211BE177" w14:textId="6228789F" w:rsidR="00861C52" w:rsidRDefault="00861C52" w:rsidP="00861C52">
      <w:r>
        <w:t xml:space="preserve">La mission </w:t>
      </w:r>
      <w:r w:rsidRPr="008337BC">
        <w:t>d’accessibilité bancaire</w:t>
      </w:r>
      <w:r>
        <w:t xml:space="preserve"> est une mission historique de La Poste</w:t>
      </w:r>
      <w:r>
        <w:rPr>
          <w:rStyle w:val="Appelnotedebasdep"/>
        </w:rPr>
        <w:footnoteReference w:id="107"/>
      </w:r>
      <w:r>
        <w:t xml:space="preserve"> visant à permettre l’accès gratuit des publics financièrement fragiles à un minimum de services bancaires </w:t>
      </w:r>
      <w:r w:rsidRPr="00814D5D">
        <w:rPr>
          <w:i/>
        </w:rPr>
        <w:t xml:space="preserve">via </w:t>
      </w:r>
      <w:r>
        <w:t>le livret A</w:t>
      </w:r>
      <w:r w:rsidRPr="00A872FE">
        <w:t xml:space="preserve"> </w:t>
      </w:r>
      <w:r>
        <w:t>de La Banque Postale (</w:t>
      </w:r>
      <w:r w:rsidRPr="00CA662E">
        <w:t>cf</w:t>
      </w:r>
      <w:r w:rsidRPr="00C46BA4">
        <w:rPr>
          <w:i/>
        </w:rPr>
        <w:t>.</w:t>
      </w:r>
      <w:r>
        <w:rPr>
          <w:i/>
        </w:rPr>
        <w:t xml:space="preserve"> </w:t>
      </w:r>
      <w:r>
        <w:t xml:space="preserve">annexe </w:t>
      </w:r>
      <w:r w:rsidR="00E74C8E">
        <w:t xml:space="preserve">n° </w:t>
      </w:r>
      <w:r>
        <w:t>3). Dans le context</w:t>
      </w:r>
      <w:r w:rsidR="00CA662E">
        <w:t>e de l’adoption de la loi du 26 </w:t>
      </w:r>
      <w:r>
        <w:t>juillet 2013 relative à la séparation et à la régulation des activités bancaires, qui a complété les dispositifs en faveur de l’inclusion bancaire, une réflexion avait été engagée par le ministère de l’économie et des finances afin de redéfinir et de mieux cibler cette mission. La perspective d’une réforme a toutefois été repoussée à 2020, afin de conserver pour la période 2015-2020 le même cadre juridique et financier que celui précédemment approuvé par la Commission européenne</w:t>
      </w:r>
      <w:r>
        <w:rPr>
          <w:rStyle w:val="Appelnotedebasdep"/>
        </w:rPr>
        <w:footnoteReference w:id="108"/>
      </w:r>
      <w:r>
        <w:t xml:space="preserve"> tout en l’amendant à la marge afin de répondre aux exigences de l’encadrement « Almunia » (voir </w:t>
      </w:r>
      <w:r>
        <w:rPr>
          <w:i/>
        </w:rPr>
        <w:t>supra</w:t>
      </w:r>
      <w:r>
        <w:t xml:space="preserve">). </w:t>
      </w:r>
    </w:p>
    <w:p w14:paraId="211BE178" w14:textId="77777777" w:rsidR="00861C52" w:rsidRDefault="00861C52" w:rsidP="00861C52">
      <w:r>
        <w:t xml:space="preserve">Conformément aux exigences communautaires, </w:t>
      </w:r>
      <w:r w:rsidRPr="00B35E94">
        <w:t>une consultation publique, menée dans le cadre du comité consultatif du secteur financier (CCSF), a été organisée en juillet 2016</w:t>
      </w:r>
      <w:r>
        <w:t>, qui a confirmé la pertinence de la mission confiée à La Banque Postale tout en appelant également à lancer une réflexion sur son évolution possible</w:t>
      </w:r>
      <w:r w:rsidRPr="00B35E94">
        <w:t>.</w:t>
      </w:r>
    </w:p>
    <w:p w14:paraId="211BE179" w14:textId="406E5353" w:rsidR="00861C52" w:rsidRDefault="00861C52" w:rsidP="00861C52">
      <w:r>
        <w:t>La trajectoire de compensation 201</w:t>
      </w:r>
      <w:r w:rsidR="00CA662E">
        <w:t>5-2020 fixée par l’arrêté du 26 </w:t>
      </w:r>
      <w:r>
        <w:t xml:space="preserve">février 2015 prévoit par ailleurs des montants dégressifs de compensation (- 36 % sur la période) afin </w:t>
      </w:r>
      <w:r w:rsidR="004420A2">
        <w:t xml:space="preserve">d’inciter à </w:t>
      </w:r>
      <w:r w:rsidR="00601934">
        <w:t xml:space="preserve">en </w:t>
      </w:r>
      <w:r w:rsidR="004420A2">
        <w:t>améliorer</w:t>
      </w:r>
      <w:r>
        <w:t xml:space="preserve"> l’efficience.</w:t>
      </w:r>
    </w:p>
    <w:p w14:paraId="211BE17A" w14:textId="77777777" w:rsidR="00861C52" w:rsidRDefault="00861C52" w:rsidP="00DA6737">
      <w:pPr>
        <w:pStyle w:val="Titretableau"/>
      </w:pPr>
      <w:r>
        <w:t>m</w:t>
      </w:r>
      <w:r w:rsidRPr="003462B0">
        <w:t>ontant</w:t>
      </w:r>
      <w:r>
        <w:t>s</w:t>
      </w:r>
      <w:r w:rsidRPr="003462B0">
        <w:t xml:space="preserve"> de compensation </w:t>
      </w:r>
      <w:r>
        <w:t>prévus</w:t>
      </w:r>
      <w:r w:rsidRPr="003462B0">
        <w:t xml:space="preserve"> </w:t>
      </w:r>
      <w:r>
        <w:t xml:space="preserve">au titre </w:t>
      </w:r>
      <w:r w:rsidRPr="003462B0">
        <w:t>de</w:t>
      </w:r>
      <w:r>
        <w:t xml:space="preserve"> la mission d’accessibilité bancaire </w:t>
      </w:r>
      <w:r w:rsidRPr="003462B0">
        <w:t>(M€)</w:t>
      </w:r>
    </w:p>
    <w:tbl>
      <w:tblPr>
        <w:tblStyle w:val="TABLEAURAPPORTPUBLICTHMATIQUE"/>
        <w:tblW w:w="0" w:type="auto"/>
        <w:tblLook w:val="04A0" w:firstRow="1" w:lastRow="0" w:firstColumn="1" w:lastColumn="0" w:noHBand="0" w:noVBand="1"/>
      </w:tblPr>
      <w:tblGrid>
        <w:gridCol w:w="1056"/>
        <w:gridCol w:w="1056"/>
        <w:gridCol w:w="1057"/>
        <w:gridCol w:w="1057"/>
        <w:gridCol w:w="1057"/>
        <w:gridCol w:w="1057"/>
      </w:tblGrid>
      <w:tr w:rsidR="00861C52" w:rsidRPr="00CF7888" w14:paraId="211BE181" w14:textId="77777777" w:rsidTr="004D0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211BE17B" w14:textId="77777777" w:rsidR="00861C52" w:rsidRPr="00DA6737" w:rsidRDefault="00861C52" w:rsidP="00DA6737">
            <w:pPr>
              <w:pStyle w:val="TableauSchmaOrganigrammecentr"/>
              <w:rPr>
                <w:i w:val="0"/>
              </w:rPr>
            </w:pPr>
            <w:r w:rsidRPr="00DA6737">
              <w:rPr>
                <w:i w:val="0"/>
              </w:rPr>
              <w:t>2015</w:t>
            </w:r>
          </w:p>
        </w:tc>
        <w:tc>
          <w:tcPr>
            <w:tcW w:w="1535" w:type="dxa"/>
          </w:tcPr>
          <w:p w14:paraId="211BE17C" w14:textId="77777777" w:rsidR="00861C52" w:rsidRPr="00CF7888" w:rsidRDefault="00861C52" w:rsidP="00DA6737">
            <w:pPr>
              <w:pStyle w:val="TableauSchmaOrganigrammecentr"/>
              <w:cnfStyle w:val="100000000000" w:firstRow="1" w:lastRow="0" w:firstColumn="0" w:lastColumn="0" w:oddVBand="0" w:evenVBand="0" w:oddHBand="0" w:evenHBand="0" w:firstRowFirstColumn="0" w:firstRowLastColumn="0" w:lastRowFirstColumn="0" w:lastRowLastColumn="0"/>
            </w:pPr>
            <w:r>
              <w:t>2016</w:t>
            </w:r>
          </w:p>
        </w:tc>
        <w:tc>
          <w:tcPr>
            <w:tcW w:w="1535" w:type="dxa"/>
          </w:tcPr>
          <w:p w14:paraId="211BE17D" w14:textId="77777777" w:rsidR="00861C52" w:rsidRPr="00CF7888" w:rsidRDefault="00861C52" w:rsidP="00DA6737">
            <w:pPr>
              <w:pStyle w:val="TableauSchmaOrganigrammecentr"/>
              <w:cnfStyle w:val="100000000000" w:firstRow="1" w:lastRow="0" w:firstColumn="0" w:lastColumn="0" w:oddVBand="0" w:evenVBand="0" w:oddHBand="0" w:evenHBand="0" w:firstRowFirstColumn="0" w:firstRowLastColumn="0" w:lastRowFirstColumn="0" w:lastRowLastColumn="0"/>
            </w:pPr>
            <w:r>
              <w:t>2017</w:t>
            </w:r>
          </w:p>
        </w:tc>
        <w:tc>
          <w:tcPr>
            <w:tcW w:w="1535" w:type="dxa"/>
          </w:tcPr>
          <w:p w14:paraId="211BE17E" w14:textId="77777777" w:rsidR="00861C52" w:rsidRPr="00CF7888" w:rsidRDefault="00861C52" w:rsidP="00DA6737">
            <w:pPr>
              <w:pStyle w:val="TableauSchmaOrganigrammecentr"/>
              <w:cnfStyle w:val="100000000000" w:firstRow="1" w:lastRow="0" w:firstColumn="0" w:lastColumn="0" w:oddVBand="0" w:evenVBand="0" w:oddHBand="0" w:evenHBand="0" w:firstRowFirstColumn="0" w:firstRowLastColumn="0" w:lastRowFirstColumn="0" w:lastRowLastColumn="0"/>
            </w:pPr>
            <w:r>
              <w:t>2018</w:t>
            </w:r>
          </w:p>
        </w:tc>
        <w:tc>
          <w:tcPr>
            <w:tcW w:w="1535" w:type="dxa"/>
          </w:tcPr>
          <w:p w14:paraId="211BE17F" w14:textId="77777777" w:rsidR="00861C52" w:rsidRPr="00CF7888" w:rsidRDefault="00861C52" w:rsidP="00DA6737">
            <w:pPr>
              <w:pStyle w:val="TableauSchmaOrganigrammecentr"/>
              <w:cnfStyle w:val="100000000000" w:firstRow="1" w:lastRow="0" w:firstColumn="0" w:lastColumn="0" w:oddVBand="0" w:evenVBand="0" w:oddHBand="0" w:evenHBand="0" w:firstRowFirstColumn="0" w:firstRowLastColumn="0" w:lastRowFirstColumn="0" w:lastRowLastColumn="0"/>
            </w:pPr>
            <w:r>
              <w:t>2019</w:t>
            </w:r>
          </w:p>
        </w:tc>
        <w:tc>
          <w:tcPr>
            <w:tcW w:w="1535" w:type="dxa"/>
          </w:tcPr>
          <w:p w14:paraId="211BE180" w14:textId="77777777" w:rsidR="00861C52" w:rsidRPr="00CF7888" w:rsidRDefault="00861C52" w:rsidP="00DA6737">
            <w:pPr>
              <w:pStyle w:val="TableauSchmaOrganigrammecentr"/>
              <w:cnfStyle w:val="100000000000" w:firstRow="1" w:lastRow="0" w:firstColumn="0" w:lastColumn="0" w:oddVBand="0" w:evenVBand="0" w:oddHBand="0" w:evenHBand="0" w:firstRowFirstColumn="0" w:firstRowLastColumn="0" w:lastRowFirstColumn="0" w:lastRowLastColumn="0"/>
            </w:pPr>
            <w:r>
              <w:t>2020</w:t>
            </w:r>
          </w:p>
        </w:tc>
      </w:tr>
      <w:tr w:rsidR="00861C52" w14:paraId="211BE188" w14:textId="77777777" w:rsidTr="004D0B5F">
        <w:tc>
          <w:tcPr>
            <w:cnfStyle w:val="001000000000" w:firstRow="0" w:lastRow="0" w:firstColumn="1" w:lastColumn="0" w:oddVBand="0" w:evenVBand="0" w:oddHBand="0" w:evenHBand="0" w:firstRowFirstColumn="0" w:firstRowLastColumn="0" w:lastRowFirstColumn="0" w:lastRowLastColumn="0"/>
            <w:tcW w:w="1535" w:type="dxa"/>
          </w:tcPr>
          <w:p w14:paraId="211BE182" w14:textId="77777777" w:rsidR="00861C52" w:rsidRPr="00DA6737" w:rsidRDefault="00861C52" w:rsidP="00DA6737">
            <w:pPr>
              <w:pStyle w:val="TableauSchmaOrganigrammecentr"/>
              <w:rPr>
                <w:i w:val="0"/>
              </w:rPr>
            </w:pPr>
            <w:r w:rsidRPr="00DA6737">
              <w:rPr>
                <w:i w:val="0"/>
              </w:rPr>
              <w:t>235</w:t>
            </w:r>
          </w:p>
        </w:tc>
        <w:tc>
          <w:tcPr>
            <w:tcW w:w="1535" w:type="dxa"/>
          </w:tcPr>
          <w:p w14:paraId="211BE183" w14:textId="77777777" w:rsidR="00861C52" w:rsidRPr="00CF7888" w:rsidRDefault="00861C52" w:rsidP="00DA6737">
            <w:pPr>
              <w:pStyle w:val="TableauSchmaOrganigrammecentr"/>
              <w:cnfStyle w:val="000000000000" w:firstRow="0" w:lastRow="0" w:firstColumn="0" w:lastColumn="0" w:oddVBand="0" w:evenVBand="0" w:oddHBand="0" w:evenHBand="0" w:firstRowFirstColumn="0" w:firstRowLastColumn="0" w:lastRowFirstColumn="0" w:lastRowLastColumn="0"/>
            </w:pPr>
            <w:r>
              <w:t>225</w:t>
            </w:r>
          </w:p>
        </w:tc>
        <w:tc>
          <w:tcPr>
            <w:tcW w:w="1535" w:type="dxa"/>
          </w:tcPr>
          <w:p w14:paraId="211BE184" w14:textId="77777777" w:rsidR="00861C52" w:rsidRPr="00CF7888" w:rsidRDefault="00861C52" w:rsidP="00DA6737">
            <w:pPr>
              <w:pStyle w:val="TableauSchmaOrganigrammecentr"/>
              <w:cnfStyle w:val="000000000000" w:firstRow="0" w:lastRow="0" w:firstColumn="0" w:lastColumn="0" w:oddVBand="0" w:evenVBand="0" w:oddHBand="0" w:evenHBand="0" w:firstRowFirstColumn="0" w:firstRowLastColumn="0" w:lastRowFirstColumn="0" w:lastRowLastColumn="0"/>
            </w:pPr>
            <w:r>
              <w:t>210</w:t>
            </w:r>
          </w:p>
        </w:tc>
        <w:tc>
          <w:tcPr>
            <w:tcW w:w="1535" w:type="dxa"/>
          </w:tcPr>
          <w:p w14:paraId="211BE185" w14:textId="77777777" w:rsidR="00861C52" w:rsidRPr="00CF7888" w:rsidRDefault="00861C52" w:rsidP="00DA6737">
            <w:pPr>
              <w:pStyle w:val="TableauSchmaOrganigrammecentr"/>
              <w:cnfStyle w:val="000000000000" w:firstRow="0" w:lastRow="0" w:firstColumn="0" w:lastColumn="0" w:oddVBand="0" w:evenVBand="0" w:oddHBand="0" w:evenHBand="0" w:firstRowFirstColumn="0" w:firstRowLastColumn="0" w:lastRowFirstColumn="0" w:lastRowLastColumn="0"/>
            </w:pPr>
            <w:r>
              <w:t>190</w:t>
            </w:r>
          </w:p>
        </w:tc>
        <w:tc>
          <w:tcPr>
            <w:tcW w:w="1535" w:type="dxa"/>
          </w:tcPr>
          <w:p w14:paraId="211BE186" w14:textId="77777777" w:rsidR="00861C52" w:rsidRPr="00CF7888" w:rsidRDefault="00861C52" w:rsidP="00DA6737">
            <w:pPr>
              <w:pStyle w:val="TableauSchmaOrganigrammecentr"/>
              <w:cnfStyle w:val="000000000000" w:firstRow="0" w:lastRow="0" w:firstColumn="0" w:lastColumn="0" w:oddVBand="0" w:evenVBand="0" w:oddHBand="0" w:evenHBand="0" w:firstRowFirstColumn="0" w:firstRowLastColumn="0" w:lastRowFirstColumn="0" w:lastRowLastColumn="0"/>
            </w:pPr>
            <w:r>
              <w:t>170</w:t>
            </w:r>
          </w:p>
        </w:tc>
        <w:tc>
          <w:tcPr>
            <w:tcW w:w="1535" w:type="dxa"/>
          </w:tcPr>
          <w:p w14:paraId="211BE187" w14:textId="77777777" w:rsidR="00861C52" w:rsidRPr="00CF7888" w:rsidRDefault="00861C52" w:rsidP="00DA6737">
            <w:pPr>
              <w:pStyle w:val="TableauSchmaOrganigrammecentr"/>
              <w:cnfStyle w:val="000000000000" w:firstRow="0" w:lastRow="0" w:firstColumn="0" w:lastColumn="0" w:oddVBand="0" w:evenVBand="0" w:oddHBand="0" w:evenHBand="0" w:firstRowFirstColumn="0" w:firstRowLastColumn="0" w:lastRowFirstColumn="0" w:lastRowLastColumn="0"/>
            </w:pPr>
            <w:r>
              <w:t>150</w:t>
            </w:r>
          </w:p>
        </w:tc>
      </w:tr>
    </w:tbl>
    <w:p w14:paraId="211BE189" w14:textId="77777777" w:rsidR="00861C52" w:rsidRPr="00F20E76" w:rsidRDefault="00861C52" w:rsidP="00DA6737">
      <w:pPr>
        <w:pStyle w:val="TexteSource"/>
      </w:pPr>
      <w:r w:rsidRPr="00F20E76">
        <w:t xml:space="preserve">Source : </w:t>
      </w:r>
      <w:r w:rsidRPr="00DA6737">
        <w:t>arrêté</w:t>
      </w:r>
      <w:r w:rsidRPr="00F20E76">
        <w:t xml:space="preserve"> du 26 février 2015</w:t>
      </w:r>
    </w:p>
    <w:p w14:paraId="211BE18A" w14:textId="77777777" w:rsidR="00861C52" w:rsidRDefault="00861C52" w:rsidP="00861C52">
      <w:r>
        <w:t>Ces montants n’ont néanmoins pas encore été validés par la Commission européenne qui a demandé l’élaboration d’un scénario contrefactuel</w:t>
      </w:r>
      <w:r>
        <w:rPr>
          <w:rStyle w:val="Appelnotedebasdep"/>
        </w:rPr>
        <w:footnoteReference w:id="109"/>
      </w:r>
      <w:r>
        <w:t xml:space="preserve"> pour estimer le coût de la mission, méthodologie qui n’était pas celle retenue jusqu’ici. Dans sa décision du 23 janvier 2013, la Commission avait en effet validé une méthodologie reposant sur le compte du livret A permettant de s’assurer que celui-ci ne faisait pas </w:t>
      </w:r>
      <w:r w:rsidRPr="00C36944">
        <w:t>ressortir un bénéfice déraisonnable au profit de La Banque Postale</w:t>
      </w:r>
      <w:r>
        <w:t>. En 2014, la charge</w:t>
      </w:r>
      <w:r w:rsidRPr="005F7EE2">
        <w:t xml:space="preserve"> </w:t>
      </w:r>
      <w:r>
        <w:t xml:space="preserve">totale du livret A était ainsi évaluée par La Poste à </w:t>
      </w:r>
      <w:r w:rsidRPr="005F7EE2">
        <w:t>62</w:t>
      </w:r>
      <w:r>
        <w:t>6 </w:t>
      </w:r>
      <w:r w:rsidRPr="005F7EE2">
        <w:t xml:space="preserve">M€, </w:t>
      </w:r>
      <w:r>
        <w:t xml:space="preserve">ce qui, </w:t>
      </w:r>
      <w:r w:rsidRPr="005F7EE2">
        <w:t>après déduction des recettes du compte du Livret A (312</w:t>
      </w:r>
      <w:r>
        <w:t> </w:t>
      </w:r>
      <w:r w:rsidRPr="005F7EE2">
        <w:t>M€) et de la com</w:t>
      </w:r>
      <w:r>
        <w:t xml:space="preserve">pensation versée à LBP par le Fonds d’épargne au titre de la mission d’accessibilité bancaire (242 M€), représentait un « reste à charge » de 72 M€ pour </w:t>
      </w:r>
      <w:r w:rsidRPr="005F7EE2">
        <w:t>La Banque Postale</w:t>
      </w:r>
      <w:r>
        <w:rPr>
          <w:rStyle w:val="Appelnotedebasdep"/>
        </w:rPr>
        <w:footnoteReference w:id="110"/>
      </w:r>
      <w:r>
        <w:t xml:space="preserve">. </w:t>
      </w:r>
    </w:p>
    <w:p w14:paraId="211BE18B" w14:textId="77777777" w:rsidR="00861C52" w:rsidRDefault="00861C52" w:rsidP="00861C52">
      <w:pPr>
        <w:spacing w:after="0"/>
      </w:pPr>
      <w:r>
        <w:t xml:space="preserve">Dans la mesure où la Commission européenne ne s’est pas prononcée sur les montants de compensations qui lui ont été notifiés </w:t>
      </w:r>
      <w:r w:rsidR="00CA662E">
        <w:br/>
      </w:r>
      <w:r>
        <w:t>(et que l’État a néanmoins commencé à verser à La Banque Postale depuis 2015), le devenir de la mission d’accessibilité bancaire au-delà de 2020 n’a pas encore fait l’objet d’un examen approfondi.</w:t>
      </w:r>
    </w:p>
    <w:p w14:paraId="211BE18C" w14:textId="77777777" w:rsidR="00861C52" w:rsidRPr="004711AE" w:rsidRDefault="00861C52" w:rsidP="00861C52">
      <w:pPr>
        <w:pStyle w:val="Titre4"/>
      </w:pPr>
      <w:bookmarkStart w:id="1245" w:name="_Toc456782832"/>
      <w:bookmarkStart w:id="1246" w:name="_Toc456795834"/>
      <w:bookmarkStart w:id="1247" w:name="_Toc456796878"/>
      <w:bookmarkStart w:id="1248" w:name="_Toc456806112"/>
      <w:bookmarkStart w:id="1249" w:name="_Toc456808136"/>
      <w:bookmarkStart w:id="1250" w:name="_Toc456861949"/>
      <w:bookmarkStart w:id="1251" w:name="_Toc456882099"/>
      <w:bookmarkStart w:id="1252" w:name="_Toc456884671"/>
      <w:bookmarkStart w:id="1253" w:name="_Toc456888091"/>
      <w:bookmarkStart w:id="1254" w:name="_Toc456951193"/>
      <w:bookmarkStart w:id="1255" w:name="_Toc456952320"/>
      <w:bookmarkStart w:id="1256" w:name="_Toc456952534"/>
      <w:bookmarkStart w:id="1257" w:name="_Toc456972089"/>
      <w:bookmarkStart w:id="1258" w:name="_Toc457235320"/>
      <w:bookmarkStart w:id="1259" w:name="_Toc457235817"/>
      <w:bookmarkStart w:id="1260" w:name="_Toc457298358"/>
      <w:bookmarkStart w:id="1261" w:name="_Toc457317782"/>
      <w:r w:rsidRPr="004711AE">
        <w:t>La mission de transport et distribution de la presse</w:t>
      </w:r>
      <w:r>
        <w:t xml:space="preserve"> confrontée à la complexité des équilibres au sein du secteur de la presse</w:t>
      </w:r>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r>
        <w:t xml:space="preserve"> </w:t>
      </w:r>
    </w:p>
    <w:p w14:paraId="211BE18D" w14:textId="73F25AE0" w:rsidR="00861C52" w:rsidRDefault="00861C52" w:rsidP="00861C52">
      <w:r w:rsidRPr="00F941CD">
        <w:t>La mission de transport et de distribution de la presse repose sur l’octroi à la très grande</w:t>
      </w:r>
      <w:r>
        <w:t xml:space="preserve"> majorité des titres de presse</w:t>
      </w:r>
      <w:r w:rsidDel="004E7FBE">
        <w:t>, de tarifs préférentiels au sein des tarifs presse du service universel postal</w:t>
      </w:r>
      <w:r>
        <w:t xml:space="preserve"> (</w:t>
      </w:r>
      <w:r w:rsidRPr="00CA662E">
        <w:t>cf</w:t>
      </w:r>
      <w:r w:rsidRPr="00C46BA4">
        <w:rPr>
          <w:i/>
        </w:rPr>
        <w:t>.</w:t>
      </w:r>
      <w:r>
        <w:t xml:space="preserve"> annexe </w:t>
      </w:r>
      <w:r w:rsidR="00E74C8E">
        <w:t xml:space="preserve">n° </w:t>
      </w:r>
      <w:r>
        <w:t>3). Entre 2008 et 2014</w:t>
      </w:r>
      <w:r w:rsidRPr="001454C8">
        <w:t xml:space="preserve">, </w:t>
      </w:r>
      <w:r>
        <w:t>les coûts attribuables et le déficit brut (avant compensation) de la mission ont diminué respectivement de 13 % et 15 %</w:t>
      </w:r>
      <w:r>
        <w:rPr>
          <w:rStyle w:val="Appelnotedebasdep"/>
        </w:rPr>
        <w:footnoteReference w:id="111"/>
      </w:r>
      <w:r>
        <w:t xml:space="preserve"> contribuant à la quasi-stabilité du déficit net sur la période, en dépit de la diminution de près de 40 % du montant des compensations. Cette évolution repose sur la combinaison de plusieurs facteurs : une</w:t>
      </w:r>
      <w:r w:rsidRPr="001454C8">
        <w:t xml:space="preserve"> baisse des volumes</w:t>
      </w:r>
      <w:r w:rsidR="00E74C8E">
        <w:t xml:space="preserve"> </w:t>
      </w:r>
      <w:r>
        <w:t>(- 5,1 % par an), des efforts de productivité au sein de la branche Courrier et un cadre stable d’évolution des tarifs postaux et des montants de compensation arrêté pour une durée de sept ans par les accords signés le 23 juillet 2008 entre l’État, La Poste et les éditeurs de presse.</w:t>
      </w:r>
    </w:p>
    <w:p w14:paraId="211BE18E" w14:textId="637F7350" w:rsidR="00861C52" w:rsidRDefault="00861C52" w:rsidP="00861C52">
      <w:r>
        <w:t xml:space="preserve">Comme le montre le graphique </w:t>
      </w:r>
      <w:r w:rsidR="00F403E4">
        <w:t>n° </w:t>
      </w:r>
      <w:r>
        <w:t>1</w:t>
      </w:r>
      <w:r w:rsidR="00F403E4">
        <w:t>1</w:t>
      </w:r>
      <w:r>
        <w:t xml:space="preserve"> ci-dessus, cette évolution n’est toutefois pas linéaire : le déficit net de la mission, après s’être réduit entre 2009 et 2012, est de nouveau orienté à la hausse (+ 26,7 % depuis 2012). </w:t>
      </w:r>
    </w:p>
    <w:p w14:paraId="211BE18F" w14:textId="02E5E067" w:rsidR="00861C52" w:rsidRDefault="00861C52" w:rsidP="00861C52">
      <w:r>
        <w:t>En outre, alors que les dispositions financières des accords de 2008 n’ont pas été totalement respectées</w:t>
      </w:r>
      <w:r>
        <w:rPr>
          <w:rStyle w:val="Appelnotedebasdep"/>
        </w:rPr>
        <w:footnoteReference w:id="112"/>
      </w:r>
      <w:r>
        <w:t>, des interrogations demeurent sur les conditions d’exercice de la mission</w:t>
      </w:r>
      <w:r w:rsidR="00B540A7">
        <w:t xml:space="preserve"> </w:t>
      </w:r>
      <w:r>
        <w:t>à compter de 2017. En effet, aucun accord n’est venu se substituer à ceux de 2008 arrivés en échéance fin 2015. L’abandon de la réforme des catégories de titres de presse</w:t>
      </w:r>
      <w:r>
        <w:rPr>
          <w:rStyle w:val="Appelnotedebasdep"/>
        </w:rPr>
        <w:footnoteReference w:id="113"/>
      </w:r>
      <w:r>
        <w:t xml:space="preserve"> sur laquelle devaient reposer les nouvelles trajectoires d’évolution des tarifs et de compensation pour la période 2016-2022 a été annoncé le 8 septembre 2016. Un nouvel arbitrage interministériel a arrêté de nouvelles trajectoires valables jusqu’en 2020 seulement, reposant sur une moindre</w:t>
      </w:r>
      <w:r w:rsidRPr="00385CE7">
        <w:t xml:space="preserve"> </w:t>
      </w:r>
      <w:r>
        <w:t>revalorisation des tarifs appliqués à la presse de loisir</w:t>
      </w:r>
      <w:r>
        <w:rPr>
          <w:rStyle w:val="Appelnotedebasdep"/>
        </w:rPr>
        <w:footnoteReference w:id="114"/>
      </w:r>
      <w:r>
        <w:t xml:space="preserve"> mais s’accompagnant d’une réforme de la tarification des suppléments magazines des quotidiens</w:t>
      </w:r>
      <w:r>
        <w:rPr>
          <w:rStyle w:val="Appelnotedebasdep"/>
        </w:rPr>
        <w:footnoteReference w:id="115"/>
      </w:r>
      <w:r>
        <w:t>.</w:t>
      </w:r>
    </w:p>
    <w:p w14:paraId="211BE191" w14:textId="77777777" w:rsidR="00861C52" w:rsidRDefault="00861C52" w:rsidP="00DA6737">
      <w:pPr>
        <w:pStyle w:val="Titretableau"/>
      </w:pPr>
      <w:r>
        <w:t>trajectoire prévisionnelle de compensation de la mission de transport et de distribution de la presse (M€)</w:t>
      </w:r>
    </w:p>
    <w:tbl>
      <w:tblPr>
        <w:tblStyle w:val="TABLEAURAPPORTPUBLICTHMATIQUE"/>
        <w:tblW w:w="0" w:type="auto"/>
        <w:tblInd w:w="817" w:type="dxa"/>
        <w:tblLook w:val="04A0" w:firstRow="1" w:lastRow="0" w:firstColumn="1" w:lastColumn="0" w:noHBand="0" w:noVBand="1"/>
      </w:tblPr>
      <w:tblGrid>
        <w:gridCol w:w="893"/>
        <w:gridCol w:w="892"/>
        <w:gridCol w:w="923"/>
        <w:gridCol w:w="923"/>
        <w:gridCol w:w="923"/>
      </w:tblGrid>
      <w:tr w:rsidR="00861C52" w14:paraId="211BE197" w14:textId="77777777" w:rsidTr="004D0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 w:type="dxa"/>
          </w:tcPr>
          <w:p w14:paraId="211BE192" w14:textId="77777777" w:rsidR="00861C52" w:rsidRPr="00DA6737" w:rsidRDefault="00861C52" w:rsidP="00DA6737">
            <w:pPr>
              <w:pStyle w:val="TableauSchmaOrganigrammecentr"/>
              <w:rPr>
                <w:i w:val="0"/>
              </w:rPr>
            </w:pPr>
            <w:r w:rsidRPr="00DA6737">
              <w:rPr>
                <w:i w:val="0"/>
              </w:rPr>
              <w:t>2016</w:t>
            </w:r>
          </w:p>
        </w:tc>
        <w:tc>
          <w:tcPr>
            <w:tcW w:w="892" w:type="dxa"/>
          </w:tcPr>
          <w:p w14:paraId="211BE193" w14:textId="77777777" w:rsidR="00861C52" w:rsidRPr="0043519C" w:rsidRDefault="00861C52" w:rsidP="00DA6737">
            <w:pPr>
              <w:pStyle w:val="TableauSchmaOrganigrammecentr"/>
              <w:cnfStyle w:val="100000000000" w:firstRow="1" w:lastRow="0" w:firstColumn="0" w:lastColumn="0" w:oddVBand="0" w:evenVBand="0" w:oddHBand="0" w:evenHBand="0" w:firstRowFirstColumn="0" w:firstRowLastColumn="0" w:lastRowFirstColumn="0" w:lastRowLastColumn="0"/>
            </w:pPr>
            <w:r>
              <w:t>2017</w:t>
            </w:r>
          </w:p>
        </w:tc>
        <w:tc>
          <w:tcPr>
            <w:tcW w:w="923" w:type="dxa"/>
          </w:tcPr>
          <w:p w14:paraId="211BE194" w14:textId="77777777" w:rsidR="00861C52" w:rsidRPr="0043519C" w:rsidRDefault="00861C52" w:rsidP="00DA6737">
            <w:pPr>
              <w:pStyle w:val="TableauSchmaOrganigrammecentr"/>
              <w:cnfStyle w:val="100000000000" w:firstRow="1" w:lastRow="0" w:firstColumn="0" w:lastColumn="0" w:oddVBand="0" w:evenVBand="0" w:oddHBand="0" w:evenHBand="0" w:firstRowFirstColumn="0" w:firstRowLastColumn="0" w:lastRowFirstColumn="0" w:lastRowLastColumn="0"/>
            </w:pPr>
            <w:r>
              <w:t>2018</w:t>
            </w:r>
          </w:p>
        </w:tc>
        <w:tc>
          <w:tcPr>
            <w:tcW w:w="923" w:type="dxa"/>
          </w:tcPr>
          <w:p w14:paraId="211BE195" w14:textId="77777777" w:rsidR="00861C52" w:rsidRPr="0043519C" w:rsidRDefault="00861C52" w:rsidP="00DA6737">
            <w:pPr>
              <w:pStyle w:val="TableauSchmaOrganigrammecentr"/>
              <w:cnfStyle w:val="100000000000" w:firstRow="1" w:lastRow="0" w:firstColumn="0" w:lastColumn="0" w:oddVBand="0" w:evenVBand="0" w:oddHBand="0" w:evenHBand="0" w:firstRowFirstColumn="0" w:firstRowLastColumn="0" w:lastRowFirstColumn="0" w:lastRowLastColumn="0"/>
            </w:pPr>
            <w:r>
              <w:t>2019</w:t>
            </w:r>
          </w:p>
        </w:tc>
        <w:tc>
          <w:tcPr>
            <w:tcW w:w="923" w:type="dxa"/>
          </w:tcPr>
          <w:p w14:paraId="211BE196" w14:textId="77777777" w:rsidR="00861C52" w:rsidRPr="0043519C" w:rsidRDefault="00861C52" w:rsidP="00DA6737">
            <w:pPr>
              <w:pStyle w:val="TableauSchmaOrganigrammecentr"/>
              <w:cnfStyle w:val="100000000000" w:firstRow="1" w:lastRow="0" w:firstColumn="0" w:lastColumn="0" w:oddVBand="0" w:evenVBand="0" w:oddHBand="0" w:evenHBand="0" w:firstRowFirstColumn="0" w:firstRowLastColumn="0" w:lastRowFirstColumn="0" w:lastRowLastColumn="0"/>
            </w:pPr>
            <w:r>
              <w:t>2020</w:t>
            </w:r>
          </w:p>
        </w:tc>
      </w:tr>
      <w:tr w:rsidR="00861C52" w14:paraId="211BE19D" w14:textId="77777777" w:rsidTr="004D0B5F">
        <w:tc>
          <w:tcPr>
            <w:cnfStyle w:val="001000000000" w:firstRow="0" w:lastRow="0" w:firstColumn="1" w:lastColumn="0" w:oddVBand="0" w:evenVBand="0" w:oddHBand="0" w:evenHBand="0" w:firstRowFirstColumn="0" w:firstRowLastColumn="0" w:lastRowFirstColumn="0" w:lastRowLastColumn="0"/>
            <w:tcW w:w="893" w:type="dxa"/>
          </w:tcPr>
          <w:p w14:paraId="211BE198" w14:textId="77777777" w:rsidR="00861C52" w:rsidRPr="00DA6737" w:rsidRDefault="00861C52" w:rsidP="00DA6737">
            <w:pPr>
              <w:pStyle w:val="TableauSchmaOrganigrammecentr"/>
              <w:rPr>
                <w:i w:val="0"/>
              </w:rPr>
            </w:pPr>
            <w:r w:rsidRPr="00DA6737">
              <w:rPr>
                <w:i w:val="0"/>
              </w:rPr>
              <w:t>119</w:t>
            </w:r>
          </w:p>
        </w:tc>
        <w:tc>
          <w:tcPr>
            <w:tcW w:w="892" w:type="dxa"/>
          </w:tcPr>
          <w:p w14:paraId="211BE199" w14:textId="77777777" w:rsidR="00861C52" w:rsidRPr="00D81955" w:rsidRDefault="00861C52" w:rsidP="00DA6737">
            <w:pPr>
              <w:pStyle w:val="TableauSchmaOrganigrammecentr"/>
              <w:cnfStyle w:val="000000000000" w:firstRow="0" w:lastRow="0" w:firstColumn="0" w:lastColumn="0" w:oddVBand="0" w:evenVBand="0" w:oddHBand="0" w:evenHBand="0" w:firstRowFirstColumn="0" w:firstRowLastColumn="0" w:lastRowFirstColumn="0" w:lastRowLastColumn="0"/>
            </w:pPr>
            <w:r>
              <w:t>121</w:t>
            </w:r>
          </w:p>
        </w:tc>
        <w:tc>
          <w:tcPr>
            <w:tcW w:w="923" w:type="dxa"/>
          </w:tcPr>
          <w:p w14:paraId="211BE19A" w14:textId="77777777" w:rsidR="00861C52" w:rsidRPr="00D81955" w:rsidRDefault="00861C52" w:rsidP="00DA6737">
            <w:pPr>
              <w:pStyle w:val="TableauSchmaOrganigrammecentr"/>
              <w:cnfStyle w:val="000000000000" w:firstRow="0" w:lastRow="0" w:firstColumn="0" w:lastColumn="0" w:oddVBand="0" w:evenVBand="0" w:oddHBand="0" w:evenHBand="0" w:firstRowFirstColumn="0" w:firstRowLastColumn="0" w:lastRowFirstColumn="0" w:lastRowLastColumn="0"/>
            </w:pPr>
            <w:r>
              <w:t>122,7</w:t>
            </w:r>
          </w:p>
        </w:tc>
        <w:tc>
          <w:tcPr>
            <w:tcW w:w="923" w:type="dxa"/>
          </w:tcPr>
          <w:p w14:paraId="211BE19B" w14:textId="77777777" w:rsidR="00861C52" w:rsidRPr="00D81955" w:rsidRDefault="00861C52" w:rsidP="00DA6737">
            <w:pPr>
              <w:pStyle w:val="TableauSchmaOrganigrammecentr"/>
              <w:cnfStyle w:val="000000000000" w:firstRow="0" w:lastRow="0" w:firstColumn="0" w:lastColumn="0" w:oddVBand="0" w:evenVBand="0" w:oddHBand="0" w:evenHBand="0" w:firstRowFirstColumn="0" w:firstRowLastColumn="0" w:lastRowFirstColumn="0" w:lastRowLastColumn="0"/>
            </w:pPr>
            <w:r>
              <w:t>120,4</w:t>
            </w:r>
          </w:p>
        </w:tc>
        <w:tc>
          <w:tcPr>
            <w:tcW w:w="923" w:type="dxa"/>
          </w:tcPr>
          <w:p w14:paraId="211BE19C" w14:textId="77777777" w:rsidR="00861C52" w:rsidRPr="00D81955" w:rsidRDefault="00861C52" w:rsidP="00DA6737">
            <w:pPr>
              <w:pStyle w:val="TableauSchmaOrganigrammecentr"/>
              <w:cnfStyle w:val="000000000000" w:firstRow="0" w:lastRow="0" w:firstColumn="0" w:lastColumn="0" w:oddVBand="0" w:evenVBand="0" w:oddHBand="0" w:evenHBand="0" w:firstRowFirstColumn="0" w:firstRowLastColumn="0" w:lastRowFirstColumn="0" w:lastRowLastColumn="0"/>
            </w:pPr>
            <w:r>
              <w:t>119,1</w:t>
            </w:r>
          </w:p>
        </w:tc>
      </w:tr>
    </w:tbl>
    <w:p w14:paraId="211BE19E" w14:textId="77777777" w:rsidR="00861C52" w:rsidRPr="00786EEC" w:rsidRDefault="00861C52" w:rsidP="00DA6737">
      <w:pPr>
        <w:pStyle w:val="TexteSource"/>
        <w:ind w:left="709"/>
      </w:pPr>
      <w:r w:rsidRPr="00786EEC">
        <w:t>Source : DGE</w:t>
      </w:r>
    </w:p>
    <w:p w14:paraId="211BE19F" w14:textId="77777777" w:rsidR="00861C52" w:rsidRDefault="00861C52" w:rsidP="00861C52">
      <w:r>
        <w:t>L’abandon de la réforme des catégories de titres de presse illustre la complexité des enjeux entourant la mise en œuvre de la mission de transport et de distribution de la presse.</w:t>
      </w:r>
    </w:p>
    <w:p w14:paraId="211BE1A0" w14:textId="77777777" w:rsidR="00861C52" w:rsidRPr="009C6E02" w:rsidRDefault="00861C52" w:rsidP="00861C52">
      <w:pPr>
        <w:pStyle w:val="Titre4"/>
      </w:pPr>
      <w:bookmarkStart w:id="1262" w:name="_Toc456782833"/>
      <w:bookmarkStart w:id="1263" w:name="_Toc456795835"/>
      <w:bookmarkStart w:id="1264" w:name="_Toc456796879"/>
      <w:bookmarkStart w:id="1265" w:name="_Toc456806113"/>
      <w:bookmarkStart w:id="1266" w:name="_Toc456808137"/>
      <w:bookmarkStart w:id="1267" w:name="_Toc456861950"/>
      <w:bookmarkStart w:id="1268" w:name="_Toc456882100"/>
      <w:bookmarkStart w:id="1269" w:name="_Toc456884672"/>
      <w:bookmarkStart w:id="1270" w:name="_Toc456888092"/>
      <w:bookmarkStart w:id="1271" w:name="_Toc456951194"/>
      <w:bookmarkStart w:id="1272" w:name="_Toc456952321"/>
      <w:bookmarkStart w:id="1273" w:name="_Toc456952535"/>
      <w:bookmarkStart w:id="1274" w:name="_Toc456972090"/>
      <w:bookmarkStart w:id="1275" w:name="_Toc457235321"/>
      <w:bookmarkStart w:id="1276" w:name="_Toc457235818"/>
      <w:bookmarkStart w:id="1277" w:name="_Toc457298359"/>
      <w:bookmarkStart w:id="1278" w:name="_Toc457317783"/>
      <w:r w:rsidRPr="009C6E02">
        <w:t>La contribution à l’aménagement et au développement du territoire</w:t>
      </w:r>
      <w:r>
        <w:t xml:space="preserve"> : un montant de compensation stable, mais des modalités d’adaptation de la </w:t>
      </w:r>
      <w:r w:rsidRPr="00C81092">
        <w:t>présence</w:t>
      </w:r>
      <w:r>
        <w:t xml:space="preserve"> postale encore trop contraignantes</w:t>
      </w:r>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p>
    <w:p w14:paraId="211BE1A1" w14:textId="62D968A4" w:rsidR="00861C52" w:rsidRDefault="00861C52" w:rsidP="00861C52">
      <w:pPr>
        <w:spacing w:after="240"/>
        <w:rPr>
          <w:rFonts w:eastAsia="Calibri"/>
        </w:rPr>
      </w:pPr>
      <w:r>
        <w:t xml:space="preserve">Le coût de la contribution de La Poste à </w:t>
      </w:r>
      <w:r w:rsidRPr="003B4EBD">
        <w:t>l’aménagement et au développement du territoire</w:t>
      </w:r>
      <w:r>
        <w:t xml:space="preserve"> est assimilé au surcoût résultant de l’obligation de maintenir un réseau </w:t>
      </w:r>
      <w:r w:rsidDel="004E7FBE">
        <w:t>de 17 000 points de contact</w:t>
      </w:r>
      <w:r>
        <w:t xml:space="preserve">, allant </w:t>
      </w:r>
      <w:r w:rsidRPr="007970A4">
        <w:t>au</w:t>
      </w:r>
      <w:r>
        <w:noBreakHyphen/>
      </w:r>
      <w:r w:rsidRPr="007970A4">
        <w:t>delà</w:t>
      </w:r>
      <w:r>
        <w:t>, à la fois, du réseau qui serait strictement nécessaire à l’activité de La Poste (réseau dit « commercial ») et de celui permettant de répondre à l’obligation d’accessibilité du service universel postal. Ce réseau « complémentaire » a été évalué en 201</w:t>
      </w:r>
      <w:r w:rsidR="00F169E4">
        <w:t>5</w:t>
      </w:r>
      <w:r>
        <w:t xml:space="preserve"> par l’ARCEP à </w:t>
      </w:r>
      <w:r w:rsidRPr="00745BF4">
        <w:t>9 46</w:t>
      </w:r>
      <w:r w:rsidR="00F169E4">
        <w:t>0</w:t>
      </w:r>
      <w:r w:rsidRPr="00745BF4">
        <w:t xml:space="preserve"> points de contact</w:t>
      </w:r>
      <w:r>
        <w:rPr>
          <w:rStyle w:val="Appelnotedebasdep"/>
        </w:rPr>
        <w:footnoteReference w:id="116"/>
      </w:r>
      <w:r>
        <w:t>. Son coût avant compensation, estimé à 2</w:t>
      </w:r>
      <w:r w:rsidR="00F169E4">
        <w:t>38</w:t>
      </w:r>
      <w:r>
        <w:t> M€ par le régulateur, est en baisse constante depuis 2010 (- 10 %) du fait de la transformation des bureaux de poste à faible activité en points de contact en partenariat.</w:t>
      </w:r>
      <w:r w:rsidDel="00F11D6B">
        <w:t xml:space="preserve"> </w:t>
      </w:r>
      <w:r>
        <w:t>Les perspectives d’évolution du réseau, notamment en milieu urbain, conduisent d’ailleurs La Poste à estimer que ce coût ne sera plus que de 188 M€ à l’horizon 2020</w:t>
      </w:r>
      <w:r>
        <w:rPr>
          <w:rStyle w:val="Appelnotedebasdep"/>
        </w:rPr>
        <w:footnoteReference w:id="117"/>
      </w:r>
      <w:r>
        <w:t>. Reste néanmoins à la charge de l’entreprise un surcoût évalué à 70,8 M€ en 2014, le montant de la compensation prévue dans le contrat de présence postale territoriale 2014-2016 ayant été fixé à 170 M€ par an en moyenne.</w:t>
      </w:r>
      <w:r w:rsidRPr="004828D5">
        <w:rPr>
          <w:rFonts w:eastAsia="Calibri"/>
        </w:rPr>
        <w:t xml:space="preserve"> </w:t>
      </w:r>
    </w:p>
    <w:p w14:paraId="211BE1A3" w14:textId="77777777" w:rsidR="00861C52" w:rsidRPr="008369FD" w:rsidRDefault="00861C52" w:rsidP="00861C52">
      <w:pPr>
        <w:spacing w:after="240"/>
        <w:rPr>
          <w:rFonts w:eastAsia="Calibri"/>
        </w:rPr>
      </w:pPr>
      <w:r>
        <w:rPr>
          <w:rFonts w:eastAsia="Calibri"/>
        </w:rPr>
        <w:t>Au total, sous l’empire des trois</w:t>
      </w:r>
      <w:r w:rsidRPr="00FA6B68">
        <w:rPr>
          <w:rFonts w:eastAsia="Calibri"/>
        </w:rPr>
        <w:t xml:space="preserve"> premiers </w:t>
      </w:r>
      <w:r>
        <w:rPr>
          <w:rFonts w:eastAsia="Calibri"/>
        </w:rPr>
        <w:t>contrats</w:t>
      </w:r>
      <w:r w:rsidRPr="00FA6B68">
        <w:rPr>
          <w:rFonts w:eastAsia="Calibri"/>
        </w:rPr>
        <w:t xml:space="preserve"> (200</w:t>
      </w:r>
      <w:r>
        <w:rPr>
          <w:rFonts w:eastAsia="Calibri"/>
        </w:rPr>
        <w:t xml:space="preserve">8-2010, 2011-2013 et 2014-2016), </w:t>
      </w:r>
      <w:r w:rsidRPr="00FA6B68">
        <w:rPr>
          <w:rFonts w:eastAsia="Calibri"/>
        </w:rPr>
        <w:t>1</w:t>
      </w:r>
      <w:r>
        <w:rPr>
          <w:rFonts w:eastAsia="Calibri"/>
        </w:rPr>
        <w:t xml:space="preserve">,4 Md€ </w:t>
      </w:r>
      <w:r w:rsidRPr="00FA6B68">
        <w:rPr>
          <w:rFonts w:eastAsia="Calibri"/>
        </w:rPr>
        <w:t xml:space="preserve">ont été engagés dans les zones prioritaires (zones rurales et de montagne, </w:t>
      </w:r>
      <w:r>
        <w:rPr>
          <w:rFonts w:eastAsia="Calibri"/>
        </w:rPr>
        <w:t xml:space="preserve">quartiers </w:t>
      </w:r>
      <w:r w:rsidRPr="00FA6B68">
        <w:rPr>
          <w:rFonts w:eastAsia="Calibri"/>
        </w:rPr>
        <w:t xml:space="preserve">de la </w:t>
      </w:r>
      <w:r>
        <w:rPr>
          <w:rFonts w:eastAsia="Calibri"/>
        </w:rPr>
        <w:t>p</w:t>
      </w:r>
      <w:r w:rsidRPr="00FA6B68">
        <w:rPr>
          <w:rFonts w:eastAsia="Calibri"/>
        </w:rPr>
        <w:t xml:space="preserve">olitique de la </w:t>
      </w:r>
      <w:r>
        <w:rPr>
          <w:rFonts w:eastAsia="Calibri"/>
        </w:rPr>
        <w:t>v</w:t>
      </w:r>
      <w:r w:rsidRPr="00FA6B68">
        <w:rPr>
          <w:rFonts w:eastAsia="Calibri"/>
        </w:rPr>
        <w:t>ille e</w:t>
      </w:r>
      <w:r>
        <w:rPr>
          <w:rFonts w:eastAsia="Calibri"/>
        </w:rPr>
        <w:t xml:space="preserve">t départements d’Outre-mer) pour financer près de </w:t>
      </w:r>
      <w:r w:rsidRPr="00460D42">
        <w:rPr>
          <w:rFonts w:eastAsia="Calibri"/>
        </w:rPr>
        <w:t>4</w:t>
      </w:r>
      <w:r>
        <w:rPr>
          <w:rFonts w:eastAsia="Calibri"/>
        </w:rPr>
        <w:t> </w:t>
      </w:r>
      <w:r w:rsidRPr="00460D42">
        <w:rPr>
          <w:rFonts w:eastAsia="Calibri"/>
        </w:rPr>
        <w:t>000 opérations de modernisation des bureaux de poste</w:t>
      </w:r>
      <w:r>
        <w:rPr>
          <w:rFonts w:eastAsia="Calibri"/>
        </w:rPr>
        <w:t>.</w:t>
      </w:r>
      <w:r w:rsidRPr="008E1B09">
        <w:rPr>
          <w:rFonts w:eastAsia="Calibri"/>
        </w:rPr>
        <w:t xml:space="preserve"> </w:t>
      </w:r>
      <w:r>
        <w:rPr>
          <w:rFonts w:eastAsia="Calibri"/>
        </w:rPr>
        <w:t>Le maintien probable au-delà de 2016 du niveau actuel de compensation</w:t>
      </w:r>
      <w:r>
        <w:rPr>
          <w:rStyle w:val="Appelnotedebasdep"/>
          <w:rFonts w:eastAsia="Calibri"/>
        </w:rPr>
        <w:footnoteReference w:id="118"/>
      </w:r>
      <w:r>
        <w:rPr>
          <w:rFonts w:eastAsia="Calibri"/>
        </w:rPr>
        <w:t xml:space="preserve"> constitue un point positif pour La Poste, qui doit cependant avoir pour corollaire la poursuite de l’adaptation du réseau, principale source de gains d’efficience. Le </w:t>
      </w:r>
      <w:r w:rsidRPr="00125117">
        <w:rPr>
          <w:rFonts w:eastAsia="Calibri"/>
        </w:rPr>
        <w:t>contrat de présence territoriale</w:t>
      </w:r>
      <w:r>
        <w:rPr>
          <w:rFonts w:eastAsia="Calibri"/>
        </w:rPr>
        <w:t>, qui doit être</w:t>
      </w:r>
      <w:r w:rsidRPr="00125117">
        <w:rPr>
          <w:rFonts w:eastAsia="Calibri"/>
        </w:rPr>
        <w:t xml:space="preserve"> conclu entre l</w:t>
      </w:r>
      <w:r>
        <w:rPr>
          <w:rFonts w:eastAsia="Calibri"/>
        </w:rPr>
        <w:t>’</w:t>
      </w:r>
      <w:r w:rsidRPr="00125117">
        <w:rPr>
          <w:rFonts w:eastAsia="Calibri"/>
        </w:rPr>
        <w:t xml:space="preserve">État, </w:t>
      </w:r>
      <w:r>
        <w:rPr>
          <w:rFonts w:eastAsia="Calibri"/>
        </w:rPr>
        <w:t>l’</w:t>
      </w:r>
      <w:r w:rsidRPr="00125117">
        <w:rPr>
          <w:rFonts w:eastAsia="Calibri"/>
        </w:rPr>
        <w:t xml:space="preserve">Association des maires de </w:t>
      </w:r>
      <w:r>
        <w:rPr>
          <w:rFonts w:eastAsia="Calibri"/>
        </w:rPr>
        <w:t xml:space="preserve">France </w:t>
      </w:r>
      <w:r w:rsidRPr="00125117">
        <w:rPr>
          <w:rFonts w:eastAsia="Calibri"/>
        </w:rPr>
        <w:t>(AMF) et La Poste</w:t>
      </w:r>
      <w:r>
        <w:rPr>
          <w:rFonts w:eastAsia="Calibri"/>
        </w:rPr>
        <w:t xml:space="preserve"> pour </w:t>
      </w:r>
      <w:r w:rsidRPr="00125117">
        <w:rPr>
          <w:rFonts w:eastAsia="Calibri"/>
        </w:rPr>
        <w:t>les années 201</w:t>
      </w:r>
      <w:r>
        <w:rPr>
          <w:rFonts w:eastAsia="Calibri"/>
        </w:rPr>
        <w:t>7</w:t>
      </w:r>
      <w:r w:rsidRPr="00125117">
        <w:rPr>
          <w:rFonts w:eastAsia="Calibri"/>
        </w:rPr>
        <w:t xml:space="preserve"> à 201</w:t>
      </w:r>
      <w:r>
        <w:rPr>
          <w:rFonts w:eastAsia="Calibri"/>
        </w:rPr>
        <w:t>9</w:t>
      </w:r>
      <w:r w:rsidRPr="00125117">
        <w:rPr>
          <w:rFonts w:eastAsia="Calibri"/>
        </w:rPr>
        <w:t>,</w:t>
      </w:r>
      <w:r>
        <w:rPr>
          <w:rFonts w:eastAsia="Calibri"/>
        </w:rPr>
        <w:t xml:space="preserve"> pourrait, sur cet aspect également, jouer un rôle décisif, d’une part, en assouplissant les conditions de transformation des bureaux de poste en milieu urbain et, d’autre part, en reconnaissant et finançant les nouvelles formes de présence postale organisées </w:t>
      </w:r>
      <w:r w:rsidRPr="00350AC6">
        <w:rPr>
          <w:rFonts w:eastAsia="Calibri"/>
          <w:i/>
        </w:rPr>
        <w:t>via</w:t>
      </w:r>
      <w:r>
        <w:rPr>
          <w:rFonts w:eastAsia="Calibri"/>
        </w:rPr>
        <w:t xml:space="preserve"> des mutualisations, internes à La Poste (facteur guichetier) ou en collaboration avec d’autres administrations (maisons de service au public).</w:t>
      </w:r>
    </w:p>
    <w:p w14:paraId="211BE1A4" w14:textId="77777777" w:rsidR="00861C52" w:rsidRPr="00323ADA" w:rsidRDefault="00861C52" w:rsidP="00F1268F">
      <w:pPr>
        <w:pStyle w:val="ENCADR-Titre"/>
        <w:pBdr>
          <w:bottom w:val="dashSmallGap" w:sz="4" w:space="4" w:color="auto"/>
        </w:pBdr>
      </w:pPr>
      <w:r>
        <w:t>Les maisons de service au public en bureaux de poste</w:t>
      </w:r>
    </w:p>
    <w:p w14:paraId="211BE1A5" w14:textId="2CA422D0" w:rsidR="00861C52" w:rsidRDefault="00861C52" w:rsidP="00F1268F">
      <w:pPr>
        <w:pStyle w:val="ENCADR-Texte"/>
        <w:pBdr>
          <w:bottom w:val="dashSmallGap" w:sz="4" w:space="4" w:color="auto"/>
        </w:pBdr>
      </w:pPr>
      <w:r>
        <w:t>Afin de conforter l’objectif fixé par le Gouvernement de créer 1 000 maisons de services au public (MSAP) pour 2017, la transformation de 500 bureaux de poste à faible activité en MSAP a été annoncée en juin 2015. Elle vise à tirer profit du maillage territorial de La Poste pour améliorer l’accès aux services publics sur le territoire, en particulier en milieu rural, tout en contribuant au maintien, voire à l’accroissement</w:t>
      </w:r>
      <w:r w:rsidR="00F52440">
        <w:t>,</w:t>
      </w:r>
      <w:r>
        <w:t xml:space="preserve"> de l’activité dans les bureaux où elle a tendance à diminuer fortement. Au 15</w:t>
      </w:r>
      <w:r w:rsidR="00CA662E">
        <w:t> </w:t>
      </w:r>
      <w:r>
        <w:t xml:space="preserve">juin 2016, 318 MSAP en bureaux de poste étaient opérationnelles ou en cours de déploiement (voir carte en annexe </w:t>
      </w:r>
      <w:r w:rsidR="00E74C8E">
        <w:t xml:space="preserve">n° </w:t>
      </w:r>
      <w:r>
        <w:t>8)</w:t>
      </w:r>
      <w:r w:rsidRPr="00323ADA">
        <w:t>.</w:t>
      </w:r>
    </w:p>
    <w:p w14:paraId="3913E064" w14:textId="1DF25EE7" w:rsidR="00F1268F" w:rsidRDefault="00861C52" w:rsidP="00F1268F">
      <w:pPr>
        <w:pStyle w:val="ENCADR-Texte"/>
        <w:pBdr>
          <w:bottom w:val="dashSmallGap" w:sz="4" w:space="4" w:color="auto"/>
        </w:pBdr>
      </w:pPr>
      <w:r>
        <w:t>Cette initiative, promue par le député Jean Launay, par ailleurs président de la c</w:t>
      </w:r>
      <w:r>
        <w:rPr>
          <w:rStyle w:val="st"/>
          <w:rFonts w:eastAsiaTheme="majorEastAsia"/>
        </w:rPr>
        <w:t xml:space="preserve">ommission supérieure du service public des postes et des communications électroniques </w:t>
      </w:r>
      <w:r>
        <w:rPr>
          <w:rStyle w:val="Appelnotedebasdep"/>
        </w:rPr>
        <w:footnoteReference w:id="119"/>
      </w:r>
      <w:r>
        <w:t>, pourrait se traduire, à terme, par la transformation des bureaux de poste ruraux en véritables lieux d’accueil, d’information et d’orientation à destination des usagers des services publics</w:t>
      </w:r>
      <w:r>
        <w:rPr>
          <w:rStyle w:val="Appelnotedebasdep"/>
        </w:rPr>
        <w:footnoteReference w:id="120"/>
      </w:r>
      <w:r>
        <w:t>. Dans un premier temps, toutefois, la gamme de services</w:t>
      </w:r>
      <w:r w:rsidR="00E44242">
        <w:t xml:space="preserve"> </w:t>
      </w:r>
      <w:r>
        <w:t>accueillis en bureau de poste repose essentiellement sur la mise à disposition d’outils numériques et sur la présence d’agents de La Poste</w:t>
      </w:r>
      <w:r>
        <w:rPr>
          <w:rStyle w:val="Appelnotedebasdep"/>
        </w:rPr>
        <w:footnoteReference w:id="121"/>
      </w:r>
      <w:r>
        <w:t>.</w:t>
      </w:r>
      <w:r w:rsidR="00F1268F">
        <w:br w:type="page"/>
      </w:r>
    </w:p>
    <w:p w14:paraId="54FDB117" w14:textId="0C8A84C3" w:rsidR="00AE381A" w:rsidRDefault="00F95E31" w:rsidP="00F1268F">
      <w:pPr>
        <w:pStyle w:val="ENCADR-Texte"/>
        <w:pBdr>
          <w:top w:val="dashSmallGap" w:sz="4" w:space="4" w:color="auto"/>
        </w:pBdr>
        <w:ind w:firstLine="0"/>
      </w:pPr>
      <w:r>
        <w:t>Dans ce contexte, l</w:t>
      </w:r>
      <w:r w:rsidR="00654F63">
        <w:t>a Cour a</w:t>
      </w:r>
      <w:r w:rsidR="006637D6">
        <w:t xml:space="preserve"> </w:t>
      </w:r>
      <w:r w:rsidR="00002672">
        <w:t xml:space="preserve">estimé dans son rapport </w:t>
      </w:r>
      <w:r w:rsidR="00654F63">
        <w:t xml:space="preserve">sur les relations aux usagers et la modernisation de l’État que le mouvement de création de MSAP postales gagnerait à être poursuivi afin de </w:t>
      </w:r>
      <w:r w:rsidR="007C2753">
        <w:t>développer l’accès aux</w:t>
      </w:r>
      <w:r w:rsidR="00002672">
        <w:t xml:space="preserve"> services publics</w:t>
      </w:r>
      <w:r w:rsidR="007C2753">
        <w:t xml:space="preserve"> sous forme numérique</w:t>
      </w:r>
      <w:r w:rsidR="00654F63">
        <w:rPr>
          <w:rStyle w:val="Appelnotedebasdep"/>
        </w:rPr>
        <w:footnoteReference w:id="122"/>
      </w:r>
      <w:r w:rsidR="00654F63">
        <w:t>.</w:t>
      </w:r>
    </w:p>
    <w:p w14:paraId="211BE1A8" w14:textId="3EC9E3D3" w:rsidR="00861C52" w:rsidRDefault="00861C52" w:rsidP="00E80207">
      <w:pPr>
        <w:pStyle w:val="ENCADR-Texte"/>
        <w:pBdr>
          <w:top w:val="dashSmallGap" w:sz="4" w:space="4" w:color="auto"/>
        </w:pBdr>
      </w:pPr>
      <w:r>
        <w:t>Le coût annuel des MSAP postales (32 000 € par MSAP) est couvert depuis 2015 par un financement provenant à 50 % du Fonds postal national de péréquation, à 25 % du fonds inter-opérateurs</w:t>
      </w:r>
      <w:r>
        <w:rPr>
          <w:rStyle w:val="Appelnotedebasdep"/>
        </w:rPr>
        <w:footnoteReference w:id="123"/>
      </w:r>
      <w:r>
        <w:t xml:space="preserve"> et à 25 % de l’État, modalités qui devraient être reconduites dans le cadre du</w:t>
      </w:r>
      <w:r w:rsidR="00B540A7">
        <w:t xml:space="preserve"> </w:t>
      </w:r>
      <w:r>
        <w:t xml:space="preserve">contrat de présence postale 2017-2019. </w:t>
      </w:r>
    </w:p>
    <w:p w14:paraId="211BE1A9" w14:textId="77777777" w:rsidR="00861C52" w:rsidRDefault="00861C52" w:rsidP="00861C52">
      <w:r w:rsidRPr="006F1928">
        <w:t xml:space="preserve">Conformément aux recommandations </w:t>
      </w:r>
      <w:r>
        <w:t xml:space="preserve">émises par </w:t>
      </w:r>
      <w:r w:rsidRPr="006F1928">
        <w:t>la Cour</w:t>
      </w:r>
      <w:r>
        <w:t xml:space="preserve"> dans le référé sur la modernisation du réseau La Poste du 25 février 2016</w:t>
      </w:r>
      <w:r w:rsidRPr="006F1928">
        <w:t xml:space="preserve">, </w:t>
      </w:r>
      <w:r>
        <w:t xml:space="preserve">si </w:t>
      </w:r>
      <w:r w:rsidRPr="006F1928">
        <w:t xml:space="preserve">ces évolutions </w:t>
      </w:r>
      <w:r>
        <w:t xml:space="preserve">étaient entérinées par le prochain contrat de présence postale territoriale, elles </w:t>
      </w:r>
      <w:r w:rsidRPr="006F1928">
        <w:t xml:space="preserve">permettraient </w:t>
      </w:r>
      <w:r>
        <w:t xml:space="preserve">d’accélérer les transformations du réseau en ville et se traduiraient par une différenciation </w:t>
      </w:r>
      <w:r w:rsidRPr="006F1928">
        <w:t xml:space="preserve">plus marquée </w:t>
      </w:r>
      <w:r>
        <w:t>de la présence postale (</w:t>
      </w:r>
      <w:r w:rsidRPr="006F1928">
        <w:t>entre les milieux rural et périurbain ainsi que les DOM</w:t>
      </w:r>
      <w:r>
        <w:t>, d’un côté,</w:t>
      </w:r>
      <w:r w:rsidRPr="006F1928">
        <w:t xml:space="preserve"> et les centres urbains</w:t>
      </w:r>
      <w:r>
        <w:t xml:space="preserve"> de l’autre) et une meilleure allocation des moyens.</w:t>
      </w:r>
    </w:p>
    <w:p w14:paraId="211BE1AA" w14:textId="77777777" w:rsidR="00861C52" w:rsidRDefault="00861C52" w:rsidP="00DA6737">
      <w:pPr>
        <w:pStyle w:val="CONCLU-RECO-TitreRponse"/>
        <w:pageBreakBefore w:val="0"/>
        <w:spacing w:before="360"/>
      </w:pPr>
      <w:r>
        <w:tab/>
        <w:t>CONCLUSION</w:t>
      </w:r>
      <w:r>
        <w:tab/>
      </w:r>
    </w:p>
    <w:p w14:paraId="211BE1AB" w14:textId="77777777" w:rsidR="00861C52" w:rsidRDefault="00861C52" w:rsidP="00861C52">
      <w:pPr>
        <w:pStyle w:val="CONCLU-RECO-Texte"/>
      </w:pPr>
      <w:r>
        <w:t xml:space="preserve">Au moment d’aborder une période où elle devra connaître des transformations au moins aussi profondes que lors des années précédentes, La Poste recèle plusieurs fragilités, en partie héritées du passé : </w:t>
      </w:r>
    </w:p>
    <w:p w14:paraId="211BE1AC" w14:textId="2FA96214" w:rsidR="00861C52" w:rsidRDefault="00861C52" w:rsidP="00DA6737">
      <w:pPr>
        <w:pStyle w:val="CONCLU-RECO-Pucetiret"/>
      </w:pPr>
      <w:r>
        <w:t>la complexité des relations sociales rend délicate la recherche du bon équilibre entre le rythme des transformations et le maintien d’un climat social satisfaisant ;</w:t>
      </w:r>
    </w:p>
    <w:p w14:paraId="211BE1AD" w14:textId="77777777" w:rsidR="00861C52" w:rsidRDefault="00861C52" w:rsidP="00861C52">
      <w:pPr>
        <w:pStyle w:val="CONCLU-RECO-Pucetiret"/>
      </w:pPr>
      <w:r>
        <w:t>les retards pris en matière numérique seront longs à combler, et ils impliquent d’autant plus d’efforts que la transformation numérique doit s’accompagner d’une transformation commerciale ;</w:t>
      </w:r>
    </w:p>
    <w:p w14:paraId="211BE1AE" w14:textId="77777777" w:rsidR="00861C52" w:rsidRDefault="00861C52" w:rsidP="00861C52">
      <w:pPr>
        <w:pStyle w:val="CONCLU-RECO-Pucetiret"/>
      </w:pPr>
      <w:r>
        <w:t xml:space="preserve">l’organisation en métiers ou branches a certes contribué à faire de La Poste une entreprise, mais ne pousse pas par elle-même aux synergies internes, ce qui oblige à les rechercher grâce à des structures ad-hoc ; </w:t>
      </w:r>
    </w:p>
    <w:p w14:paraId="211BE1AF" w14:textId="77777777" w:rsidR="00861C52" w:rsidRDefault="00861C52" w:rsidP="00CA662E">
      <w:pPr>
        <w:pStyle w:val="CONCLU-RECO-Pucetiret"/>
      </w:pPr>
      <w:r>
        <w:t xml:space="preserve">à différents niveaux, l’autonomie donnée au management ne s’accompagne pas de contrôles suffisants, ce qui peut engendrer des risques. </w:t>
      </w:r>
    </w:p>
    <w:p w14:paraId="211BE1B0" w14:textId="432B7DBE" w:rsidR="00861C52" w:rsidRDefault="00861C52" w:rsidP="00861C52">
      <w:pPr>
        <w:pStyle w:val="CONCLU-RECO-Texte"/>
      </w:pPr>
      <w:r>
        <w:t xml:space="preserve">Les missions de service public font partie de l’identité de La Poste, contribuent à son activité, et, même lorsqu’elles ne sont pas totalement compensées, couvrent une partie des coûts fixes de ses réseaux. La variabilité et la faible visibilité de leur compensation constituent un handicap, de même que les incertitudes portant sur leurs conditions d’exercice futures. </w:t>
      </w:r>
    </w:p>
    <w:p w14:paraId="211BE1B1" w14:textId="77777777" w:rsidR="00633116" w:rsidRDefault="00633116" w:rsidP="00DA6737">
      <w:pPr>
        <w:pStyle w:val="CONCLU-RECO-Traitdefin"/>
      </w:pPr>
    </w:p>
    <w:p w14:paraId="211BE1B2" w14:textId="77777777" w:rsidR="00DA6737" w:rsidRDefault="00DA6737" w:rsidP="00633116"/>
    <w:p w14:paraId="211BE1B3" w14:textId="77777777" w:rsidR="00DA6737" w:rsidRDefault="00DA6737" w:rsidP="00633116">
      <w:pPr>
        <w:sectPr w:rsidR="00DA6737" w:rsidSect="00C12A52">
          <w:headerReference w:type="default" r:id="rId42"/>
          <w:type w:val="oddPage"/>
          <w:pgSz w:w="11907" w:h="16840" w:code="9"/>
          <w:pgMar w:top="3515" w:right="2835" w:bottom="2722" w:left="2835" w:header="2665" w:footer="2665" w:gutter="0"/>
          <w:cols w:space="708"/>
          <w:titlePg/>
          <w:docGrid w:linePitch="360"/>
        </w:sectPr>
      </w:pPr>
    </w:p>
    <w:p w14:paraId="211BE1B4" w14:textId="77777777" w:rsidR="00DA6737" w:rsidRPr="00053565" w:rsidRDefault="00DA6737" w:rsidP="00DA6737">
      <w:pPr>
        <w:pStyle w:val="Titre1"/>
      </w:pPr>
      <w:bookmarkStart w:id="1279" w:name="_Toc456782834"/>
      <w:bookmarkStart w:id="1280" w:name="_Toc456795836"/>
      <w:bookmarkStart w:id="1281" w:name="_Toc456796880"/>
      <w:bookmarkStart w:id="1282" w:name="_Toc456806114"/>
      <w:bookmarkStart w:id="1283" w:name="_Toc456808138"/>
      <w:bookmarkStart w:id="1284" w:name="_Toc456861951"/>
      <w:bookmarkStart w:id="1285" w:name="_Toc456882101"/>
      <w:bookmarkStart w:id="1286" w:name="_Toc456884673"/>
      <w:bookmarkStart w:id="1287" w:name="_Toc456888093"/>
      <w:bookmarkStart w:id="1288" w:name="_Toc456951195"/>
      <w:bookmarkStart w:id="1289" w:name="_Toc456952322"/>
      <w:bookmarkStart w:id="1290" w:name="_Toc456952536"/>
      <w:bookmarkStart w:id="1291" w:name="_Toc456972091"/>
      <w:bookmarkStart w:id="1292" w:name="_Toc457235322"/>
      <w:bookmarkStart w:id="1293" w:name="_Toc457235819"/>
      <w:bookmarkStart w:id="1294" w:name="_Toc457298360"/>
      <w:bookmarkStart w:id="1295" w:name="_Toc457317784"/>
      <w:bookmarkStart w:id="1296" w:name="_Toc462390586"/>
      <w:bookmarkStart w:id="1297" w:name="_Toc462395050"/>
      <w:bookmarkStart w:id="1298" w:name="_Toc462396730"/>
      <w:bookmarkStart w:id="1299" w:name="_Toc462397637"/>
      <w:bookmarkStart w:id="1300" w:name="_Toc462402626"/>
      <w:bookmarkStart w:id="1301" w:name="_Toc462402747"/>
      <w:r w:rsidRPr="00053565">
        <w:br/>
      </w:r>
      <w:bookmarkStart w:id="1302" w:name="_Toc463339535"/>
      <w:bookmarkStart w:id="1303" w:name="_Toc463614050"/>
      <w:bookmarkStart w:id="1304" w:name="_Toc468868322"/>
      <w:r w:rsidRPr="00053565">
        <w:t xml:space="preserve">Des </w:t>
      </w:r>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r w:rsidRPr="00053565">
        <w:t>ambitions menacées par des incertitudes sur les relais de croissance</w:t>
      </w:r>
      <w:bookmarkEnd w:id="1302"/>
      <w:bookmarkEnd w:id="1303"/>
      <w:bookmarkEnd w:id="1304"/>
    </w:p>
    <w:p w14:paraId="211BE1B5" w14:textId="728CB5D6" w:rsidR="00DA6737" w:rsidRDefault="00DA6737" w:rsidP="00DA6737">
      <w:r>
        <w:t>Si, jusqu’en 2012, La Poste</w:t>
      </w:r>
      <w:r w:rsidRPr="00FB7B21">
        <w:t xml:space="preserve"> a su se montrer </w:t>
      </w:r>
      <w:r>
        <w:t>résistante</w:t>
      </w:r>
      <w:r w:rsidRPr="00FB7B21">
        <w:t xml:space="preserve">, </w:t>
      </w:r>
      <w:r>
        <w:t>son</w:t>
      </w:r>
      <w:r w:rsidRPr="00FB7B21">
        <w:t xml:space="preserve"> résultat </w:t>
      </w:r>
      <w:r>
        <w:t xml:space="preserve">n’en </w:t>
      </w:r>
      <w:r w:rsidRPr="00FB7B21">
        <w:t xml:space="preserve">a </w:t>
      </w:r>
      <w:r>
        <w:t xml:space="preserve">pas moins </w:t>
      </w:r>
      <w:r w:rsidRPr="00FB7B21">
        <w:t>stagn</w:t>
      </w:r>
      <w:r>
        <w:t>é</w:t>
      </w:r>
      <w:r w:rsidRPr="00FB7B21">
        <w:t xml:space="preserve"> autour du niveau de 2008</w:t>
      </w:r>
      <w:r>
        <w:t>, et ce en dépit des ambitions affichées dans ses plans stratégiques de renouer avec les niveaux de croissance d’avant-crise</w:t>
      </w:r>
      <w:r w:rsidRPr="00FB7B21">
        <w:t>.</w:t>
      </w:r>
      <w:r>
        <w:t xml:space="preserve"> </w:t>
      </w:r>
    </w:p>
    <w:p w14:paraId="211BE1B6" w14:textId="77777777" w:rsidR="00DA6737" w:rsidRDefault="00DA6737" w:rsidP="00DA6737">
      <w:r>
        <w:t xml:space="preserve">Les résultats ont donc été longtemps inférieurs aux attentes, même si ce n’est plus le cas depuis cinq semestres. Ces bons résultats récents ne permettent toutefois pas de lever le doute sur l’aptitude de La Poste à réaliser les objectifs de croissance fixés dans le plan stratégique </w:t>
      </w:r>
      <w:r>
        <w:br/>
        <w:t>2014-2020. En effet, les facteurs de risque exogènes qui expliquent les moindres performances des années passées sont toujours présents alors que des interrogations sur la capacité intrinsèque des relais de croissance à fournir les résultats escomptés se font jour.</w:t>
      </w:r>
    </w:p>
    <w:p w14:paraId="211BE1B7" w14:textId="77777777" w:rsidR="00DA6737" w:rsidRDefault="00DA6737">
      <w:pPr>
        <w:pStyle w:val="Titre2"/>
      </w:pPr>
      <w:bookmarkStart w:id="1305" w:name="_Toc454470053"/>
      <w:bookmarkStart w:id="1306" w:name="_Toc454980032"/>
      <w:bookmarkStart w:id="1307" w:name="_Toc454991174"/>
      <w:bookmarkStart w:id="1308" w:name="_Toc454992535"/>
      <w:bookmarkStart w:id="1309" w:name="_Toc455156516"/>
      <w:bookmarkStart w:id="1310" w:name="_Toc455166070"/>
      <w:bookmarkStart w:id="1311" w:name="_Toc455392757"/>
      <w:bookmarkStart w:id="1312" w:name="_Toc455396645"/>
      <w:bookmarkStart w:id="1313" w:name="_Toc455412869"/>
      <w:bookmarkStart w:id="1314" w:name="_Toc455415266"/>
      <w:bookmarkStart w:id="1315" w:name="_Toc455419811"/>
      <w:bookmarkStart w:id="1316" w:name="_Toc455426748"/>
      <w:bookmarkStart w:id="1317" w:name="_Toc455430582"/>
      <w:bookmarkStart w:id="1318" w:name="_Toc455498593"/>
      <w:bookmarkStart w:id="1319" w:name="_Toc455510377"/>
      <w:bookmarkStart w:id="1320" w:name="_Toc455510654"/>
      <w:bookmarkStart w:id="1321" w:name="_Toc455591494"/>
      <w:bookmarkStart w:id="1322" w:name="_Toc456782835"/>
      <w:bookmarkStart w:id="1323" w:name="_Toc456795837"/>
      <w:bookmarkStart w:id="1324" w:name="_Toc456796881"/>
      <w:bookmarkStart w:id="1325" w:name="_Toc456806115"/>
      <w:bookmarkStart w:id="1326" w:name="_Toc456808139"/>
      <w:bookmarkStart w:id="1327" w:name="_Toc456861952"/>
      <w:bookmarkStart w:id="1328" w:name="_Toc456882102"/>
      <w:bookmarkStart w:id="1329" w:name="_Toc456884674"/>
      <w:bookmarkStart w:id="1330" w:name="_Toc456888094"/>
      <w:bookmarkStart w:id="1331" w:name="_Toc456951196"/>
      <w:bookmarkStart w:id="1332" w:name="_Toc456952323"/>
      <w:bookmarkStart w:id="1333" w:name="_Toc456952537"/>
      <w:bookmarkStart w:id="1334" w:name="_Toc456972092"/>
      <w:bookmarkStart w:id="1335" w:name="_Toc457235323"/>
      <w:bookmarkStart w:id="1336" w:name="_Toc457235820"/>
      <w:bookmarkStart w:id="1337" w:name="_Toc457298361"/>
      <w:bookmarkStart w:id="1338" w:name="_Toc457317785"/>
      <w:bookmarkStart w:id="1339" w:name="_Toc462390587"/>
      <w:bookmarkStart w:id="1340" w:name="_Toc462395051"/>
      <w:bookmarkStart w:id="1341" w:name="_Toc462396731"/>
      <w:bookmarkStart w:id="1342" w:name="_Toc462397638"/>
      <w:bookmarkStart w:id="1343" w:name="_Toc462402627"/>
      <w:bookmarkStart w:id="1344" w:name="_Toc462402748"/>
      <w:bookmarkStart w:id="1345" w:name="_Toc463339536"/>
      <w:bookmarkStart w:id="1346" w:name="_Toc463614051"/>
      <w:bookmarkStart w:id="1347" w:name="_Toc468868323"/>
      <w:r>
        <w:t xml:space="preserve">Un objectif de </w:t>
      </w:r>
      <w:r w:rsidRPr="00163B71">
        <w:t>retour</w:t>
      </w:r>
      <w:r>
        <w:t xml:space="preserve"> à un niveau de </w:t>
      </w:r>
      <w:r w:rsidRPr="00E1272F">
        <w:t>croissance</w:t>
      </w:r>
      <w:r>
        <w:t xml:space="preserve"> d’avant crise </w:t>
      </w:r>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r>
        <w:t>d</w:t>
      </w:r>
      <w:bookmarkEnd w:id="1328"/>
      <w:r>
        <w:t>ifféré</w:t>
      </w:r>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r>
        <w:t xml:space="preserve"> à 2020</w:t>
      </w:r>
      <w:bookmarkEnd w:id="1345"/>
      <w:bookmarkEnd w:id="1346"/>
      <w:bookmarkEnd w:id="1347"/>
    </w:p>
    <w:p w14:paraId="211BE1B8" w14:textId="77777777" w:rsidR="00DA6737" w:rsidRDefault="00DA6737" w:rsidP="00DA6737">
      <w:r>
        <w:t>Nonobstant la perte de chiffre d’affaires annuelle du courrier, à hauteur de 500 M€, La Poste n’a pas modifié ses perspectives financières à horizon de cinq ans.</w:t>
      </w:r>
    </w:p>
    <w:p w14:paraId="211BE1B9" w14:textId="1931041E" w:rsidR="00DA6737" w:rsidRDefault="00425FB3" w:rsidP="00E80207">
      <w:pPr>
        <w:pStyle w:val="Titre3"/>
      </w:pPr>
      <w:bookmarkStart w:id="1348" w:name="_Toc462390588"/>
      <w:bookmarkStart w:id="1349" w:name="_Toc462395052"/>
      <w:bookmarkStart w:id="1350" w:name="_Toc462396732"/>
      <w:bookmarkStart w:id="1351" w:name="_Toc462397639"/>
      <w:bookmarkStart w:id="1352" w:name="_Toc462402628"/>
      <w:bookmarkStart w:id="1353" w:name="_Toc462402749"/>
      <w:bookmarkStart w:id="1354" w:name="_Toc463339537"/>
      <w:bookmarkStart w:id="1355" w:name="_Toc463614052"/>
      <w:bookmarkStart w:id="1356" w:name="_Toc468868324"/>
      <w:r>
        <w:t xml:space="preserve">Des </w:t>
      </w:r>
      <w:r w:rsidR="00DA6737">
        <w:t>résultats inférieurs aux attentes</w:t>
      </w:r>
      <w:bookmarkEnd w:id="1348"/>
      <w:bookmarkEnd w:id="1349"/>
      <w:bookmarkEnd w:id="1350"/>
      <w:bookmarkEnd w:id="1351"/>
      <w:bookmarkEnd w:id="1352"/>
      <w:bookmarkEnd w:id="1353"/>
      <w:bookmarkEnd w:id="1354"/>
      <w:bookmarkEnd w:id="1355"/>
      <w:r w:rsidR="00961088">
        <w:t xml:space="preserve"> des plans stratégiques</w:t>
      </w:r>
      <w:r>
        <w:t xml:space="preserve"> </w:t>
      </w:r>
      <w:r w:rsidRPr="00163B71">
        <w:t>jusqu’en</w:t>
      </w:r>
      <w:r>
        <w:t xml:space="preserve"> 2014</w:t>
      </w:r>
      <w:bookmarkEnd w:id="1356"/>
    </w:p>
    <w:p w14:paraId="211BE1BA" w14:textId="6F74336E" w:rsidR="00DA6737" w:rsidRDefault="00DA6737" w:rsidP="00DA6737">
      <w:r>
        <w:t>La Poste a présenté et mis en œuvre trois plans stratégiques depuis 2008 (2008-2012, 2010-2015 et 2014-2020), et six trajectoires financières pluriannuelles, qui ont été à plusieurs reprises actualisées en cours de programmation pour tenir compte d’évènements inattendus ou de résultats en décalage avec les objectifs (</w:t>
      </w:r>
      <w:r w:rsidRPr="00DA6737">
        <w:t>cf</w:t>
      </w:r>
      <w:r w:rsidRPr="00C46BA4">
        <w:rPr>
          <w:i/>
        </w:rPr>
        <w:t>.</w:t>
      </w:r>
      <w:r>
        <w:t xml:space="preserve"> annexe </w:t>
      </w:r>
      <w:r w:rsidR="00E74C8E">
        <w:t xml:space="preserve">n° </w:t>
      </w:r>
      <w:r>
        <w:t xml:space="preserve">4). La succession des trajectoires stratégiques depuis 2008 et leur confrontation aux résultats met en évidence </w:t>
      </w:r>
      <w:r w:rsidRPr="00F8430B">
        <w:t>le report répété des objectifs et leur décalage systématique au fur et à mesure que le constat est fait qu’ils ne sont ou ne pourront pas être atteints</w:t>
      </w:r>
      <w:r>
        <w:t xml:space="preserve"> (</w:t>
      </w:r>
      <w:r w:rsidRPr="00DA6737">
        <w:t>cf</w:t>
      </w:r>
      <w:r w:rsidRPr="00C46BA4">
        <w:rPr>
          <w:i/>
        </w:rPr>
        <w:t>.</w:t>
      </w:r>
      <w:r>
        <w:t xml:space="preserve"> graphique ci-après). </w:t>
      </w:r>
    </w:p>
    <w:p w14:paraId="211BE1BB" w14:textId="77777777" w:rsidR="00DA6737" w:rsidRDefault="00DA6737" w:rsidP="0014605E">
      <w:pPr>
        <w:pStyle w:val="Titregraphique"/>
        <w:spacing w:before="360" w:after="240"/>
      </w:pPr>
      <w:r>
        <w:t xml:space="preserve">trajectoires </w:t>
      </w:r>
      <w:r w:rsidRPr="000609E4">
        <w:t>financières</w:t>
      </w:r>
      <w:r>
        <w:t xml:space="preserve"> successives et réalisation</w:t>
      </w:r>
    </w:p>
    <w:p w14:paraId="211BE1BC" w14:textId="448A17B4" w:rsidR="00DA6737" w:rsidRDefault="00DA6737" w:rsidP="00EF0010">
      <w:pPr>
        <w:spacing w:after="0"/>
        <w:ind w:left="-284" w:firstLine="0"/>
        <w:jc w:val="center"/>
      </w:pPr>
      <w:r w:rsidRPr="000638A6">
        <w:rPr>
          <w:noProof/>
          <w:lang w:eastAsia="fr-FR"/>
        </w:rPr>
        <w:drawing>
          <wp:inline distT="0" distB="0" distL="0" distR="0" wp14:anchorId="211BF341" wp14:editId="0C1456D7">
            <wp:extent cx="4452651" cy="2052000"/>
            <wp:effectExtent l="0" t="0" r="508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52651" cy="2052000"/>
                    </a:xfrm>
                    <a:prstGeom prst="rect">
                      <a:avLst/>
                    </a:prstGeom>
                    <a:noFill/>
                    <a:ln>
                      <a:noFill/>
                    </a:ln>
                  </pic:spPr>
                </pic:pic>
              </a:graphicData>
            </a:graphic>
          </wp:inline>
        </w:drawing>
      </w:r>
    </w:p>
    <w:p w14:paraId="211BE1BD" w14:textId="77777777" w:rsidR="00DA6737" w:rsidRDefault="00DA6737" w:rsidP="00DA6737">
      <w:pPr>
        <w:pStyle w:val="TexteSource"/>
      </w:pPr>
      <w:r w:rsidRPr="00107C13">
        <w:t>Source : Cour des comptes, données La Poste</w:t>
      </w:r>
    </w:p>
    <w:p w14:paraId="34D0A382" w14:textId="77777777" w:rsidR="00F45679" w:rsidRDefault="00F45679" w:rsidP="00E80207">
      <w:pPr>
        <w:spacing w:line="220" w:lineRule="exact"/>
      </w:pPr>
    </w:p>
    <w:p w14:paraId="211BE1BE" w14:textId="5F1E9F43" w:rsidR="00DA6737" w:rsidRPr="00660616" w:rsidRDefault="00DA6737" w:rsidP="00E80207">
      <w:pPr>
        <w:spacing w:line="220" w:lineRule="exact"/>
      </w:pPr>
      <w:r>
        <w:t xml:space="preserve">En outre, lorsque l’on superpose ces trajectoires, on constate qu’elles sont toutes identiques, ce qui signifie que La Poste se fixe des objectifs régulièrement trop optimistes et ne tient pas compte de l’effet permanent des chocs qu’elle subit. </w:t>
      </w:r>
      <w:r w:rsidRPr="00115656">
        <w:t>La Poste</w:t>
      </w:r>
      <w:r>
        <w:t xml:space="preserve"> fai</w:t>
      </w:r>
      <w:r w:rsidRPr="00115656">
        <w:t>t</w:t>
      </w:r>
      <w:r>
        <w:t xml:space="preserve"> ainsi</w:t>
      </w:r>
      <w:r w:rsidRPr="00115656">
        <w:t xml:space="preserve"> l’hypothèse qu’elle saura mettre en œuvre des actions à la fois pour compenser ce</w:t>
      </w:r>
      <w:r>
        <w:t>s</w:t>
      </w:r>
      <w:r w:rsidRPr="00115656">
        <w:t xml:space="preserve"> choc</w:t>
      </w:r>
      <w:r>
        <w:t>s</w:t>
      </w:r>
      <w:r w:rsidRPr="00115656">
        <w:t xml:space="preserve"> </w:t>
      </w:r>
      <w:r w:rsidRPr="00096462">
        <w:t>et</w:t>
      </w:r>
      <w:r w:rsidRPr="00115656">
        <w:t xml:space="preserve"> pour développer son résultat au même rythme que lorsqu</w:t>
      </w:r>
      <w:r>
        <w:t>’ils</w:t>
      </w:r>
      <w:r w:rsidRPr="00115656">
        <w:t xml:space="preserve"> n’existai</w:t>
      </w:r>
      <w:r>
        <w:t>en</w:t>
      </w:r>
      <w:r w:rsidRPr="00115656">
        <w:t>t pas</w:t>
      </w:r>
      <w:r>
        <w:t> : hypothèse ambitieuse, qui ne s’est pas réalisée à ce jour.</w:t>
      </w:r>
    </w:p>
    <w:p w14:paraId="211BE1C0" w14:textId="77777777" w:rsidR="00DA6737" w:rsidRDefault="00DA6737" w:rsidP="0014605E">
      <w:pPr>
        <w:keepLines/>
        <w:spacing w:line="220" w:lineRule="exact"/>
      </w:pPr>
      <w:r>
        <w:t xml:space="preserve">Si la réalisation du plan stratégique 2008-2012 « Performance et confiance », qui </w:t>
      </w:r>
      <w:r w:rsidRPr="00E24171">
        <w:t>prévoyait de poursuivre sur la lancée du précédent</w:t>
      </w:r>
      <w:r>
        <w:t>, s’est logiquement heurtée à la crise</w:t>
      </w:r>
      <w:r>
        <w:rPr>
          <w:rStyle w:val="Appelnotedebasdep"/>
        </w:rPr>
        <w:footnoteReference w:id="124"/>
      </w:r>
      <w:r>
        <w:t>, l’écart entre prévisions et résultats a ensuite continué de se creuser pendant la durée du plan 2010-2015 « Ambition 2015 ».</w:t>
      </w:r>
    </w:p>
    <w:p w14:paraId="211BE1C1" w14:textId="77777777" w:rsidR="00DA6737" w:rsidRDefault="00DA6737" w:rsidP="00DA6737">
      <w:r w:rsidRPr="000547EC">
        <w:t xml:space="preserve">La crise passée, La Poste a </w:t>
      </w:r>
      <w:r>
        <w:t xml:space="preserve">en effet </w:t>
      </w:r>
      <w:r w:rsidRPr="000547EC">
        <w:t xml:space="preserve">considéré qu’elle était en mesure de relancer son activité </w:t>
      </w:r>
      <w:r>
        <w:t>et de poursuivre</w:t>
      </w:r>
      <w:r w:rsidRPr="000547EC">
        <w:t xml:space="preserve"> des objectifs ambitieux</w:t>
      </w:r>
      <w:r>
        <w:t xml:space="preserve">, affichant </w:t>
      </w:r>
      <w:r w:rsidRPr="000547EC">
        <w:t xml:space="preserve">sa volonté de retrouver progressivement </w:t>
      </w:r>
      <w:r>
        <w:t>s</w:t>
      </w:r>
      <w:r w:rsidRPr="000547EC">
        <w:t xml:space="preserve">es niveaux de rentabilité antérieurs </w:t>
      </w:r>
      <w:r>
        <w:t>(</w:t>
      </w:r>
      <w:r w:rsidRPr="000547EC">
        <w:t>croissance de l’activité de 1,1 % par an en moyenne</w:t>
      </w:r>
      <w:r>
        <w:t xml:space="preserve">, </w:t>
      </w:r>
      <w:r w:rsidRPr="000547EC">
        <w:t xml:space="preserve">objectif de REX </w:t>
      </w:r>
      <w:r>
        <w:t xml:space="preserve">de </w:t>
      </w:r>
      <w:r w:rsidRPr="000547EC">
        <w:t>1,7 Md€ en 2015</w:t>
      </w:r>
      <w:r>
        <w:t xml:space="preserve"> et doublement de la </w:t>
      </w:r>
      <w:r w:rsidRPr="000547EC">
        <w:t>marge entre 2010 et 2015 pour atteindre 7,8 %</w:t>
      </w:r>
      <w:r>
        <w:t>)</w:t>
      </w:r>
      <w:r w:rsidRPr="000547EC">
        <w:t xml:space="preserve">. </w:t>
      </w:r>
    </w:p>
    <w:p w14:paraId="211BE1C2" w14:textId="1B28C4DC" w:rsidR="00F45679" w:rsidRDefault="00DA6737" w:rsidP="00DA6737">
      <w:r w:rsidRPr="00805D14">
        <w:t>À l’appui de cette trajectoire, La Poste escomptait</w:t>
      </w:r>
      <w:r>
        <w:t xml:space="preserve"> </w:t>
      </w:r>
      <w:r w:rsidRPr="00805D14">
        <w:t>une modification profonde de la contribution des différents métiers à la constitution du chiffre d’affaires et du résultat</w:t>
      </w:r>
      <w:r>
        <w:t xml:space="preserve">. Elle anticipait en effet </w:t>
      </w:r>
      <w:r w:rsidRPr="00805D14">
        <w:t>un recul significatif de la contribution du courrier, compensé par</w:t>
      </w:r>
      <w:r>
        <w:t xml:space="preserve"> la montée en puissance du </w:t>
      </w:r>
      <w:r w:rsidRPr="00805D14">
        <w:t>colis</w:t>
      </w:r>
      <w:r>
        <w:t xml:space="preserve"> - </w:t>
      </w:r>
      <w:r w:rsidRPr="00805D14">
        <w:t xml:space="preserve">express et </w:t>
      </w:r>
      <w:r>
        <w:t>de LBP, dont</w:t>
      </w:r>
      <w:r w:rsidRPr="00805D14">
        <w:t xml:space="preserve"> la contribution au </w:t>
      </w:r>
      <w:r>
        <w:t xml:space="preserve">chiffre d’affaires et au </w:t>
      </w:r>
      <w:r w:rsidRPr="00805D14">
        <w:t>résultat deva</w:t>
      </w:r>
      <w:r>
        <w:t>i</w:t>
      </w:r>
      <w:r w:rsidRPr="00805D14">
        <w:t>t devenir prédominante</w:t>
      </w:r>
      <w:r>
        <w:t xml:space="preserve"> (cf. graphique </w:t>
      </w:r>
      <w:r w:rsidR="00F403E4">
        <w:t>n° </w:t>
      </w:r>
      <w:r>
        <w:t>1</w:t>
      </w:r>
      <w:r w:rsidR="00F403E4">
        <w:t>3</w:t>
      </w:r>
      <w:r>
        <w:t>)</w:t>
      </w:r>
      <w:r w:rsidRPr="00805D14">
        <w:t>.</w:t>
      </w:r>
      <w:r w:rsidR="00F45679">
        <w:br w:type="page"/>
      </w:r>
    </w:p>
    <w:p w14:paraId="211BE1C3" w14:textId="77777777" w:rsidR="00DA6737" w:rsidRPr="007B02B9" w:rsidRDefault="00DA6737" w:rsidP="00E80207">
      <w:pPr>
        <w:pStyle w:val="Titregraphique"/>
        <w:spacing w:before="240" w:after="0"/>
      </w:pPr>
      <w:r>
        <w:t>s</w:t>
      </w:r>
      <w:r w:rsidRPr="00805D14">
        <w:t>tructure du chiffre d’affaires et du REX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1739"/>
        <w:gridCol w:w="2001"/>
      </w:tblGrid>
      <w:tr w:rsidR="00DA6737" w:rsidRPr="00805D14" w14:paraId="211BE1C7" w14:textId="77777777" w:rsidTr="0014605E">
        <w:trPr>
          <w:trHeight w:val="1746"/>
          <w:jc w:val="center"/>
        </w:trPr>
        <w:tc>
          <w:tcPr>
            <w:tcW w:w="2649" w:type="dxa"/>
            <w:tcBorders>
              <w:top w:val="nil"/>
              <w:left w:val="nil"/>
              <w:bottom w:val="nil"/>
              <w:right w:val="nil"/>
            </w:tcBorders>
            <w:shd w:val="clear" w:color="auto" w:fill="auto"/>
            <w:vAlign w:val="center"/>
          </w:tcPr>
          <w:p w14:paraId="211BE1C4" w14:textId="77777777" w:rsidR="00DA6737" w:rsidRPr="00805D14" w:rsidRDefault="00DA6737" w:rsidP="004D0B5F">
            <w:pPr>
              <w:pStyle w:val="Normalcentr0"/>
            </w:pPr>
            <w:r w:rsidRPr="00805D14">
              <w:rPr>
                <w:noProof/>
                <w:lang w:eastAsia="fr-FR"/>
              </w:rPr>
              <w:drawing>
                <wp:inline distT="0" distB="0" distL="0" distR="0" wp14:anchorId="211BF343" wp14:editId="211BF344">
                  <wp:extent cx="1628775" cy="97726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9412" cy="983648"/>
                          </a:xfrm>
                          <a:prstGeom prst="rect">
                            <a:avLst/>
                          </a:prstGeom>
                          <a:noFill/>
                          <a:ln>
                            <a:noFill/>
                          </a:ln>
                        </pic:spPr>
                      </pic:pic>
                    </a:graphicData>
                  </a:graphic>
                </wp:inline>
              </w:drawing>
            </w:r>
          </w:p>
        </w:tc>
        <w:tc>
          <w:tcPr>
            <w:tcW w:w="1698" w:type="dxa"/>
            <w:tcBorders>
              <w:top w:val="nil"/>
              <w:left w:val="nil"/>
              <w:bottom w:val="nil"/>
              <w:right w:val="nil"/>
            </w:tcBorders>
            <w:shd w:val="clear" w:color="auto" w:fill="auto"/>
            <w:vAlign w:val="center"/>
          </w:tcPr>
          <w:p w14:paraId="211BE1C5" w14:textId="77777777" w:rsidR="00DA6737" w:rsidRPr="00805D14" w:rsidRDefault="00DA6737" w:rsidP="004D0B5F">
            <w:pPr>
              <w:pStyle w:val="Normalcentr0"/>
            </w:pPr>
            <w:r w:rsidRPr="00805D14">
              <w:rPr>
                <w:noProof/>
                <w:lang w:eastAsia="fr-FR"/>
              </w:rPr>
              <w:drawing>
                <wp:inline distT="0" distB="0" distL="0" distR="0" wp14:anchorId="211BF345" wp14:editId="211BF346">
                  <wp:extent cx="999523" cy="1025484"/>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2785" r="18734"/>
                          <a:stretch/>
                        </pic:blipFill>
                        <pic:spPr bwMode="auto">
                          <a:xfrm>
                            <a:off x="0" y="0"/>
                            <a:ext cx="1009177" cy="10353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54" w:type="dxa"/>
            <w:tcBorders>
              <w:top w:val="nil"/>
              <w:left w:val="nil"/>
              <w:bottom w:val="nil"/>
              <w:right w:val="nil"/>
            </w:tcBorders>
            <w:shd w:val="clear" w:color="auto" w:fill="auto"/>
            <w:vAlign w:val="center"/>
          </w:tcPr>
          <w:p w14:paraId="211BE1C6" w14:textId="77777777" w:rsidR="00DA6737" w:rsidRPr="00805D14" w:rsidRDefault="00DA6737" w:rsidP="004D0B5F">
            <w:pPr>
              <w:pStyle w:val="Normalcentr0"/>
            </w:pPr>
            <w:r w:rsidRPr="00805D14">
              <w:rPr>
                <w:noProof/>
                <w:lang w:eastAsia="fr-FR"/>
              </w:rPr>
              <w:drawing>
                <wp:inline distT="0" distB="0" distL="0" distR="0" wp14:anchorId="211BF347" wp14:editId="211BF348">
                  <wp:extent cx="1205854" cy="1175206"/>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9047" r="19388"/>
                          <a:stretch/>
                        </pic:blipFill>
                        <pic:spPr bwMode="auto">
                          <a:xfrm>
                            <a:off x="0" y="0"/>
                            <a:ext cx="1208599" cy="11778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6737" w:rsidRPr="00805D14" w14:paraId="211BE1CB" w14:textId="77777777" w:rsidTr="0014605E">
        <w:trPr>
          <w:trHeight w:val="1662"/>
          <w:jc w:val="center"/>
        </w:trPr>
        <w:tc>
          <w:tcPr>
            <w:tcW w:w="2649" w:type="dxa"/>
            <w:tcBorders>
              <w:top w:val="nil"/>
              <w:left w:val="nil"/>
              <w:bottom w:val="nil"/>
              <w:right w:val="nil"/>
            </w:tcBorders>
            <w:shd w:val="clear" w:color="auto" w:fill="auto"/>
            <w:vAlign w:val="center"/>
          </w:tcPr>
          <w:p w14:paraId="211BE1C8" w14:textId="77777777" w:rsidR="00DA6737" w:rsidRPr="00805D14" w:rsidRDefault="00DA6737" w:rsidP="004D0B5F">
            <w:pPr>
              <w:pStyle w:val="Normalcentr0"/>
            </w:pPr>
            <w:r w:rsidRPr="00805D14">
              <w:rPr>
                <w:noProof/>
                <w:lang w:eastAsia="fr-FR"/>
              </w:rPr>
              <w:drawing>
                <wp:inline distT="0" distB="0" distL="0" distR="0" wp14:anchorId="211BF349" wp14:editId="211BF34A">
                  <wp:extent cx="1685925" cy="101155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5090" cy="1011053"/>
                          </a:xfrm>
                          <a:prstGeom prst="rect">
                            <a:avLst/>
                          </a:prstGeom>
                          <a:noFill/>
                          <a:ln>
                            <a:noFill/>
                          </a:ln>
                        </pic:spPr>
                      </pic:pic>
                    </a:graphicData>
                  </a:graphic>
                </wp:inline>
              </w:drawing>
            </w:r>
          </w:p>
        </w:tc>
        <w:tc>
          <w:tcPr>
            <w:tcW w:w="1698" w:type="dxa"/>
            <w:tcBorders>
              <w:top w:val="nil"/>
              <w:left w:val="nil"/>
              <w:bottom w:val="nil"/>
              <w:right w:val="nil"/>
            </w:tcBorders>
            <w:shd w:val="clear" w:color="auto" w:fill="auto"/>
            <w:vAlign w:val="center"/>
          </w:tcPr>
          <w:p w14:paraId="211BE1C9" w14:textId="77777777" w:rsidR="00DA6737" w:rsidRPr="00805D14" w:rsidRDefault="00DA6737" w:rsidP="004D0B5F">
            <w:pPr>
              <w:pStyle w:val="Normalcentr0"/>
            </w:pPr>
            <w:r w:rsidRPr="00805D14">
              <w:rPr>
                <w:noProof/>
                <w:lang w:eastAsia="fr-FR"/>
              </w:rPr>
              <w:drawing>
                <wp:inline distT="0" distB="0" distL="0" distR="0" wp14:anchorId="211BF34B" wp14:editId="211BF34C">
                  <wp:extent cx="1028700" cy="99694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7579" r="20510"/>
                          <a:stretch/>
                        </pic:blipFill>
                        <pic:spPr bwMode="auto">
                          <a:xfrm>
                            <a:off x="0" y="0"/>
                            <a:ext cx="1034705" cy="10027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54" w:type="dxa"/>
            <w:tcBorders>
              <w:top w:val="nil"/>
              <w:left w:val="nil"/>
              <w:bottom w:val="nil"/>
              <w:right w:val="nil"/>
            </w:tcBorders>
            <w:shd w:val="clear" w:color="auto" w:fill="auto"/>
            <w:vAlign w:val="center"/>
          </w:tcPr>
          <w:p w14:paraId="211BE1CA" w14:textId="77777777" w:rsidR="00DA6737" w:rsidRPr="00805D14" w:rsidRDefault="00DA6737" w:rsidP="004D0B5F">
            <w:pPr>
              <w:pStyle w:val="Normalcentr0"/>
            </w:pPr>
            <w:r w:rsidRPr="00805D14">
              <w:rPr>
                <w:noProof/>
                <w:lang w:eastAsia="fr-FR"/>
              </w:rPr>
              <w:drawing>
                <wp:inline distT="0" distB="0" distL="0" distR="0" wp14:anchorId="211BF34D" wp14:editId="211BF34E">
                  <wp:extent cx="1104900" cy="1122183"/>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0462" r="20462"/>
                          <a:stretch/>
                        </pic:blipFill>
                        <pic:spPr bwMode="auto">
                          <a:xfrm>
                            <a:off x="0" y="0"/>
                            <a:ext cx="1107913" cy="112524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11BE1CC" w14:textId="7C3F1D26" w:rsidR="00DA6737" w:rsidRPr="006C7746" w:rsidRDefault="00DA6737" w:rsidP="0014605E">
      <w:pPr>
        <w:pStyle w:val="TexteSource"/>
        <w:spacing w:after="0"/>
      </w:pPr>
      <w:r w:rsidRPr="006C7746">
        <w:t>Source : Cour des comptes, données La Poste.</w:t>
      </w:r>
      <w:r>
        <w:t xml:space="preserve"> </w:t>
      </w:r>
      <w:r w:rsidRPr="006C7746">
        <w:t>Par souci de simplicité de lecture, ces calculs masquent</w:t>
      </w:r>
      <w:r w:rsidR="00B540A7">
        <w:t xml:space="preserve"> </w:t>
      </w:r>
      <w:r w:rsidRPr="006C7746">
        <w:t>le poids négatif des autres activités dans la formation du REX du Groupe.</w:t>
      </w:r>
    </w:p>
    <w:p w14:paraId="211BE1CD" w14:textId="77777777" w:rsidR="00DA6737" w:rsidRDefault="00DA6737" w:rsidP="00DA6737">
      <w:r>
        <w:t>Si</w:t>
      </w:r>
      <w:r w:rsidRPr="00805D14">
        <w:t xml:space="preserve"> la part du courrier dans la formation du chiffre d’affaires </w:t>
      </w:r>
      <w:r>
        <w:t>a</w:t>
      </w:r>
      <w:r w:rsidRPr="00805D14">
        <w:t xml:space="preserve"> effectivement recul</w:t>
      </w:r>
      <w:r>
        <w:t>é</w:t>
      </w:r>
      <w:r w:rsidRPr="00805D14">
        <w:t xml:space="preserve"> conformément aux attentes (-10 points entre 2007 et 2014),</w:t>
      </w:r>
      <w:r>
        <w:t xml:space="preserve"> il représente encore 20 % du REX en 2014 contre 7 % dans les prévisions de La Poste, à la fois en raison des hausses tarifaires et de la moindre performance des relais de croissance. Le</w:t>
      </w:r>
      <w:r w:rsidRPr="00CF56D5">
        <w:t xml:space="preserve"> développement de LBP</w:t>
      </w:r>
      <w:r>
        <w:t xml:space="preserve"> </w:t>
      </w:r>
      <w:r w:rsidRPr="00CF56D5">
        <w:t>est</w:t>
      </w:r>
      <w:r>
        <w:t xml:space="preserve"> en effet demeuré</w:t>
      </w:r>
      <w:r w:rsidRPr="00CF56D5">
        <w:t xml:space="preserve"> </w:t>
      </w:r>
      <w:r>
        <w:t xml:space="preserve">très </w:t>
      </w:r>
      <w:r w:rsidRPr="00CF56D5">
        <w:t>en-deçà des objectifs</w:t>
      </w:r>
      <w:r>
        <w:t>, que ce soit en termes de chiffre d’affaires ou de REX</w:t>
      </w:r>
      <w:r w:rsidRPr="00CF56D5">
        <w:t xml:space="preserve">. </w:t>
      </w:r>
      <w:r>
        <w:t xml:space="preserve">Cette moindre performance de LBP n’a en outre pas pu être compensée par le </w:t>
      </w:r>
      <w:r w:rsidRPr="00CF56D5">
        <w:t>colis</w:t>
      </w:r>
      <w:r>
        <w:t>-</w:t>
      </w:r>
      <w:r w:rsidRPr="00CF56D5">
        <w:t>express</w:t>
      </w:r>
      <w:r>
        <w:t xml:space="preserve">, certes </w:t>
      </w:r>
      <w:r w:rsidRPr="00CF56D5">
        <w:t xml:space="preserve">monté en </w:t>
      </w:r>
      <w:r>
        <w:t>puissance (25 </w:t>
      </w:r>
      <w:r w:rsidRPr="00CF56D5">
        <w:t>%</w:t>
      </w:r>
      <w:r>
        <w:t xml:space="preserve"> du REX </w:t>
      </w:r>
      <w:r w:rsidRPr="00CF56D5">
        <w:t>en 2014 contre 19 % en 2007</w:t>
      </w:r>
      <w:r>
        <w:rPr>
          <w:rStyle w:val="Appelnotedebasdep"/>
        </w:rPr>
        <w:footnoteReference w:id="125"/>
      </w:r>
      <w:r w:rsidRPr="00CF56D5">
        <w:t>)</w:t>
      </w:r>
      <w:r>
        <w:t xml:space="preserve"> mais qui évolue</w:t>
      </w:r>
      <w:r w:rsidRPr="00CF56D5">
        <w:t xml:space="preserve"> dans un secteur structurellement moins re</w:t>
      </w:r>
      <w:r>
        <w:t>ntable que le secteur bancaire.</w:t>
      </w:r>
    </w:p>
    <w:p w14:paraId="211BE1CE" w14:textId="77777777" w:rsidR="00DA6737" w:rsidRPr="002E3E15" w:rsidRDefault="00DA6737" w:rsidP="00DA6737">
      <w:r>
        <w:t>La non atteinte par La Poste des objectifs du plan d’affaires 2010</w:t>
      </w:r>
      <w:r w:rsidR="00CA662E">
        <w:t>-</w:t>
      </w:r>
      <w:r>
        <w:t>2015 a d’ailleurs conduit la Caisse des dépôts à déprécier sa participation dans La Poste, pour un montant de 485 M€</w:t>
      </w:r>
      <w:r w:rsidRPr="00BA0844">
        <w:rPr>
          <w:vertAlign w:val="superscript"/>
        </w:rPr>
        <w:footnoteReference w:id="126"/>
      </w:r>
      <w:r w:rsidRPr="002E3E15">
        <w:rPr>
          <w:vertAlign w:val="superscript"/>
        </w:rPr>
        <w:t xml:space="preserve"> </w:t>
      </w:r>
      <w:r>
        <w:t>en 2013 et de 115 M€ en 2014.</w:t>
      </w:r>
      <w:r w:rsidRPr="002E3E15">
        <w:t xml:space="preserve"> </w:t>
      </w:r>
    </w:p>
    <w:p w14:paraId="211BE1CF" w14:textId="77777777" w:rsidR="00DA6737" w:rsidRDefault="00DA6737" w:rsidP="00DA6737">
      <w:pPr>
        <w:pStyle w:val="Titre3"/>
      </w:pPr>
      <w:bookmarkStart w:id="1357" w:name="_Toc456782838"/>
      <w:bookmarkStart w:id="1358" w:name="_Toc456795840"/>
      <w:bookmarkStart w:id="1359" w:name="_Toc456796884"/>
      <w:bookmarkStart w:id="1360" w:name="_Toc456806118"/>
      <w:bookmarkStart w:id="1361" w:name="_Toc456808142"/>
      <w:bookmarkStart w:id="1362" w:name="_Toc456861955"/>
      <w:bookmarkStart w:id="1363" w:name="_Toc456882105"/>
      <w:bookmarkStart w:id="1364" w:name="_Toc456884677"/>
      <w:bookmarkStart w:id="1365" w:name="_Toc456888097"/>
      <w:bookmarkStart w:id="1366" w:name="_Toc456951199"/>
      <w:bookmarkStart w:id="1367" w:name="_Toc456952326"/>
      <w:bookmarkStart w:id="1368" w:name="_Toc456952540"/>
      <w:bookmarkStart w:id="1369" w:name="_Toc456972095"/>
      <w:bookmarkStart w:id="1370" w:name="_Toc457235326"/>
      <w:bookmarkStart w:id="1371" w:name="_Toc457235823"/>
      <w:bookmarkStart w:id="1372" w:name="_Toc457298364"/>
      <w:bookmarkStart w:id="1373" w:name="_Toc457317788"/>
      <w:bookmarkStart w:id="1374" w:name="_Toc463339538"/>
      <w:bookmarkStart w:id="1375" w:name="_Toc463614053"/>
      <w:bookmarkStart w:id="1376" w:name="_Toc468868325"/>
      <w:r>
        <w:t xml:space="preserve">Le plan stratégique 2014-2020 : une volonté de renouvellement, </w:t>
      </w:r>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r>
        <w:t>des résultats pour l’heure satisfaisants</w:t>
      </w:r>
      <w:bookmarkEnd w:id="1374"/>
      <w:bookmarkEnd w:id="1375"/>
      <w:bookmarkEnd w:id="1376"/>
      <w:r>
        <w:t xml:space="preserve"> </w:t>
      </w:r>
    </w:p>
    <w:p w14:paraId="211BE1D0" w14:textId="7D427051" w:rsidR="00DA6737" w:rsidRDefault="00DA6737" w:rsidP="00DA6737">
      <w:r>
        <w:t xml:space="preserve">La </w:t>
      </w:r>
      <w:r w:rsidRPr="00CA1209">
        <w:t xml:space="preserve">trajectoire financière adoptée en juin 2014 se situe pleinement dans la lignée </w:t>
      </w:r>
      <w:r w:rsidRPr="00D861C5">
        <w:t xml:space="preserve">des </w:t>
      </w:r>
      <w:r>
        <w:t>précédentes,</w:t>
      </w:r>
      <w:r w:rsidRPr="00D861C5">
        <w:t> avec un objectif de croissance du chiffre d’affaires du groupe fixé à 2 % par an en moyenne,</w:t>
      </w:r>
      <w:r>
        <w:t xml:space="preserve"> u</w:t>
      </w:r>
      <w:r w:rsidRPr="00D861C5">
        <w:t>n REX censé approcher les 2 Md€ en 2020</w:t>
      </w:r>
      <w:r>
        <w:t xml:space="preserve"> et une </w:t>
      </w:r>
      <w:r w:rsidRPr="00D861C5">
        <w:t xml:space="preserve">marge </w:t>
      </w:r>
      <w:r>
        <w:t xml:space="preserve">portée </w:t>
      </w:r>
      <w:r w:rsidRPr="00D861C5">
        <w:t>au-delà de 7 %</w:t>
      </w:r>
      <w:r>
        <w:t> (contre moins de 4 % aujourd’hui). Dans son plan stratégique, La Poste reconnaît toutefois qu’elle ne peut plus s’appuyer uniquement sur les activités existantes, soit parce qu’elles sont en recul (Courrier, Réseau) soit parce qu’elles subissent les freins de la concurrence (colis-express) ou d’un contexte réglementaire et économique défavorable (LBP) : elle prend donc acte dans son</w:t>
      </w:r>
      <w:r w:rsidRPr="00927341">
        <w:t xml:space="preserve"> plan stratégique 2014-2020</w:t>
      </w:r>
      <w:r>
        <w:t xml:space="preserve"> de la nécessité de renouveler son projet stratégique.</w:t>
      </w:r>
    </w:p>
    <w:p w14:paraId="211BE1D1" w14:textId="4901A1E5" w:rsidR="00DA6737" w:rsidRDefault="00DA6737" w:rsidP="00DA6737">
      <w:pPr>
        <w:pStyle w:val="Titre4"/>
      </w:pPr>
      <w:r>
        <w:t>Une nouvelle orientation stratégique, mais des moteurs</w:t>
      </w:r>
      <w:r w:rsidR="00163B71">
        <w:br/>
      </w:r>
      <w:r>
        <w:t>de croissance qui restent les mêmes</w:t>
      </w:r>
    </w:p>
    <w:p w14:paraId="211BE1D2" w14:textId="7A77EE18" w:rsidR="00DA6737" w:rsidRDefault="00DA6737" w:rsidP="00DA6737">
      <w:pPr>
        <w:spacing w:after="240"/>
      </w:pPr>
      <w:r w:rsidRPr="00A355EC">
        <w:t xml:space="preserve">La Poste </w:t>
      </w:r>
      <w:r>
        <w:t>n’entend pas renoncer à son modèle multi-métiers, mais au contraire l’étendre à de</w:t>
      </w:r>
      <w:r w:rsidRPr="00A355EC">
        <w:t xml:space="preserve"> nouveaux marchés</w:t>
      </w:r>
      <w:r>
        <w:t> en suscitant la création de relais de croissance inédits. Pour faire émerger ces relais de croissance, l</w:t>
      </w:r>
      <w:r w:rsidRPr="0082479B">
        <w:t>e plan stratégique prévoit</w:t>
      </w:r>
      <w:r>
        <w:t xml:space="preserve"> d’investir dans des activités</w:t>
      </w:r>
      <w:r w:rsidRPr="004B0F3E">
        <w:t xml:space="preserve"> </w:t>
      </w:r>
      <w:r>
        <w:t>nouvelles telles que l’économie sociale et solidaire, la « </w:t>
      </w:r>
      <w:r w:rsidRPr="0014605E">
        <w:rPr>
          <w:i/>
        </w:rPr>
        <w:t xml:space="preserve">silver </w:t>
      </w:r>
      <w:r w:rsidR="008C056E">
        <w:rPr>
          <w:i/>
        </w:rPr>
        <w:t>e</w:t>
      </w:r>
      <w:r w:rsidR="00F45679" w:rsidRPr="0014605E">
        <w:rPr>
          <w:i/>
        </w:rPr>
        <w:t>conom</w:t>
      </w:r>
      <w:r w:rsidR="008C056E">
        <w:rPr>
          <w:i/>
        </w:rPr>
        <w:t>y</w:t>
      </w:r>
      <w:r w:rsidR="00F45679">
        <w:t> </w:t>
      </w:r>
      <w:r>
        <w:t>»</w:t>
      </w:r>
      <w:r w:rsidRPr="00FA0F65">
        <w:t xml:space="preserve"> </w:t>
      </w:r>
      <w:r>
        <w:t>ou les services numériques, mais surtout d’élargir sa palette d’interventions dans ses domaines de compétences traditionnels (par exemple dans le secteur de la logistique urbaine en complément des offres classiques de livraison)</w:t>
      </w:r>
      <w:r w:rsidRPr="0082479B">
        <w:t>.</w:t>
      </w:r>
      <w:r>
        <w:t xml:space="preserve"> L’objectif premier est, en effet, de proposer des prestations complémentaires permettant de soutenir les activités en déclin, au premier rang desquelles le Courrier. </w:t>
      </w:r>
    </w:p>
    <w:p w14:paraId="211BE1D3" w14:textId="65F60B2C" w:rsidR="00DA6737" w:rsidRDefault="00DA6737" w:rsidP="00DA6737">
      <w:pPr>
        <w:spacing w:after="240"/>
      </w:pPr>
      <w:r>
        <w:t>Ainsi, l</w:t>
      </w:r>
      <w:r w:rsidRPr="0093771B">
        <w:t xml:space="preserve">es nouveaux services du facteur s’appuient sur la proximité </w:t>
      </w:r>
      <w:r w:rsidR="0092006D">
        <w:t>de ces personnels</w:t>
      </w:r>
      <w:r w:rsidRPr="0093771B">
        <w:t xml:space="preserve"> afin </w:t>
      </w:r>
      <w:r>
        <w:t>d’offrir</w:t>
      </w:r>
      <w:r w:rsidRPr="0093771B">
        <w:t xml:space="preserve"> une </w:t>
      </w:r>
      <w:r>
        <w:t>gamme</w:t>
      </w:r>
      <w:r w:rsidRPr="0093771B">
        <w:t xml:space="preserve"> de prestations à domicile </w:t>
      </w:r>
      <w:r>
        <w:t>susceptibles</w:t>
      </w:r>
      <w:r w:rsidRPr="0093771B">
        <w:t xml:space="preserve"> de </w:t>
      </w:r>
      <w:r>
        <w:t>rentabil</w:t>
      </w:r>
      <w:r w:rsidRPr="0093771B">
        <w:t>iser ce réseau</w:t>
      </w:r>
      <w:r>
        <w:t> : s</w:t>
      </w:r>
      <w:r w:rsidRPr="0093771B">
        <w:t>ervices au domicile connecté des particuliers (installation et mise en main d’équipements tels que détecteurs de chute, boîtier de téléassistance, décodeurs, etc.), services d’économie circulaire (collecte et recyclage), services à domicile (livraison de proximité, vigie de personnes et de biens), interventions et collecte d’information au domicile et à proximité (diagnostic et constat en matière assurantielle, collecte d’informations commerciales).</w:t>
      </w:r>
      <w:r>
        <w:t xml:space="preserve"> </w:t>
      </w:r>
    </w:p>
    <w:p w14:paraId="211BE1D4" w14:textId="77777777" w:rsidR="00DA6737" w:rsidRPr="00D861C5" w:rsidRDefault="00DA6737" w:rsidP="00DA6737">
      <w:r>
        <w:t>La contribution attendue de ces nouvelles activités devrait néanmoins demeurer relativement minime à l’horizon 2020 (</w:t>
      </w:r>
      <w:r w:rsidRPr="00D861C5">
        <w:t xml:space="preserve">200 M€ </w:t>
      </w:r>
      <w:r>
        <w:t xml:space="preserve">de chiffre d’affaires pour les nouveaux services du facteur, hors croissance </w:t>
      </w:r>
      <w:r w:rsidRPr="00B4325E">
        <w:t xml:space="preserve">externe, 618 M€ pour les activités numériques). </w:t>
      </w:r>
    </w:p>
    <w:p w14:paraId="211BE1D5" w14:textId="2B178BF3" w:rsidR="00DA6737" w:rsidRDefault="00DA6737" w:rsidP="00DA6737">
      <w:r>
        <w:t xml:space="preserve">C’est donc </w:t>
      </w:r>
      <w:r w:rsidRPr="00D861C5">
        <w:t>encore essentiellement sur GeoPost et LBP que La Poste entend s’appuyer pour recouvrer une bonne santé économique</w:t>
      </w:r>
      <w:r>
        <w:t>. La Poste anticipant un nouveau recul de l</w:t>
      </w:r>
      <w:r w:rsidRPr="00D861C5">
        <w:t xml:space="preserve">a contribution du courrier tant dans la formation du chiffre d’affaires </w:t>
      </w:r>
      <w:r>
        <w:t xml:space="preserve">que dans celle du REX, l’importance de l’apport du </w:t>
      </w:r>
      <w:r w:rsidRPr="00D861C5">
        <w:t>colis</w:t>
      </w:r>
      <w:r w:rsidR="00284640">
        <w:t>-</w:t>
      </w:r>
      <w:r w:rsidRPr="00D861C5">
        <w:t xml:space="preserve">express pour le chiffre d’affaires et </w:t>
      </w:r>
      <w:r>
        <w:t>de</w:t>
      </w:r>
      <w:r w:rsidRPr="00D861C5">
        <w:t xml:space="preserve"> LBP pour le REX </w:t>
      </w:r>
      <w:r>
        <w:t>est une nouvelle fois réaffirmée (cf. graphique n° </w:t>
      </w:r>
      <w:r w:rsidR="00F403E4">
        <w:t>14</w:t>
      </w:r>
      <w:r>
        <w:t>)</w:t>
      </w:r>
      <w:r w:rsidRPr="00D861C5">
        <w:t xml:space="preserve">. </w:t>
      </w:r>
      <w:r>
        <w:t>L</w:t>
      </w:r>
      <w:r w:rsidRPr="00D861C5">
        <w:t>a hausse des tarifs postaux</w:t>
      </w:r>
      <w:r>
        <w:t xml:space="preserve">, </w:t>
      </w:r>
      <w:r w:rsidRPr="00D861C5">
        <w:t xml:space="preserve">censée compenser à elle seule </w:t>
      </w:r>
      <w:r>
        <w:t>la moitié</w:t>
      </w:r>
      <w:r w:rsidRPr="00D861C5">
        <w:t xml:space="preserve"> de la perte de chiffres d’affaires du courrier</w:t>
      </w:r>
      <w:r>
        <w:t xml:space="preserve">, ainsi que la </w:t>
      </w:r>
      <w:r w:rsidRPr="00D861C5">
        <w:t>poursui</w:t>
      </w:r>
      <w:r>
        <w:t>t</w:t>
      </w:r>
      <w:r w:rsidRPr="00D861C5">
        <w:t xml:space="preserve">e </w:t>
      </w:r>
      <w:r>
        <w:t>d</w:t>
      </w:r>
      <w:r w:rsidRPr="00D861C5">
        <w:t xml:space="preserve">es baisses d’effectifs et </w:t>
      </w:r>
      <w:r>
        <w:t>d</w:t>
      </w:r>
      <w:r w:rsidRPr="00D861C5">
        <w:t>es plans d’optimisation des charges</w:t>
      </w:r>
      <w:r>
        <w:rPr>
          <w:rStyle w:val="Appelnotedebasdep"/>
        </w:rPr>
        <w:footnoteReference w:id="127"/>
      </w:r>
      <w:r w:rsidR="00F52440">
        <w:t xml:space="preserve">, </w:t>
      </w:r>
      <w:r>
        <w:t>constituent les deux autres vecteurs de croissance mis en avant par La Poste</w:t>
      </w:r>
      <w:r w:rsidRPr="00D861C5">
        <w:t xml:space="preserve">. </w:t>
      </w:r>
    </w:p>
    <w:p w14:paraId="211BE1D7" w14:textId="3509AB4F" w:rsidR="00DA6737" w:rsidRPr="002B4D27" w:rsidRDefault="00DA6737" w:rsidP="00DA6737">
      <w:pPr>
        <w:pStyle w:val="Titregraphique"/>
        <w:spacing w:before="360"/>
      </w:pPr>
      <w:r>
        <w:t>structure du chiffre d’affaires</w:t>
      </w:r>
      <w:r w:rsidR="00284640">
        <w:br/>
      </w:r>
      <w:r>
        <w:t>et du résultat</w:t>
      </w:r>
      <w:r w:rsidR="00613E11">
        <w:t xml:space="preserve"> (réalisé 2014 et objectifs 2020)</w:t>
      </w:r>
      <w:r w:rsidR="00170BA8">
        <w:rPr>
          <w:noProof/>
          <w:lang w:eastAsia="fr-FR"/>
        </w:rPr>
        <w:drawing>
          <wp:inline distT="0" distB="0" distL="0" distR="0" wp14:anchorId="3717623E" wp14:editId="4B93C2CE">
            <wp:extent cx="1647825" cy="1215781"/>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8667" cy="1216402"/>
                    </a:xfrm>
                    <a:prstGeom prst="rect">
                      <a:avLst/>
                    </a:prstGeom>
                    <a:noFill/>
                  </pic:spPr>
                </pic:pic>
              </a:graphicData>
            </a:graphic>
          </wp:inline>
        </w:drawing>
      </w:r>
      <w:r w:rsidRPr="002B4D27">
        <w:rPr>
          <w:i/>
          <w:sz w:val="16"/>
          <w:szCs w:val="16"/>
        </w:rPr>
        <w:t xml:space="preserve"> </w:t>
      </w:r>
      <w:r>
        <w:rPr>
          <w:noProof/>
          <w:lang w:eastAsia="fr-FR"/>
        </w:rPr>
        <w:drawing>
          <wp:inline distT="0" distB="0" distL="0" distR="0" wp14:anchorId="211BF351" wp14:editId="39D098DE">
            <wp:extent cx="1019175" cy="1273973"/>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278" r="22826"/>
                    <a:stretch/>
                  </pic:blipFill>
                  <pic:spPr bwMode="auto">
                    <a:xfrm>
                      <a:off x="0" y="0"/>
                      <a:ext cx="1030219" cy="1287779"/>
                    </a:xfrm>
                    <a:prstGeom prst="rect">
                      <a:avLst/>
                    </a:prstGeom>
                    <a:noFill/>
                    <a:ln>
                      <a:noFill/>
                    </a:ln>
                    <a:extLst>
                      <a:ext uri="{53640926-AAD7-44D8-BBD7-CCE9431645EC}">
                        <a14:shadowObscured xmlns:a14="http://schemas.microsoft.com/office/drawing/2010/main"/>
                      </a:ext>
                    </a:extLst>
                  </pic:spPr>
                </pic:pic>
              </a:graphicData>
            </a:graphic>
          </wp:inline>
        </w:drawing>
      </w:r>
    </w:p>
    <w:p w14:paraId="211BE1D8" w14:textId="1D42D99F" w:rsidR="00DA6737" w:rsidRPr="00A15B75" w:rsidRDefault="00170BA8" w:rsidP="00DA6737">
      <w:pPr>
        <w:pStyle w:val="Normalcentr0"/>
      </w:pPr>
      <w:r>
        <w:rPr>
          <w:noProof/>
          <w:lang w:eastAsia="fr-FR"/>
        </w:rPr>
        <w:drawing>
          <wp:inline distT="0" distB="0" distL="0" distR="0" wp14:anchorId="4957B177" wp14:editId="342C7EF8">
            <wp:extent cx="1733550" cy="127903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2373" cy="1285541"/>
                    </a:xfrm>
                    <a:prstGeom prst="rect">
                      <a:avLst/>
                    </a:prstGeom>
                    <a:noFill/>
                  </pic:spPr>
                </pic:pic>
              </a:graphicData>
            </a:graphic>
          </wp:inline>
        </w:drawing>
      </w:r>
      <w:r w:rsidR="00DA6737">
        <w:t xml:space="preserve">    </w:t>
      </w:r>
      <w:r w:rsidR="00DA6737">
        <w:rPr>
          <w:noProof/>
          <w:lang w:eastAsia="fr-FR"/>
        </w:rPr>
        <w:drawing>
          <wp:inline distT="0" distB="0" distL="0" distR="0" wp14:anchorId="211BF355" wp14:editId="1FF4EF5A">
            <wp:extent cx="952500" cy="128337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0619" r="24742"/>
                    <a:stretch/>
                  </pic:blipFill>
                  <pic:spPr bwMode="auto">
                    <a:xfrm>
                      <a:off x="0" y="0"/>
                      <a:ext cx="962466" cy="1296805"/>
                    </a:xfrm>
                    <a:prstGeom prst="rect">
                      <a:avLst/>
                    </a:prstGeom>
                    <a:noFill/>
                    <a:ln>
                      <a:noFill/>
                    </a:ln>
                    <a:extLst>
                      <a:ext uri="{53640926-AAD7-44D8-BBD7-CCE9431645EC}">
                        <a14:shadowObscured xmlns:a14="http://schemas.microsoft.com/office/drawing/2010/main"/>
                      </a:ext>
                    </a:extLst>
                  </pic:spPr>
                </pic:pic>
              </a:graphicData>
            </a:graphic>
          </wp:inline>
        </w:drawing>
      </w:r>
    </w:p>
    <w:p w14:paraId="211BE1D9" w14:textId="77777777" w:rsidR="00DA6737" w:rsidRPr="00532F58" w:rsidRDefault="00DA6737" w:rsidP="00DA6737">
      <w:pPr>
        <w:pStyle w:val="TexteSource"/>
      </w:pPr>
      <w:r w:rsidRPr="00532F58">
        <w:t>Source : Cour des comptes, données La Poste. Par souci de simplicité de lecture, ces calculs masquent le poids négatif des autres activités dans la formation du REX du groupe.</w:t>
      </w:r>
    </w:p>
    <w:p w14:paraId="211BE1DA" w14:textId="77777777" w:rsidR="00DA6737" w:rsidRDefault="00DA6737" w:rsidP="00BA0643">
      <w:pPr>
        <w:pStyle w:val="Titre4"/>
        <w:spacing w:after="240"/>
      </w:pPr>
      <w:r>
        <w:t>Des résultats meilleurs que prévus depuis 2014</w:t>
      </w:r>
    </w:p>
    <w:p w14:paraId="211BE1DB" w14:textId="33C308DA" w:rsidR="00DA6737" w:rsidRDefault="00DA6737" w:rsidP="00DA6737">
      <w:r w:rsidRPr="00816F3E">
        <w:t>À l’issue de la deuxième année de mise en œuvre du plan stratégique 2014-2020, La Poste est globalement en avance sur ses objectifs financiers</w:t>
      </w:r>
      <w:r>
        <w:t> : en 2014 et 2015, les produits opérationnels, le REX et la marge opérationnelle ont dépassé les prévisions de la trajectoire financière.</w:t>
      </w:r>
    </w:p>
    <w:p w14:paraId="211BE1DC" w14:textId="77777777" w:rsidR="00DA6737" w:rsidRDefault="00DA6737" w:rsidP="00DA6737">
      <w:r>
        <w:t>Cet écart s’explique par les bonnes performances de</w:t>
      </w:r>
      <w:r w:rsidRPr="00816F3E">
        <w:t xml:space="preserve"> la branche </w:t>
      </w:r>
      <w:r>
        <w:t>C</w:t>
      </w:r>
      <w:r w:rsidRPr="00816F3E">
        <w:t>ourrier</w:t>
      </w:r>
      <w:r>
        <w:t xml:space="preserve">, qui ont plus que contrebalancé des résultats de la banque, inférieurs aux prévisions, et l’impact négatif sur le résultat de GeoPost des provisions passées au titre du contentieux devant l’Autorité de la concurrence. La branche Courrier a en effet </w:t>
      </w:r>
      <w:r w:rsidRPr="00816F3E">
        <w:t>bénéficié d’</w:t>
      </w:r>
      <w:r>
        <w:t xml:space="preserve">importantes hausses tarifaires </w:t>
      </w:r>
      <w:r w:rsidRPr="00816F3E">
        <w:t>en 2015 (+</w:t>
      </w:r>
      <w:r w:rsidR="00BA0643">
        <w:t> </w:t>
      </w:r>
      <w:r w:rsidRPr="00816F3E">
        <w:t>7 %)</w:t>
      </w:r>
      <w:r>
        <w:t xml:space="preserve">, qui ont permis de </w:t>
      </w:r>
      <w:r w:rsidRPr="00816F3E">
        <w:t xml:space="preserve">compenser </w:t>
      </w:r>
      <w:r>
        <w:t xml:space="preserve">pleinement la </w:t>
      </w:r>
      <w:r w:rsidRPr="00816F3E">
        <w:t xml:space="preserve">baisse du volume de courrier, </w:t>
      </w:r>
      <w:r>
        <w:t xml:space="preserve">laquelle </w:t>
      </w:r>
      <w:r w:rsidRPr="00816F3E">
        <w:t>s’est par ailleurs avérée moindre que prévu (- 6,5 % contre - 7,5 %</w:t>
      </w:r>
      <w:r>
        <w:t> </w:t>
      </w:r>
      <w:r w:rsidRPr="00816F3E">
        <w:t xml:space="preserve">anticipé). </w:t>
      </w:r>
    </w:p>
    <w:p w14:paraId="211BE1DD" w14:textId="77777777" w:rsidR="00DA6737" w:rsidRDefault="00DA6737" w:rsidP="00DA6737">
      <w:r>
        <w:t>Toutefois, les hausses tarifaires devant être moins fortes à l’avenir</w:t>
      </w:r>
      <w:r>
        <w:rPr>
          <w:rStyle w:val="Appelnotedebasdep"/>
        </w:rPr>
        <w:footnoteReference w:id="128"/>
      </w:r>
      <w:r>
        <w:t>, ce levier ne devrait plus avoir d’effets aussi massifs sur le reste de la période. Or, l</w:t>
      </w:r>
      <w:r w:rsidRPr="00816F3E">
        <w:t xml:space="preserve">’ambition du plan stratégique </w:t>
      </w:r>
      <w:r>
        <w:t>se concentre essentiellement sur</w:t>
      </w:r>
      <w:r w:rsidRPr="00816F3E">
        <w:t xml:space="preserve"> les années </w:t>
      </w:r>
      <w:r>
        <w:t xml:space="preserve">2017-2020. </w:t>
      </w:r>
      <w:r w:rsidRPr="005C0FD7">
        <w:rPr>
          <w:rFonts w:ascii="Times New Roman" w:eastAsia="Calibri" w:hAnsi="Times New Roman"/>
          <w:szCs w:val="18"/>
        </w:rPr>
        <w:t xml:space="preserve">La trajectoire financière prévoit </w:t>
      </w:r>
      <w:r>
        <w:rPr>
          <w:rFonts w:ascii="Times New Roman" w:eastAsia="Calibri" w:hAnsi="Times New Roman"/>
          <w:szCs w:val="18"/>
        </w:rPr>
        <w:t xml:space="preserve">en effet </w:t>
      </w:r>
      <w:r w:rsidRPr="005C0FD7">
        <w:rPr>
          <w:rFonts w:ascii="Times New Roman" w:eastAsia="Calibri" w:hAnsi="Times New Roman"/>
          <w:szCs w:val="18"/>
        </w:rPr>
        <w:t>une évolution en trois phases : inflexion du modèle en 2013 ; transition pour faire converger les résultats financiers avec les objectifs sur la période 2014-2016 ; refondation pour développer un nouveau modèle économique durable sur la période 2017-2020.</w:t>
      </w:r>
      <w:r>
        <w:rPr>
          <w:rFonts w:ascii="Times New Roman" w:eastAsia="Calibri" w:hAnsi="Times New Roman"/>
          <w:szCs w:val="18"/>
        </w:rPr>
        <w:t xml:space="preserve"> </w:t>
      </w:r>
      <w:r>
        <w:t xml:space="preserve">Il serait donc prématuré de déduire des </w:t>
      </w:r>
      <w:r w:rsidRPr="00816F3E">
        <w:t xml:space="preserve">bons résultats </w:t>
      </w:r>
      <w:r>
        <w:t>obtenus depuis 2014</w:t>
      </w:r>
      <w:r w:rsidRPr="00816F3E">
        <w:t xml:space="preserve"> </w:t>
      </w:r>
      <w:r>
        <w:t>que le respect de</w:t>
      </w:r>
      <w:r w:rsidRPr="00816F3E">
        <w:t xml:space="preserve"> la trajectoire </w:t>
      </w:r>
      <w:r>
        <w:t xml:space="preserve">est assuré </w:t>
      </w:r>
      <w:r w:rsidRPr="00816F3E">
        <w:t>à moyen terme.</w:t>
      </w:r>
    </w:p>
    <w:p w14:paraId="211BE1DE" w14:textId="77777777" w:rsidR="00DA6737" w:rsidRDefault="00DA6737" w:rsidP="0014605E">
      <w:pPr>
        <w:pStyle w:val="Titre2"/>
        <w:spacing w:before="480"/>
      </w:pPr>
      <w:bookmarkStart w:id="1377" w:name="_Toc454470057"/>
      <w:bookmarkStart w:id="1378" w:name="_Toc454980036"/>
      <w:bookmarkStart w:id="1379" w:name="_Toc454991178"/>
      <w:bookmarkStart w:id="1380" w:name="_Toc454992539"/>
      <w:bookmarkStart w:id="1381" w:name="_Toc455156520"/>
      <w:bookmarkStart w:id="1382" w:name="_Toc455166074"/>
      <w:bookmarkStart w:id="1383" w:name="_Toc455392761"/>
      <w:bookmarkStart w:id="1384" w:name="_Toc455396649"/>
      <w:bookmarkStart w:id="1385" w:name="_Toc455412873"/>
      <w:bookmarkStart w:id="1386" w:name="_Toc455415270"/>
      <w:bookmarkStart w:id="1387" w:name="_Toc455419815"/>
      <w:bookmarkStart w:id="1388" w:name="_Toc455426752"/>
      <w:bookmarkStart w:id="1389" w:name="_Toc455430586"/>
      <w:bookmarkStart w:id="1390" w:name="_Toc455498597"/>
      <w:bookmarkStart w:id="1391" w:name="_Toc455510381"/>
      <w:bookmarkStart w:id="1392" w:name="_Toc455510658"/>
      <w:bookmarkStart w:id="1393" w:name="_Toc455591498"/>
      <w:bookmarkStart w:id="1394" w:name="_Toc456782841"/>
      <w:bookmarkStart w:id="1395" w:name="_Toc456795841"/>
      <w:bookmarkStart w:id="1396" w:name="_Toc456796885"/>
      <w:bookmarkStart w:id="1397" w:name="_Toc456806119"/>
      <w:bookmarkStart w:id="1398" w:name="_Toc456808143"/>
      <w:bookmarkStart w:id="1399" w:name="_Toc456861956"/>
      <w:bookmarkStart w:id="1400" w:name="_Toc456882106"/>
      <w:bookmarkStart w:id="1401" w:name="_Toc456884678"/>
      <w:bookmarkStart w:id="1402" w:name="_Toc456888098"/>
      <w:bookmarkStart w:id="1403" w:name="_Toc456951200"/>
      <w:bookmarkStart w:id="1404" w:name="_Toc456952327"/>
      <w:bookmarkStart w:id="1405" w:name="_Toc456952541"/>
      <w:bookmarkStart w:id="1406" w:name="_Toc456972096"/>
      <w:bookmarkStart w:id="1407" w:name="_Toc457235327"/>
      <w:bookmarkStart w:id="1408" w:name="_Toc457235824"/>
      <w:bookmarkStart w:id="1409" w:name="_Toc457298365"/>
      <w:bookmarkStart w:id="1410" w:name="_Toc457317789"/>
      <w:bookmarkStart w:id="1411" w:name="_Toc462390589"/>
      <w:bookmarkStart w:id="1412" w:name="_Toc462395053"/>
      <w:bookmarkStart w:id="1413" w:name="_Toc462396733"/>
      <w:bookmarkStart w:id="1414" w:name="_Toc462397640"/>
      <w:bookmarkStart w:id="1415" w:name="_Toc462402629"/>
      <w:bookmarkStart w:id="1416" w:name="_Toc462402750"/>
      <w:bookmarkStart w:id="1417" w:name="_Toc463339539"/>
      <w:bookmarkStart w:id="1418" w:name="_Toc463614054"/>
      <w:bookmarkStart w:id="1419" w:name="_Toc468868326"/>
      <w:r>
        <w:t xml:space="preserve">Des chocs </w:t>
      </w:r>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r>
        <w:t>devenus structurels</w:t>
      </w:r>
      <w:bookmarkEnd w:id="1417"/>
      <w:bookmarkEnd w:id="1418"/>
      <w:bookmarkEnd w:id="1419"/>
    </w:p>
    <w:p w14:paraId="211BE1DF" w14:textId="4160B182" w:rsidR="00DA6737" w:rsidRDefault="00DA6737" w:rsidP="00DA6737">
      <w:r>
        <w:t>D</w:t>
      </w:r>
      <w:r w:rsidRPr="00DC6691">
        <w:t>epuis 2008, La Poste a dû faire face</w:t>
      </w:r>
      <w:r>
        <w:t xml:space="preserve"> à des chocs exogènes importants</w:t>
      </w:r>
      <w:r w:rsidRPr="00DC6691">
        <w:t xml:space="preserve"> : </w:t>
      </w:r>
      <w:r w:rsidR="00F52440">
        <w:t xml:space="preserve">tout d’abord </w:t>
      </w:r>
      <w:r w:rsidRPr="00DC6691">
        <w:t>la</w:t>
      </w:r>
      <w:r w:rsidRPr="007209C2">
        <w:t xml:space="preserve"> crise </w:t>
      </w:r>
      <w:r>
        <w:t>économique et financière</w:t>
      </w:r>
      <w:r w:rsidRPr="007209C2">
        <w:t xml:space="preserve">, </w:t>
      </w:r>
      <w:r>
        <w:t>ensuite, les conséquences de celle-ci sur</w:t>
      </w:r>
      <w:r w:rsidRPr="007209C2">
        <w:t xml:space="preserve"> le secteur financier (baisse des taux d’intér</w:t>
      </w:r>
      <w:r>
        <w:t xml:space="preserve">êt, renforcement des contraintes prudentielles), mais surtout la dématérialisation des échanges qui entraîne une baisse rapide et irréversible des volumes de courrier, condamnant </w:t>
      </w:r>
      <w:r w:rsidR="00F52440">
        <w:t>au déclin</w:t>
      </w:r>
      <w:r>
        <w:t xml:space="preserve"> l’activité historiquement majoritaire et rentable de La Poste. Si, dans ses plans stratégiques, La Poste a </w:t>
      </w:r>
      <w:r w:rsidR="0092006D">
        <w:t xml:space="preserve">pris en compte </w:t>
      </w:r>
      <w:r>
        <w:t xml:space="preserve">les effets temporaires de la crise, elle doit désormais prendre la mesure de ses effets structurels ou de long terme. </w:t>
      </w:r>
    </w:p>
    <w:p w14:paraId="211BE1E0" w14:textId="77777777" w:rsidR="00DA6737" w:rsidRDefault="00DA6737" w:rsidP="00447F06">
      <w:pPr>
        <w:pStyle w:val="Titre3"/>
      </w:pPr>
      <w:bookmarkStart w:id="1420" w:name="_Toc456782844"/>
      <w:bookmarkStart w:id="1421" w:name="_Toc456795844"/>
      <w:bookmarkStart w:id="1422" w:name="_Toc456796888"/>
      <w:bookmarkStart w:id="1423" w:name="_Toc456806122"/>
      <w:bookmarkStart w:id="1424" w:name="_Toc456808146"/>
      <w:bookmarkStart w:id="1425" w:name="_Toc456861959"/>
      <w:bookmarkStart w:id="1426" w:name="_Toc456882109"/>
      <w:bookmarkStart w:id="1427" w:name="_Toc456884681"/>
      <w:bookmarkStart w:id="1428" w:name="_Toc456888101"/>
      <w:bookmarkStart w:id="1429" w:name="_Toc456951203"/>
      <w:bookmarkStart w:id="1430" w:name="_Toc456952330"/>
      <w:bookmarkStart w:id="1431" w:name="_Toc456952544"/>
      <w:bookmarkStart w:id="1432" w:name="_Toc456972099"/>
      <w:bookmarkStart w:id="1433" w:name="_Toc457235330"/>
      <w:bookmarkStart w:id="1434" w:name="_Toc457235827"/>
      <w:bookmarkStart w:id="1435" w:name="_Toc457298368"/>
      <w:bookmarkStart w:id="1436" w:name="_Toc457317792"/>
      <w:bookmarkStart w:id="1437" w:name="_Toc468868327"/>
      <w:r>
        <w:t xml:space="preserve">Des taux d’intérêt qui </w:t>
      </w:r>
      <w:r w:rsidR="00BA0643">
        <w:t>obscurcissent l’avenir</w:t>
      </w:r>
      <w:r w:rsidR="00BA0643">
        <w:br/>
      </w:r>
      <w:r>
        <w:t>de La Banque Postale</w:t>
      </w:r>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p>
    <w:p w14:paraId="211BE1E1" w14:textId="3586A5F6" w:rsidR="00DA6737" w:rsidRDefault="00DA6737" w:rsidP="00DA6737">
      <w:r>
        <w:t xml:space="preserve">À moyen terme, La Poste fait systématiquement l’hypothèse d’une </w:t>
      </w:r>
      <w:r w:rsidRPr="00E3536D">
        <w:t>remontée puis d’une stabilisation des taux d’intérêt</w:t>
      </w:r>
      <w:r>
        <w:t>,</w:t>
      </w:r>
      <w:r w:rsidRPr="00E3536D">
        <w:t xml:space="preserve"> dont la baisse a été en réalité continue et forte </w:t>
      </w:r>
      <w:r>
        <w:t>depuis 2008 (</w:t>
      </w:r>
      <w:r w:rsidRPr="00BA0643">
        <w:t>cf</w:t>
      </w:r>
      <w:r w:rsidRPr="00C46BA4">
        <w:rPr>
          <w:i/>
        </w:rPr>
        <w:t>.</w:t>
      </w:r>
      <w:r>
        <w:t xml:space="preserve"> graphique n° </w:t>
      </w:r>
      <w:r w:rsidR="00F403E4">
        <w:t>15</w:t>
      </w:r>
      <w:r>
        <w:t>).</w:t>
      </w:r>
    </w:p>
    <w:p w14:paraId="211BE1E2" w14:textId="77777777" w:rsidR="00DA6737" w:rsidRDefault="00DA6737" w:rsidP="00DA6737">
      <w:pPr>
        <w:pStyle w:val="Titregraphique"/>
      </w:pPr>
      <w:r>
        <w:t>taux d’intérêt à dix ans pour la France (OAT)</w:t>
      </w:r>
    </w:p>
    <w:p w14:paraId="211BE1E3" w14:textId="77777777" w:rsidR="00DA6737" w:rsidRDefault="00DA6737" w:rsidP="00DA6737">
      <w:pPr>
        <w:jc w:val="center"/>
      </w:pPr>
      <w:r>
        <w:rPr>
          <w:noProof/>
          <w:lang w:eastAsia="fr-FR"/>
        </w:rPr>
        <w:drawing>
          <wp:inline distT="0" distB="0" distL="0" distR="0" wp14:anchorId="211BF357" wp14:editId="211BF358">
            <wp:extent cx="2688564" cy="1613139"/>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88564" cy="1613139"/>
                    </a:xfrm>
                    <a:prstGeom prst="rect">
                      <a:avLst/>
                    </a:prstGeom>
                    <a:noFill/>
                    <a:ln>
                      <a:noFill/>
                    </a:ln>
                  </pic:spPr>
                </pic:pic>
              </a:graphicData>
            </a:graphic>
          </wp:inline>
        </w:drawing>
      </w:r>
    </w:p>
    <w:p w14:paraId="211BE1E4" w14:textId="77777777" w:rsidR="00DA6737" w:rsidRPr="00532F58" w:rsidRDefault="00DA6737" w:rsidP="00BA0643">
      <w:pPr>
        <w:pStyle w:val="TexteSource"/>
      </w:pPr>
      <w:r w:rsidRPr="00532F58">
        <w:t>Source : Cour des comptes, données La Poste, Insee et Banque de France.</w:t>
      </w:r>
    </w:p>
    <w:p w14:paraId="211BE1E5" w14:textId="0999B120" w:rsidR="00DA6737" w:rsidRDefault="00C27310" w:rsidP="00DA6737">
      <w:r>
        <w:t>Dans l’hypothèse de</w:t>
      </w:r>
      <w:r w:rsidR="00DA6737">
        <w:t xml:space="preserve"> maintien des taux à </w:t>
      </w:r>
      <w:r w:rsidR="00601934">
        <w:t xml:space="preserve">un </w:t>
      </w:r>
      <w:r w:rsidR="00DA6737">
        <w:t>niveau très bas, voire négatif, l</w:t>
      </w:r>
      <w:r w:rsidR="00DA6737" w:rsidRPr="00310DC7">
        <w:t xml:space="preserve">e risque </w:t>
      </w:r>
      <w:r w:rsidR="00DA6737">
        <w:t>est réel pour</w:t>
      </w:r>
      <w:r w:rsidR="00DA6737" w:rsidRPr="00310DC7">
        <w:t xml:space="preserve"> LBP</w:t>
      </w:r>
      <w:r w:rsidR="00DA6737">
        <w:t xml:space="preserve"> de ne pas atteindre les objectifs ambitieux qui lui sont assignés au titre des années 2014 à 2020 : un taux d’intérêt plus bas de </w:t>
      </w:r>
      <w:r w:rsidR="00DA6737" w:rsidRPr="00964BFB">
        <w:t>1 point a</w:t>
      </w:r>
      <w:r w:rsidR="00DA6737">
        <w:t>urait</w:t>
      </w:r>
      <w:r w:rsidR="00DA6737" w:rsidRPr="00964BFB">
        <w:t xml:space="preserve"> </w:t>
      </w:r>
      <w:r w:rsidR="00DA6737">
        <w:t xml:space="preserve">en effet </w:t>
      </w:r>
      <w:r w:rsidR="00DA6737" w:rsidRPr="00964BFB">
        <w:t>un impact de</w:t>
      </w:r>
      <w:r w:rsidR="00DA6737">
        <w:t xml:space="preserve"> l’ordre de</w:t>
      </w:r>
      <w:r w:rsidR="00DA6737" w:rsidRPr="00964BFB">
        <w:t xml:space="preserve"> </w:t>
      </w:r>
      <w:r w:rsidR="00DA6737">
        <w:br/>
        <w:t>- </w:t>
      </w:r>
      <w:r w:rsidR="00DA6737" w:rsidRPr="00964BFB">
        <w:t>350</w:t>
      </w:r>
      <w:r w:rsidR="00DA6737">
        <w:t> </w:t>
      </w:r>
      <w:r w:rsidR="00DA6737" w:rsidRPr="00964BFB">
        <w:t>M€ sur</w:t>
      </w:r>
      <w:r w:rsidR="00DA6737">
        <w:t xml:space="preserve"> le PNB et un scénario plus dégradé de 10 points de base par an aurait un impact cumulé de - 800</w:t>
      </w:r>
      <w:r w:rsidR="00910CC8">
        <w:t xml:space="preserve"> </w:t>
      </w:r>
      <w:r w:rsidR="00DA6737">
        <w:t xml:space="preserve">M€ sur un REX attendu de 1,5 Md€ en 2020. Ce </w:t>
      </w:r>
      <w:r w:rsidR="00DA6737" w:rsidRPr="00A576E5">
        <w:t xml:space="preserve">nouvel environnement des taux </w:t>
      </w:r>
      <w:r w:rsidR="00DA6737">
        <w:t>doit donc impérativement entraîner une révision des</w:t>
      </w:r>
      <w:r w:rsidR="00B540A7">
        <w:t xml:space="preserve"> </w:t>
      </w:r>
      <w:r w:rsidR="00DA6737" w:rsidRPr="00A576E5">
        <w:t>prévisions de LBP.</w:t>
      </w:r>
      <w:r w:rsidR="00DA6737">
        <w:t xml:space="preserve"> </w:t>
      </w:r>
    </w:p>
    <w:p w14:paraId="211BE1E6" w14:textId="743B21E0" w:rsidR="00DA6737" w:rsidRDefault="00DA6737" w:rsidP="0014605E">
      <w:pPr>
        <w:keepLines/>
        <w:autoSpaceDE w:val="0"/>
        <w:autoSpaceDN w:val="0"/>
        <w:adjustRightInd w:val="0"/>
        <w:spacing w:after="0"/>
      </w:pPr>
      <w:r>
        <w:t>En outre</w:t>
      </w:r>
      <w:r w:rsidDel="005615B6">
        <w:t>, l</w:t>
      </w:r>
      <w:r>
        <w:t>’éventualité d’un nouveau renforcement des règles prudentielles n’est pas à exclure. Si la remise en cause du « compromis danois »</w:t>
      </w:r>
      <w:r>
        <w:rPr>
          <w:rStyle w:val="Appelnotedebasdep"/>
        </w:rPr>
        <w:footnoteReference w:id="129"/>
      </w:r>
      <w:r>
        <w:t xml:space="preserve"> n’est plus à l’ordre du jour, d’autres facteurs d’inquiétude subsistent concernant, notamment, le traitement prudentiel de</w:t>
      </w:r>
      <w:r w:rsidRPr="00431F0A">
        <w:t xml:space="preserve"> </w:t>
      </w:r>
      <w:r>
        <w:t>l’épargne réglementée</w:t>
      </w:r>
      <w:r w:rsidR="00FF7E63">
        <w:rPr>
          <w:rStyle w:val="Appelnotedebasdep"/>
        </w:rPr>
        <w:footnoteReference w:id="130"/>
      </w:r>
      <w:r>
        <w:t xml:space="preserve">. </w:t>
      </w:r>
    </w:p>
    <w:p w14:paraId="211BE1E8" w14:textId="7B3FD0C8" w:rsidR="00DA6737" w:rsidRDefault="00DA6737" w:rsidP="00DA6737">
      <w:r>
        <w:t>Le plan stratégique 2014-2020 débouche, sous certaines hypothèses, sur un besoin supplémentaire de fonds propres prudentiels pour LBP de 5,1 Md€ sur la période (dont 1,6 Md€ de fonds propres à la charge de La Poste, le reste étant couvert par l’émission de titres subordonnées auprès d’investisseurs externes). La Poste a toutefois revu ce chiffrage à la baisse</w:t>
      </w:r>
      <w:r w:rsidR="00F52440">
        <w:t>. Elle</w:t>
      </w:r>
      <w:r>
        <w:t xml:space="preserve"> estim</w:t>
      </w:r>
      <w:r w:rsidR="00F52440">
        <w:t>e</w:t>
      </w:r>
      <w:r>
        <w:t xml:space="preserve"> </w:t>
      </w:r>
      <w:r w:rsidR="00F52440">
        <w:t>en outre</w:t>
      </w:r>
      <w:r>
        <w:t xml:space="preserve"> être capable de faire face aux augmentations de capital éventuelles de LBP liées à une évolution ultérieure de ces règles.</w:t>
      </w:r>
    </w:p>
    <w:p w14:paraId="211BE1E9" w14:textId="77777777" w:rsidR="00DA6737" w:rsidRDefault="00DA6737" w:rsidP="00447F06">
      <w:pPr>
        <w:pStyle w:val="Titre3"/>
      </w:pPr>
      <w:bookmarkStart w:id="1438" w:name="_Toc456782845"/>
      <w:bookmarkStart w:id="1439" w:name="_Toc456795845"/>
      <w:bookmarkStart w:id="1440" w:name="_Toc456796889"/>
      <w:bookmarkStart w:id="1441" w:name="_Toc456806123"/>
      <w:bookmarkStart w:id="1442" w:name="_Toc456808147"/>
      <w:bookmarkStart w:id="1443" w:name="_Toc456861960"/>
      <w:bookmarkStart w:id="1444" w:name="_Toc456882110"/>
      <w:bookmarkStart w:id="1445" w:name="_Toc456884682"/>
      <w:bookmarkStart w:id="1446" w:name="_Toc456888102"/>
      <w:bookmarkStart w:id="1447" w:name="_Toc456951204"/>
      <w:bookmarkStart w:id="1448" w:name="_Toc456952331"/>
      <w:bookmarkStart w:id="1449" w:name="_Toc456952545"/>
      <w:bookmarkStart w:id="1450" w:name="_Toc456972100"/>
      <w:bookmarkStart w:id="1451" w:name="_Toc457235331"/>
      <w:bookmarkStart w:id="1452" w:name="_Toc457235828"/>
      <w:bookmarkStart w:id="1453" w:name="_Toc457298369"/>
      <w:bookmarkStart w:id="1454" w:name="_Toc457317793"/>
      <w:bookmarkStart w:id="1455" w:name="_Toc468868328"/>
      <w:r>
        <w:t xml:space="preserve">Une </w:t>
      </w:r>
      <w:r w:rsidRPr="00D235C6">
        <w:t>intensification</w:t>
      </w:r>
      <w:r>
        <w:t xml:space="preserve"> de la concurrence dans le secteur du colis</w:t>
      </w:r>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p>
    <w:p w14:paraId="211BE1EA" w14:textId="77777777" w:rsidR="00DA6737" w:rsidRDefault="00DA6737" w:rsidP="00DA6737">
      <w:r>
        <w:t xml:space="preserve">La Poste s’est construite comme un monopole d’État, elle est aujourd’hui un groupe capitalistique public dont toutes les activités sont ouvertes à la concurrence et qui intervient sur des marchés diversifiés et internationalisés </w:t>
      </w:r>
      <w:r w:rsidRPr="00E21E02">
        <w:rPr>
          <w:i/>
        </w:rPr>
        <w:t xml:space="preserve">via </w:t>
      </w:r>
      <w:r>
        <w:t xml:space="preserve">une multitude de filiales. Cette modification profonde de son statut et de sa situation crée à la fois des opportunités et des difficultés à surmonter. </w:t>
      </w:r>
    </w:p>
    <w:p w14:paraId="211BE1EB" w14:textId="682CDB89" w:rsidR="00DA6737" w:rsidRDefault="00DA6737" w:rsidP="00DA6737">
      <w:r>
        <w:t xml:space="preserve">Ainsi, le marché du </w:t>
      </w:r>
      <w:r w:rsidRPr="006333BF">
        <w:t xml:space="preserve">colis, </w:t>
      </w:r>
      <w:r>
        <w:t>qui</w:t>
      </w:r>
      <w:r w:rsidRPr="006333BF">
        <w:t xml:space="preserve"> a toujours été en partie concurrentiel</w:t>
      </w:r>
      <w:r w:rsidRPr="006333BF">
        <w:rPr>
          <w:rStyle w:val="Appelnotedebasdep"/>
        </w:rPr>
        <w:footnoteReference w:id="131"/>
      </w:r>
      <w:r>
        <w:t xml:space="preserve">, est </w:t>
      </w:r>
      <w:r w:rsidRPr="006333BF">
        <w:t>actuellement en forte croissa</w:t>
      </w:r>
      <w:r>
        <w:t>nce grâce au développement de l’e</w:t>
      </w:r>
      <w:r w:rsidR="007632AE">
        <w:t>-</w:t>
      </w:r>
      <w:r>
        <w:t>commerce</w:t>
      </w:r>
      <w:r w:rsidRPr="006333BF">
        <w:t>. La Poste bénéficie</w:t>
      </w:r>
      <w:r>
        <w:t xml:space="preserve"> donc</w:t>
      </w:r>
      <w:r w:rsidRPr="006333BF">
        <w:t>, d’un côté, d</w:t>
      </w:r>
      <w:r>
        <w:t>’</w:t>
      </w:r>
      <w:r w:rsidRPr="006333BF">
        <w:t xml:space="preserve">opportunités de développement à </w:t>
      </w:r>
      <w:r w:rsidR="0092006D" w:rsidRPr="006333BF">
        <w:t>l</w:t>
      </w:r>
      <w:r w:rsidR="0092006D">
        <w:t>’étranger</w:t>
      </w:r>
      <w:r w:rsidR="0092006D" w:rsidRPr="006333BF">
        <w:t xml:space="preserve"> </w:t>
      </w:r>
      <w:r>
        <w:t xml:space="preserve">mais doit, d’un autre côté, </w:t>
      </w:r>
      <w:r w:rsidRPr="006333BF">
        <w:t>défendr</w:t>
      </w:r>
      <w:r>
        <w:t>e ses parts de marché en France</w:t>
      </w:r>
      <w:r w:rsidRPr="006333BF">
        <w:t>. Cette concurrence pèse sur les prix, tout comme le fait que le secteur soit dépendant de donneurs d’ordre puissants (par exemple Amazon)</w:t>
      </w:r>
      <w:r>
        <w:t>. Pour l’avenir, plusieurs menaces sont ainsi susceptibles de modifier négativement le marché, jusqu’ici très porteur, du colis-express.</w:t>
      </w:r>
    </w:p>
    <w:p w14:paraId="211BE1EC" w14:textId="77777777" w:rsidR="00DA6737" w:rsidRDefault="00DA6737" w:rsidP="00DA6737">
      <w:r>
        <w:t xml:space="preserve">Les demandes des e-commerçants poussent les acteurs du colis-express à réduire toujours davantage les délais de livraison jusqu’à la livraison le jour-même, tout en exerçant </w:t>
      </w:r>
      <w:r w:rsidR="00BA0643">
        <w:t>une forte pression sur les prix</w:t>
      </w:r>
      <w:r w:rsidR="00BA0643">
        <w:br/>
      </w:r>
      <w:r>
        <w:t xml:space="preserve">(la livraison étant le plus souvent annoncée à l’acheteur comme « offerte ») ; à cet égard, l’évolution des marchés européens du e-commerce, et l’émergence d’Amazon comme acteur dominant du marché, contribuent à affaiblir le pouvoir de négociation des acteurs du </w:t>
      </w:r>
      <w:r w:rsidR="007632AE">
        <w:br/>
      </w:r>
      <w:r>
        <w:t>colis-express dans la fixation du prix</w:t>
      </w:r>
      <w:r>
        <w:rPr>
          <w:rStyle w:val="Appelnotedebasdep"/>
        </w:rPr>
        <w:footnoteReference w:id="132"/>
      </w:r>
      <w:r>
        <w:t xml:space="preserve">. Ces évolutions sont bien anticipées par le groupe (qui prévoit une baisse des prix de 1 % par an en moyenne sur 2014-2020) et GeoPost est en mouvement perpétuel pour accroître les volumes et créer de la valeur par des nouveaux services « premium ». Les prises de participation récentes dans Stuart en France et Tiramizoo en Allemagne </w:t>
      </w:r>
      <w:r>
        <w:noBreakHyphen/>
        <w:t xml:space="preserve"> qui assurent des livraisons le jour même en zone urbaine </w:t>
      </w:r>
      <w:r>
        <w:noBreakHyphen/>
        <w:t xml:space="preserve"> illustrent cette stratégie, de même que l’expérimentation de tournées de livraison le soir par Colissimo. Le développement d’une offre de livraison express de produits frais est elle aussi intéressante et permettra de répondre au développement rapide du e-commerce dans ce domaine</w:t>
      </w:r>
      <w:r>
        <w:rPr>
          <w:rStyle w:val="Appelnotedebasdep"/>
        </w:rPr>
        <w:footnoteReference w:id="133"/>
      </w:r>
      <w:r>
        <w:t>. Toutefois, une décroissance de tarifs de 1,5 % par an au lieu des 1 % anticipés fait peser un risque de l’ordre de 33 M€ par an sur le REX de GeoPost, soit 231 M€ en cumulé sur la durée du plan d’affaires.</w:t>
      </w:r>
    </w:p>
    <w:p w14:paraId="211BE1ED" w14:textId="77777777" w:rsidR="00DA6737" w:rsidRDefault="00DA6737" w:rsidP="00DA6737">
      <w:r>
        <w:t>En outre, la concurrence s’intensifie. Jusqu’à présent, les grands intégrateurs américains (UPS et Fedex) n’étaient présents en Europe que sur les trafics transfrontaliers et surtout intercontinentaux mais ils commencent à se doter de réseaux nationaux de distribution</w:t>
      </w:r>
      <w:r>
        <w:rPr>
          <w:rStyle w:val="Appelnotedebasdep"/>
        </w:rPr>
        <w:footnoteReference w:id="134"/>
      </w:r>
      <w:r>
        <w:t xml:space="preserve"> ; en outre, il n’est pas exclu que les e-commerçants eux-mêmes deviennent des concurrents des opérateurs de colis, à l’image d’Amazon qui s’est doté de son propre réseau logistique au Royaume-Uni, a pris une participation minoritaire en France dans Colis privé et développe depuis peu un service autonome de livraison en 1h à Paris. Un scénario plausible serait qu’Amazon internalise la livraison de ses produits dans les zones les plus densément peuplées, ne laissant à La Poste que les flux les moins rentables et les volumes qu’il ne serait pas capable de traiter seul pendant les périodes de pointe. </w:t>
      </w:r>
    </w:p>
    <w:p w14:paraId="211BE1EE" w14:textId="1E5B67BD" w:rsidR="00DA6737" w:rsidRDefault="00DA6737" w:rsidP="00447F06">
      <w:pPr>
        <w:pStyle w:val="Titre3"/>
      </w:pPr>
      <w:bookmarkStart w:id="1456" w:name="_Toc468868329"/>
      <w:bookmarkStart w:id="1457" w:name="_Toc447297561"/>
      <w:bookmarkStart w:id="1458" w:name="_Toc455591934"/>
      <w:bookmarkStart w:id="1459" w:name="_Toc455591500"/>
      <w:bookmarkStart w:id="1460" w:name="_Toc455510660"/>
      <w:bookmarkStart w:id="1461" w:name="_Toc455510383"/>
      <w:bookmarkStart w:id="1462" w:name="_Toc455498599"/>
      <w:bookmarkStart w:id="1463" w:name="_Toc455430588"/>
      <w:bookmarkStart w:id="1464" w:name="_Toc455426754"/>
      <w:bookmarkStart w:id="1465" w:name="_Toc455419817"/>
      <w:bookmarkStart w:id="1466" w:name="_Toc455415272"/>
      <w:bookmarkStart w:id="1467" w:name="_Toc455412875"/>
      <w:bookmarkStart w:id="1468" w:name="_Toc455396651"/>
      <w:bookmarkStart w:id="1469" w:name="_Toc455392763"/>
      <w:bookmarkStart w:id="1470" w:name="_Toc455166076"/>
      <w:bookmarkStart w:id="1471" w:name="_Toc455156522"/>
      <w:bookmarkStart w:id="1472" w:name="_Toc454992541"/>
      <w:bookmarkStart w:id="1473" w:name="_Toc454991180"/>
      <w:bookmarkStart w:id="1474" w:name="_Toc454980038"/>
      <w:bookmarkStart w:id="1475" w:name="_Toc454470059"/>
      <w:bookmarkStart w:id="1476" w:name="_Toc456782846"/>
      <w:bookmarkStart w:id="1477" w:name="_Toc456795846"/>
      <w:bookmarkStart w:id="1478" w:name="_Toc456796890"/>
      <w:bookmarkStart w:id="1479" w:name="_Toc456806124"/>
      <w:bookmarkStart w:id="1480" w:name="_Toc456808148"/>
      <w:bookmarkStart w:id="1481" w:name="_Toc456861961"/>
      <w:bookmarkStart w:id="1482" w:name="_Toc456882111"/>
      <w:bookmarkStart w:id="1483" w:name="_Toc456884683"/>
      <w:bookmarkStart w:id="1484" w:name="_Toc456888103"/>
      <w:bookmarkStart w:id="1485" w:name="_Toc456951205"/>
      <w:bookmarkStart w:id="1486" w:name="_Toc456952332"/>
      <w:bookmarkStart w:id="1487" w:name="_Toc456952546"/>
      <w:bookmarkStart w:id="1488" w:name="_Toc456972101"/>
      <w:bookmarkStart w:id="1489" w:name="_Toc457235332"/>
      <w:bookmarkStart w:id="1490" w:name="_Toc457235829"/>
      <w:bookmarkStart w:id="1491" w:name="_Toc457298370"/>
      <w:bookmarkStart w:id="1492" w:name="_Toc457317794"/>
      <w:r>
        <w:t>La poursuite de la chute des volumes de courrier</w:t>
      </w:r>
      <w:bookmarkEnd w:id="1456"/>
      <w:r>
        <w:t xml:space="preserve"> </w:t>
      </w:r>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p>
    <w:p w14:paraId="211BE1EF" w14:textId="66BFF150" w:rsidR="00DA6737" w:rsidRPr="00765305" w:rsidRDefault="00DA6737" w:rsidP="00DA6737">
      <w:r w:rsidRPr="003B2E71">
        <w:t xml:space="preserve">La Poste est aujourd’hui confrontée à la baisse rapide et structurelle des volumes de courrier du fait de la concurrence des échanges électroniques. </w:t>
      </w:r>
      <w:r>
        <w:t xml:space="preserve">À cet égard, la mauvaise conjoncture économique non seulement pèse sur les volumes de courrier et de colis échangés, mais incite les entreprises à choisir de dématérialiser certaines procédures (facturation, publicité adressée) afin de réaliser des économies, </w:t>
      </w:r>
      <w:r w:rsidR="00F52440">
        <w:t xml:space="preserve">ce </w:t>
      </w:r>
      <w:r>
        <w:t>qui accélère la baisse des volumes de correspondance</w:t>
      </w:r>
      <w:r>
        <w:rPr>
          <w:rStyle w:val="Appelnotedebasdep"/>
        </w:rPr>
        <w:footnoteReference w:id="135"/>
      </w:r>
      <w:r>
        <w:t xml:space="preserve">. </w:t>
      </w:r>
    </w:p>
    <w:p w14:paraId="211BE1F0" w14:textId="77777777" w:rsidR="00DA6737" w:rsidRDefault="00DA6737" w:rsidP="00DA6737">
      <w:r>
        <w:t>Pour une industrie de réseau aux coûts majoritairement fixes, le maintien de la productivité de l’activité du courrier avec des volumes décroissants exige une maîtrise particulièrement stricte des charges. C’est pourquoi l’hypothèse retenue dans les plans stratégiques pour l’évolution des volumes de courrier est très importante : elle constitue à la fois le déterminant de la plus gros</w:t>
      </w:r>
      <w:r w:rsidR="00BA0643">
        <w:t>se part du chiffre d’affaires (- </w:t>
      </w:r>
      <w:r>
        <w:t>1 % de volume de courrier correspond environ à -</w:t>
      </w:r>
      <w:r w:rsidR="007632AE">
        <w:t> </w:t>
      </w:r>
      <w:r>
        <w:t>100 M€ de chiffres d’affaires) et l’élément par rapport auquel se calcule l’évolution des charges afin de garantir un résultat positif.</w:t>
      </w:r>
    </w:p>
    <w:p w14:paraId="211BE1F1" w14:textId="39BF34C4" w:rsidR="00DA6737" w:rsidRDefault="00DA6737" w:rsidP="00DA6737">
      <w:r>
        <w:t>Or, dans ses plans stratégiques successifs, La Poste a éprouvé des difficultés à prévoir le rythme de baisse du courrier, en particulier avant 2010</w:t>
      </w:r>
      <w:r>
        <w:rPr>
          <w:rStyle w:val="Appelnotedebasdep"/>
        </w:rPr>
        <w:footnoteReference w:id="136"/>
      </w:r>
      <w:r>
        <w:t xml:space="preserve">, ainsi que le montre le graphique </w:t>
      </w:r>
      <w:r w:rsidR="00165A22">
        <w:t xml:space="preserve">n° </w:t>
      </w:r>
      <w:r w:rsidR="00F403E4">
        <w:t>16</w:t>
      </w:r>
      <w:r>
        <w:t xml:space="preserve">. </w:t>
      </w:r>
    </w:p>
    <w:p w14:paraId="211BE1F2" w14:textId="77777777" w:rsidR="00DA6737" w:rsidRDefault="00DA6737" w:rsidP="0014605E">
      <w:pPr>
        <w:pStyle w:val="Titregraphique"/>
      </w:pPr>
      <w:r>
        <w:t>prévisions dans les plans stratégiques et réalisation, évolution des volumes de courrier (Md d’objets)</w:t>
      </w:r>
    </w:p>
    <w:p w14:paraId="211BE1F3" w14:textId="77777777" w:rsidR="00DA6737" w:rsidRPr="00532F58" w:rsidRDefault="00DA6737" w:rsidP="00163B71">
      <w:pPr>
        <w:ind w:firstLine="0"/>
        <w:rPr>
          <w:i/>
          <w:sz w:val="16"/>
          <w:szCs w:val="16"/>
        </w:rPr>
      </w:pPr>
      <w:r w:rsidRPr="00FC6C9A">
        <w:rPr>
          <w:noProof/>
          <w:lang w:eastAsia="fr-FR"/>
        </w:rPr>
        <w:drawing>
          <wp:inline distT="0" distB="0" distL="0" distR="0" wp14:anchorId="211BF359" wp14:editId="211BF35A">
            <wp:extent cx="3898429" cy="1940943"/>
            <wp:effectExtent l="0" t="0" r="6985" b="254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99246" cy="1941350"/>
                    </a:xfrm>
                    <a:prstGeom prst="rect">
                      <a:avLst/>
                    </a:prstGeom>
                    <a:noFill/>
                    <a:ln>
                      <a:noFill/>
                    </a:ln>
                  </pic:spPr>
                </pic:pic>
              </a:graphicData>
            </a:graphic>
          </wp:inline>
        </w:drawing>
      </w:r>
      <w:r>
        <w:rPr>
          <w:i/>
          <w:sz w:val="16"/>
          <w:szCs w:val="16"/>
        </w:rPr>
        <w:t xml:space="preserve">     </w:t>
      </w:r>
      <w:r w:rsidRPr="00532F58">
        <w:rPr>
          <w:i/>
          <w:sz w:val="16"/>
          <w:szCs w:val="16"/>
        </w:rPr>
        <w:t>Source : Cour des comptes, données La Poste et Arcep.</w:t>
      </w:r>
    </w:p>
    <w:p w14:paraId="211BE1F5" w14:textId="1F189436" w:rsidR="00DA6737" w:rsidRDefault="00DA6737" w:rsidP="004E6AFD">
      <w:r>
        <w:t xml:space="preserve">La situation d’autres opérateurs postaux, confrontés à une baisse plus précoce et plus prononcée du courrier, témoigne en outre du risque </w:t>
      </w:r>
      <w:r w:rsidR="0094561F">
        <w:t xml:space="preserve">de poursuite et </w:t>
      </w:r>
      <w:r>
        <w:t>d’accélération du phénomène et laisse entrevoir le potentiel de pénétration des usages numériques en France.</w:t>
      </w:r>
    </w:p>
    <w:p w14:paraId="211BE1F6" w14:textId="432B06C6" w:rsidR="00DA6737" w:rsidRPr="00E1272F" w:rsidRDefault="00DA6737" w:rsidP="00DA6737">
      <w:pPr>
        <w:pStyle w:val="Titregraphique"/>
        <w:spacing w:before="240" w:after="0"/>
      </w:pPr>
      <w:r>
        <w:t>évolution comparée des volumes de courrier en Europe</w:t>
      </w:r>
      <w:r w:rsidR="0094561F">
        <w:rPr>
          <w:rStyle w:val="Appelnotedebasdep"/>
        </w:rPr>
        <w:footnoteReference w:id="137"/>
      </w:r>
    </w:p>
    <w:p w14:paraId="211BE1F7" w14:textId="77777777" w:rsidR="00DA6737" w:rsidRDefault="00DA6737" w:rsidP="00DA6737">
      <w:pPr>
        <w:pStyle w:val="Normalcentr0"/>
        <w:rPr>
          <w:b/>
        </w:rPr>
      </w:pPr>
      <w:r w:rsidRPr="006344B9">
        <w:rPr>
          <w:noProof/>
          <w:lang w:eastAsia="fr-FR"/>
        </w:rPr>
        <w:drawing>
          <wp:inline distT="0" distB="0" distL="0" distR="0" wp14:anchorId="211BF35B" wp14:editId="211BF35C">
            <wp:extent cx="3021519" cy="1544128"/>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27046" cy="1546953"/>
                    </a:xfrm>
                    <a:prstGeom prst="rect">
                      <a:avLst/>
                    </a:prstGeom>
                    <a:noFill/>
                    <a:ln>
                      <a:noFill/>
                    </a:ln>
                  </pic:spPr>
                </pic:pic>
              </a:graphicData>
            </a:graphic>
          </wp:inline>
        </w:drawing>
      </w:r>
    </w:p>
    <w:p w14:paraId="211BE1F8" w14:textId="77777777" w:rsidR="00DA6737" w:rsidRPr="006A4603" w:rsidRDefault="00DA6737" w:rsidP="007632AE">
      <w:pPr>
        <w:spacing w:before="60" w:after="180"/>
        <w:ind w:left="851"/>
        <w:rPr>
          <w:i/>
          <w:sz w:val="16"/>
          <w:szCs w:val="16"/>
        </w:rPr>
      </w:pPr>
      <w:r w:rsidRPr="006A4603">
        <w:rPr>
          <w:i/>
          <w:sz w:val="16"/>
          <w:szCs w:val="16"/>
        </w:rPr>
        <w:t>Source : Cour des comptes, données Union postale universelle</w:t>
      </w:r>
      <w:r>
        <w:rPr>
          <w:i/>
          <w:sz w:val="16"/>
          <w:szCs w:val="16"/>
        </w:rPr>
        <w:t>.</w:t>
      </w:r>
    </w:p>
    <w:p w14:paraId="211BE1F9" w14:textId="77777777" w:rsidR="00DA6737" w:rsidRDefault="00DA6737" w:rsidP="00DA6737">
      <w:bookmarkStart w:id="1493" w:name="_Toc456782849"/>
      <w:bookmarkStart w:id="1494" w:name="_Toc456795849"/>
      <w:bookmarkStart w:id="1495" w:name="_Toc456796893"/>
      <w:bookmarkStart w:id="1496" w:name="_Toc456806127"/>
      <w:bookmarkStart w:id="1497" w:name="_Toc456808151"/>
      <w:bookmarkStart w:id="1498" w:name="_Toc456861964"/>
      <w:bookmarkStart w:id="1499" w:name="_Toc456882114"/>
      <w:bookmarkStart w:id="1500" w:name="_Toc456884686"/>
      <w:bookmarkStart w:id="1501" w:name="_Toc456888105"/>
      <w:bookmarkStart w:id="1502" w:name="_Toc456951207"/>
      <w:bookmarkStart w:id="1503" w:name="_Toc456952334"/>
      <w:bookmarkStart w:id="1504" w:name="_Toc456952548"/>
      <w:bookmarkStart w:id="1505" w:name="_Toc456972103"/>
      <w:bookmarkStart w:id="1506" w:name="_Toc457235334"/>
      <w:bookmarkStart w:id="1507" w:name="_Toc457235831"/>
      <w:bookmarkStart w:id="1508" w:name="_Toc457298372"/>
      <w:bookmarkStart w:id="1509" w:name="_Toc457317796"/>
      <w:bookmarkStart w:id="1510" w:name="_Toc454470049"/>
      <w:bookmarkStart w:id="1511" w:name="_Toc454980028"/>
      <w:bookmarkStart w:id="1512" w:name="_Toc454991181"/>
      <w:bookmarkStart w:id="1513" w:name="_Toc454992542"/>
      <w:bookmarkStart w:id="1514" w:name="_Toc455156523"/>
      <w:bookmarkStart w:id="1515" w:name="_Toc455166077"/>
      <w:bookmarkStart w:id="1516" w:name="_Toc455392764"/>
      <w:bookmarkStart w:id="1517" w:name="_Toc455396652"/>
      <w:bookmarkStart w:id="1518" w:name="_Toc455412876"/>
      <w:bookmarkStart w:id="1519" w:name="_Toc455415273"/>
      <w:bookmarkStart w:id="1520" w:name="_Toc455419818"/>
      <w:bookmarkStart w:id="1521" w:name="_Toc455426755"/>
      <w:bookmarkStart w:id="1522" w:name="_Toc455430589"/>
      <w:bookmarkStart w:id="1523" w:name="_Toc455498600"/>
      <w:bookmarkStart w:id="1524" w:name="_Toc455510384"/>
      <w:bookmarkStart w:id="1525" w:name="_Toc455510661"/>
      <w:bookmarkStart w:id="1526" w:name="_Toc455591501"/>
      <w:r>
        <w:t xml:space="preserve">La menace d’un nouveau choc sur les volumes de courrier ou d’une plus grande </w:t>
      </w:r>
      <w:r w:rsidRPr="006B14CB">
        <w:t>sensibilité</w:t>
      </w:r>
      <w:r>
        <w:t xml:space="preserve"> de la demande aux tarifs</w:t>
      </w:r>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r>
        <w:t xml:space="preserve"> ne saurait donc être écartée. </w:t>
      </w:r>
    </w:p>
    <w:p w14:paraId="211BE1FA" w14:textId="0E58E371" w:rsidR="00DA6737" w:rsidRDefault="00DA6737" w:rsidP="00DA6737">
      <w:r>
        <w:t>Alors que le rythme annuel de baisse du courrier est passé en trois ans de - 3,7 % en moyenne (2010-2012) à - 6 % (2013-2015), La Poste a retenu pour la période 2015-2020 une trajectoire de baisse des volumes qui diverge peu de la période précédente (-</w:t>
      </w:r>
      <w:r w:rsidR="007632AE">
        <w:t> </w:t>
      </w:r>
      <w:r>
        <w:t>7 %). Or, plusieurs facteurs</w:t>
      </w:r>
      <w:r w:rsidRPr="00F86DA1">
        <w:t xml:space="preserve"> </w:t>
      </w:r>
      <w:r>
        <w:t>pourraient accentuer le phénomène d’e-substitution, par</w:t>
      </w:r>
      <w:r w:rsidR="00B540A7">
        <w:t xml:space="preserve"> </w:t>
      </w:r>
      <w:r>
        <w:t>exemple les annonces récentes concernant le « choc de simplification », la levée de certaines obligations de recours à la lettre recommandée, la dématérialisation de la propagande électorale ou la montée en charge de la déclaration et du paiement des impôts en ligne</w:t>
      </w:r>
      <w:r w:rsidR="00653D63">
        <w:rPr>
          <w:rStyle w:val="Appelnotedebasdep"/>
        </w:rPr>
        <w:footnoteReference w:id="138"/>
      </w:r>
      <w:r>
        <w:t>.</w:t>
      </w:r>
      <w:r w:rsidRPr="00464AED">
        <w:t xml:space="preserve"> </w:t>
      </w:r>
      <w:r>
        <w:t>Or, bien qu’elle ait examiné des scénarios alternatifs, dont un plus dégradé, La Poste n’affiche pas de provisions de mesures supplémentaires à mettre en œuvre au cas où elle devrait faire face à une</w:t>
      </w:r>
      <w:r w:rsidRPr="000A3212">
        <w:t xml:space="preserve"> nouvelle accélération du rythme de baisse des volumes de courrier</w:t>
      </w:r>
      <w:r>
        <w:t xml:space="preserve">. </w:t>
      </w:r>
    </w:p>
    <w:p w14:paraId="211BE1FB" w14:textId="775811E0" w:rsidR="00DA6737" w:rsidRDefault="00DA6737" w:rsidP="00DA6737">
      <w:r>
        <w:t xml:space="preserve">Il est vrai que, parallèlement à l’accélération de la baisse des volumes, La Poste a eu recours, avec l’accord de l’ARCEP, à une </w:t>
      </w:r>
      <w:r w:rsidRPr="00495C3F">
        <w:t>augmentation des tarifs du courrier pour compenser en partie le recul des volumes.</w:t>
      </w:r>
      <w:r>
        <w:t xml:space="preserve"> Le </w:t>
      </w:r>
      <w:r w:rsidRPr="00004967">
        <w:rPr>
          <w:i/>
        </w:rPr>
        <w:t>price cap</w:t>
      </w:r>
      <w:r w:rsidRPr="0003665A">
        <w:rPr>
          <w:rStyle w:val="Appelnotedebasdep"/>
        </w:rPr>
        <w:footnoteReference w:id="139"/>
      </w:r>
      <w:r>
        <w:t xml:space="preserve"> a ainsi fortement évolué et la hausse du prix du timbre, peu ou prou conforme à l’inflation jusqu’en 2012, la dépasse désormais sensiblement</w:t>
      </w:r>
      <w:r>
        <w:rPr>
          <w:rStyle w:val="Appelnotedebasdep"/>
        </w:rPr>
        <w:footnoteReference w:id="140"/>
      </w:r>
      <w:r>
        <w:t xml:space="preserve">. Depuis 2013, le levier tarifaire est ainsi devenu central. </w:t>
      </w:r>
      <w:r w:rsidRPr="00911628">
        <w:t>Alors que la hausse des tarifs avait compensé moins de la moitié de la baisse des volumes sur la période 2009-2013, elle la couvre quasiment en totalité en cumulé pour les années 2014-2015 (</w:t>
      </w:r>
      <w:r w:rsidRPr="00BA0643">
        <w:t>cf</w:t>
      </w:r>
      <w:r w:rsidRPr="00C46BA4">
        <w:rPr>
          <w:i/>
        </w:rPr>
        <w:t>.</w:t>
      </w:r>
      <w:r w:rsidRPr="00911628">
        <w:t xml:space="preserve"> graphique</w:t>
      </w:r>
      <w:r>
        <w:t xml:space="preserve"> n° </w:t>
      </w:r>
      <w:r w:rsidR="00F403E4">
        <w:t>18</w:t>
      </w:r>
      <w:r w:rsidRPr="00911628">
        <w:t>)</w:t>
      </w:r>
      <w:r>
        <w:t xml:space="preserve">. Cela </w:t>
      </w:r>
      <w:r w:rsidRPr="00911628">
        <w:t xml:space="preserve">illustre la forte dépendance de l’équilibre financier du courrier à la poursuite des hausses de tarifs dans les années à venir, </w:t>
      </w:r>
      <w:r>
        <w:t>compte-tenu de l’importance des pertes liées à la baisse des volumes (estimées à 3,4 Md€ à l’horizon 2020).</w:t>
      </w:r>
    </w:p>
    <w:p w14:paraId="211BE1FC" w14:textId="77777777" w:rsidR="00DA6737" w:rsidRDefault="00DA6737" w:rsidP="0014605E">
      <w:pPr>
        <w:pStyle w:val="Titregraphique"/>
        <w:spacing w:before="360"/>
      </w:pPr>
      <w:r>
        <w:t>impact annuel moyen des hausses de tarifs</w:t>
      </w:r>
      <w:r>
        <w:rPr>
          <w:rStyle w:val="Appelnotedebasdep"/>
          <w:rFonts w:eastAsiaTheme="majorEastAsia"/>
        </w:rPr>
        <w:footnoteReference w:id="141"/>
      </w:r>
      <w:r w:rsidR="007632AE">
        <w:br/>
      </w:r>
      <w:r>
        <w:t>et de la baisse des volumes de courrier sur le REX du courrier</w:t>
      </w:r>
    </w:p>
    <w:p w14:paraId="211BE1FD" w14:textId="77777777" w:rsidR="00DA6737" w:rsidRDefault="00DA6737" w:rsidP="00DA6737">
      <w:pPr>
        <w:pStyle w:val="Normalcentr0"/>
      </w:pPr>
      <w:r w:rsidRPr="000B64FD">
        <w:rPr>
          <w:noProof/>
          <w:lang w:eastAsia="fr-FR"/>
        </w:rPr>
        <w:drawing>
          <wp:inline distT="0" distB="0" distL="0" distR="0" wp14:anchorId="211BF35D" wp14:editId="211BF35E">
            <wp:extent cx="3837918" cy="180000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37918" cy="1800000"/>
                    </a:xfrm>
                    <a:prstGeom prst="rect">
                      <a:avLst/>
                    </a:prstGeom>
                    <a:noFill/>
                    <a:ln>
                      <a:noFill/>
                    </a:ln>
                  </pic:spPr>
                </pic:pic>
              </a:graphicData>
            </a:graphic>
          </wp:inline>
        </w:drawing>
      </w:r>
    </w:p>
    <w:p w14:paraId="211BE1FE" w14:textId="77777777" w:rsidR="00DA6737" w:rsidRPr="00532F58" w:rsidRDefault="00DA6737" w:rsidP="00DA6737">
      <w:pPr>
        <w:spacing w:before="60" w:after="180"/>
        <w:rPr>
          <w:i/>
          <w:sz w:val="16"/>
          <w:szCs w:val="16"/>
        </w:rPr>
      </w:pPr>
      <w:r w:rsidRPr="00532F58">
        <w:rPr>
          <w:i/>
          <w:sz w:val="16"/>
          <w:szCs w:val="16"/>
        </w:rPr>
        <w:t>Source : Estimations Cour des comptes, données</w:t>
      </w:r>
      <w:r>
        <w:rPr>
          <w:i/>
          <w:sz w:val="16"/>
          <w:szCs w:val="16"/>
        </w:rPr>
        <w:t xml:space="preserve"> La Poste et Arcep</w:t>
      </w:r>
      <w:r w:rsidRPr="00532F58">
        <w:rPr>
          <w:i/>
          <w:sz w:val="16"/>
          <w:szCs w:val="16"/>
        </w:rPr>
        <w:t>.</w:t>
      </w:r>
    </w:p>
    <w:p w14:paraId="5F0972F0" w14:textId="77777777" w:rsidR="004E6AFD" w:rsidRDefault="00DA6737" w:rsidP="00BA0643">
      <w:pPr>
        <w:spacing w:before="360" w:after="240"/>
      </w:pPr>
      <w:r w:rsidRPr="007F6703">
        <w:t>Si cette politique de hausse soutenue des tarifs est largement partagée par l’ensemble des opérateurs européens, elle n’en contient pas moins le risque d’accentuer la dématérialisation des échanges.</w:t>
      </w:r>
    </w:p>
    <w:p w14:paraId="7AF3E891" w14:textId="77777777" w:rsidR="0092006D" w:rsidRDefault="0092006D" w:rsidP="00DA6737">
      <w:pPr>
        <w:pBdr>
          <w:top w:val="single" w:sz="4" w:space="1" w:color="auto"/>
          <w:left w:val="single" w:sz="4" w:space="4" w:color="auto"/>
          <w:bottom w:val="single" w:sz="4" w:space="1" w:color="auto"/>
          <w:right w:val="single" w:sz="4" w:space="4" w:color="auto"/>
        </w:pBdr>
        <w:jc w:val="center"/>
        <w:rPr>
          <w:b/>
        </w:rPr>
      </w:pPr>
      <w:r>
        <w:rPr>
          <w:b/>
        </w:rPr>
        <w:br w:type="page"/>
      </w:r>
    </w:p>
    <w:p w14:paraId="211BE200" w14:textId="73901EA0" w:rsidR="00DA6737" w:rsidRPr="008C08A2" w:rsidRDefault="00DA6737" w:rsidP="00DA6737">
      <w:pPr>
        <w:pBdr>
          <w:top w:val="single" w:sz="4" w:space="1" w:color="auto"/>
          <w:left w:val="single" w:sz="4" w:space="4" w:color="auto"/>
          <w:bottom w:val="single" w:sz="4" w:space="1" w:color="auto"/>
          <w:right w:val="single" w:sz="4" w:space="4" w:color="auto"/>
        </w:pBdr>
        <w:jc w:val="center"/>
        <w:rPr>
          <w:b/>
        </w:rPr>
      </w:pPr>
      <w:r w:rsidRPr="008C08A2">
        <w:rPr>
          <w:b/>
        </w:rPr>
        <w:t>La hausse des tarifs postaux en Europe</w:t>
      </w:r>
    </w:p>
    <w:p w14:paraId="211BE201" w14:textId="77777777" w:rsidR="00DA6737" w:rsidRDefault="00DA6737" w:rsidP="00DA6737">
      <w:pPr>
        <w:pBdr>
          <w:top w:val="single" w:sz="4" w:space="1" w:color="auto"/>
          <w:left w:val="single" w:sz="4" w:space="4" w:color="auto"/>
          <w:bottom w:val="single" w:sz="4" w:space="1" w:color="auto"/>
          <w:right w:val="single" w:sz="4" w:space="4" w:color="auto"/>
        </w:pBdr>
      </w:pPr>
      <w:r w:rsidRPr="00832FE1">
        <w:t xml:space="preserve">Face au problème partagé de la baisse des volumes de courrier, les opérateurs postaux européens ont mené, pour la plupart, une politique tarifaire dynamique. La hausse la plus spectaculaire a été mise en œuvre au Royaume-Uni, où </w:t>
      </w:r>
      <w:r w:rsidRPr="00832FE1">
        <w:rPr>
          <w:i/>
        </w:rPr>
        <w:t>Royal Mail</w:t>
      </w:r>
      <w:r w:rsidRPr="00832FE1">
        <w:t xml:space="preserve"> a augmenté ses tarifs à un rythme nettement supérieur à celui de la baisse des volumes, proche de 13 % par an entre 2008 et 2015, contre 5,5 % pour La Poste et 2 % seulement pour Deutsch Post</w:t>
      </w:r>
      <w:r w:rsidRPr="00832FE1">
        <w:rPr>
          <w:rStyle w:val="Appelnotedebasdep"/>
          <w:szCs w:val="20"/>
        </w:rPr>
        <w:footnoteReference w:id="142"/>
      </w:r>
      <w:r w:rsidRPr="00832FE1">
        <w:t>.</w:t>
      </w:r>
    </w:p>
    <w:p w14:paraId="211BE202" w14:textId="77777777" w:rsidR="00DA6737" w:rsidRDefault="00DA6737" w:rsidP="00BA0643">
      <w:pPr>
        <w:pBdr>
          <w:top w:val="single" w:sz="4" w:space="1" w:color="auto"/>
          <w:left w:val="single" w:sz="4" w:space="4" w:color="auto"/>
          <w:bottom w:val="single" w:sz="4" w:space="1" w:color="auto"/>
          <w:right w:val="single" w:sz="4" w:space="4" w:color="auto"/>
        </w:pBdr>
        <w:rPr>
          <w:sz w:val="20"/>
          <w:szCs w:val="20"/>
        </w:rPr>
      </w:pPr>
      <w:r w:rsidRPr="00832FE1">
        <w:rPr>
          <w:sz w:val="20"/>
          <w:szCs w:val="20"/>
        </w:rPr>
        <w:t>Les Pays-Bas ont, eux aussi, récemment augmenté fortement le prix du timbre (+</w:t>
      </w:r>
      <w:r w:rsidR="007632AE">
        <w:rPr>
          <w:sz w:val="20"/>
          <w:szCs w:val="20"/>
        </w:rPr>
        <w:t> </w:t>
      </w:r>
      <w:r w:rsidRPr="00832FE1">
        <w:rPr>
          <w:sz w:val="20"/>
          <w:szCs w:val="20"/>
        </w:rPr>
        <w:t xml:space="preserve">18,5 % en 2014), </w:t>
      </w:r>
      <w:r>
        <w:rPr>
          <w:sz w:val="20"/>
          <w:szCs w:val="20"/>
        </w:rPr>
        <w:t>qui</w:t>
      </w:r>
      <w:r w:rsidRPr="00832FE1">
        <w:rPr>
          <w:sz w:val="20"/>
          <w:szCs w:val="20"/>
        </w:rPr>
        <w:t xml:space="preserve"> était auparavant très inférieur à la moyenne. À l’autre bout du spectre, le</w:t>
      </w:r>
      <w:r>
        <w:rPr>
          <w:sz w:val="20"/>
          <w:szCs w:val="20"/>
        </w:rPr>
        <w:t xml:space="preserve"> </w:t>
      </w:r>
      <w:r w:rsidRPr="00832FE1">
        <w:rPr>
          <w:sz w:val="20"/>
          <w:szCs w:val="20"/>
        </w:rPr>
        <w:t>Danemark pratique le prix du timbre le plus élevé (1,21 € en 2014) et en poursuit l’augmentation</w:t>
      </w:r>
      <w:r>
        <w:rPr>
          <w:sz w:val="20"/>
          <w:szCs w:val="20"/>
        </w:rPr>
        <w:t xml:space="preserve"> dans le cadre d’une </w:t>
      </w:r>
      <w:r w:rsidRPr="00832FE1">
        <w:rPr>
          <w:sz w:val="20"/>
          <w:szCs w:val="20"/>
        </w:rPr>
        <w:t>politique volontaire en faveur de l’e-substitution.</w:t>
      </w:r>
      <w:r>
        <w:rPr>
          <w:sz w:val="20"/>
          <w:szCs w:val="20"/>
        </w:rPr>
        <w:t xml:space="preserve"> </w:t>
      </w:r>
      <w:r w:rsidRPr="000E7C58">
        <w:rPr>
          <w:sz w:val="20"/>
        </w:rPr>
        <w:t>Avec un timbre prioritaire</w:t>
      </w:r>
      <w:r>
        <w:rPr>
          <w:sz w:val="20"/>
        </w:rPr>
        <w:t xml:space="preserve"> </w:t>
      </w:r>
      <w:r w:rsidRPr="00832FE1">
        <w:rPr>
          <w:sz w:val="20"/>
          <w:szCs w:val="20"/>
        </w:rPr>
        <w:t>à</w:t>
      </w:r>
      <w:r w:rsidR="00BA0643">
        <w:rPr>
          <w:sz w:val="20"/>
          <w:szCs w:val="20"/>
        </w:rPr>
        <w:t xml:space="preserve"> </w:t>
      </w:r>
      <w:r w:rsidRPr="00832FE1">
        <w:rPr>
          <w:sz w:val="20"/>
          <w:szCs w:val="20"/>
        </w:rPr>
        <w:t>0,</w:t>
      </w:r>
      <w:r>
        <w:rPr>
          <w:sz w:val="20"/>
          <w:szCs w:val="20"/>
        </w:rPr>
        <w:t>76 € en 2015 (0,</w:t>
      </w:r>
      <w:r w:rsidRPr="00832FE1">
        <w:rPr>
          <w:sz w:val="20"/>
          <w:szCs w:val="20"/>
        </w:rPr>
        <w:t>80 € au 1</w:t>
      </w:r>
      <w:r w:rsidRPr="00832FE1">
        <w:rPr>
          <w:sz w:val="20"/>
          <w:szCs w:val="20"/>
          <w:vertAlign w:val="superscript"/>
        </w:rPr>
        <w:t>er</w:t>
      </w:r>
      <w:r w:rsidRPr="00832FE1">
        <w:rPr>
          <w:sz w:val="20"/>
          <w:szCs w:val="20"/>
        </w:rPr>
        <w:t xml:space="preserve"> janvier 2016</w:t>
      </w:r>
      <w:r>
        <w:rPr>
          <w:sz w:val="20"/>
          <w:szCs w:val="20"/>
        </w:rPr>
        <w:t>)</w:t>
      </w:r>
      <w:r w:rsidRPr="00832FE1">
        <w:rPr>
          <w:sz w:val="20"/>
          <w:szCs w:val="20"/>
        </w:rPr>
        <w:t>, La Poste est dans la moyenne des tarifs du courrier en Europe</w:t>
      </w:r>
      <w:r>
        <w:rPr>
          <w:sz w:val="20"/>
          <w:szCs w:val="20"/>
        </w:rPr>
        <w:t xml:space="preserve">, </w:t>
      </w:r>
      <w:r w:rsidRPr="00832FE1">
        <w:rPr>
          <w:sz w:val="20"/>
          <w:szCs w:val="20"/>
        </w:rPr>
        <w:t>alors que le territoire français est plus vaste et moins densément peuplé que celui de la plupart des autres pays</w:t>
      </w:r>
      <w:r>
        <w:rPr>
          <w:sz w:val="20"/>
          <w:szCs w:val="20"/>
        </w:rPr>
        <w:t>.</w:t>
      </w:r>
    </w:p>
    <w:p w14:paraId="211BE203" w14:textId="77777777" w:rsidR="00DA6737" w:rsidRPr="004246AC" w:rsidRDefault="00DA6737" w:rsidP="00DA6737">
      <w:pPr>
        <w:pStyle w:val="Titregraphique"/>
        <w:pBdr>
          <w:top w:val="single" w:sz="4" w:space="1" w:color="auto"/>
          <w:left w:val="single" w:sz="4" w:space="4" w:color="auto"/>
          <w:bottom w:val="single" w:sz="4" w:space="1" w:color="auto"/>
          <w:right w:val="single" w:sz="4" w:space="4" w:color="auto"/>
        </w:pBdr>
        <w:spacing w:before="120"/>
      </w:pPr>
      <w:r>
        <w:t>t</w:t>
      </w:r>
      <w:r w:rsidRPr="004246AC">
        <w:t>arif 2015 de la lettre prioritaire</w:t>
      </w:r>
    </w:p>
    <w:p w14:paraId="211BE204" w14:textId="6B2D8E4E" w:rsidR="00DA6737" w:rsidRDefault="00DA6737" w:rsidP="00DA6737">
      <w:pPr>
        <w:pBdr>
          <w:top w:val="single" w:sz="4" w:space="1" w:color="auto"/>
          <w:left w:val="single" w:sz="4" w:space="4" w:color="auto"/>
          <w:bottom w:val="single" w:sz="4" w:space="1" w:color="auto"/>
          <w:right w:val="single" w:sz="4" w:space="4" w:color="auto"/>
        </w:pBdr>
        <w:spacing w:after="0"/>
        <w:rPr>
          <w:sz w:val="20"/>
          <w:szCs w:val="20"/>
        </w:rPr>
      </w:pPr>
      <w:r w:rsidRPr="00832FE1">
        <w:rPr>
          <w:noProof/>
          <w:sz w:val="20"/>
          <w:szCs w:val="20"/>
          <w:lang w:eastAsia="fr-FR"/>
        </w:rPr>
        <w:drawing>
          <wp:inline distT="0" distB="0" distL="0" distR="0" wp14:anchorId="211BF35F" wp14:editId="657DD0CE">
            <wp:extent cx="3496236" cy="1469361"/>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03889" cy="1472577"/>
                    </a:xfrm>
                    <a:prstGeom prst="rect">
                      <a:avLst/>
                    </a:prstGeom>
                    <a:noFill/>
                    <a:ln>
                      <a:noFill/>
                    </a:ln>
                  </pic:spPr>
                </pic:pic>
              </a:graphicData>
            </a:graphic>
          </wp:inline>
        </w:drawing>
      </w:r>
    </w:p>
    <w:p w14:paraId="211BE205" w14:textId="77777777" w:rsidR="00DA6737" w:rsidRDefault="00DA6737" w:rsidP="00DA6737">
      <w:pPr>
        <w:pBdr>
          <w:top w:val="single" w:sz="4" w:space="1" w:color="auto"/>
          <w:left w:val="single" w:sz="4" w:space="4" w:color="auto"/>
          <w:bottom w:val="single" w:sz="4" w:space="1" w:color="auto"/>
          <w:right w:val="single" w:sz="4" w:space="4" w:color="auto"/>
        </w:pBdr>
        <w:spacing w:before="0" w:after="0"/>
        <w:rPr>
          <w:i/>
          <w:sz w:val="18"/>
          <w:szCs w:val="18"/>
        </w:rPr>
      </w:pPr>
      <w:r>
        <w:rPr>
          <w:i/>
          <w:sz w:val="18"/>
          <w:szCs w:val="18"/>
        </w:rPr>
        <w:t>Source : Cour des comptes, données La Poste et ARCEP.</w:t>
      </w:r>
    </w:p>
    <w:p w14:paraId="390BCCDC" w14:textId="77777777" w:rsidR="00163B71" w:rsidRDefault="00163B71">
      <w:pPr>
        <w:spacing w:before="0" w:after="200" w:line="276" w:lineRule="auto"/>
        <w:ind w:firstLine="0"/>
        <w:jc w:val="left"/>
      </w:pPr>
      <w:r>
        <w:br w:type="page"/>
      </w:r>
    </w:p>
    <w:p w14:paraId="211BE207" w14:textId="08B2B3F1" w:rsidR="00DA6737" w:rsidRDefault="00DA6737" w:rsidP="00DA6737">
      <w:pPr>
        <w:spacing w:before="240"/>
      </w:pPr>
      <w:r>
        <w:t>La sensibilité du volume de courrier aux tarifs (élasticité-prix) est considérée par La Poste comme très variable selon les segments de marché</w:t>
      </w:r>
      <w:r>
        <w:rPr>
          <w:rStyle w:val="Appelnotedebasdep"/>
        </w:rPr>
        <w:footnoteReference w:id="143"/>
      </w:r>
      <w:r>
        <w:t xml:space="preserve">. </w:t>
      </w:r>
      <w:r w:rsidR="00927625">
        <w:t>C’est la raison pour laquelle</w:t>
      </w:r>
      <w:r>
        <w:t xml:space="preserve">, en 2015, la hausse a été de 11,3 % pour le timbre unitaire, de 3 % pour le courrier relationnel (factures, relevés bancaires, </w:t>
      </w:r>
      <w:r w:rsidRPr="00BA0643">
        <w:t>etc</w:t>
      </w:r>
      <w:r>
        <w:t>.) et de 1,4 % seulement pour le courrier publicitaire.</w:t>
      </w:r>
    </w:p>
    <w:p w14:paraId="211BE208" w14:textId="77777777" w:rsidR="00DA6737" w:rsidRDefault="00DA6737" w:rsidP="00DA6737">
      <w:r>
        <w:t xml:space="preserve">La Poste joue également sur la modification de son offre, en orientant ses clients vers des produits moins urgents (type Lettre Verte), dont la généralisation permettrait de dégager des économies en réorientant l’outil industriel vers le « J+2 ». </w:t>
      </w:r>
    </w:p>
    <w:p w14:paraId="211BE209" w14:textId="306B4A51" w:rsidR="00DA6737" w:rsidRPr="00421F1B" w:rsidRDefault="00DA6737" w:rsidP="00DA6737">
      <w:pPr>
        <w:ind w:firstLine="578"/>
      </w:pPr>
      <w:r w:rsidRPr="00A71FDF">
        <w:t>Le levier tarifaire a néanmoins ses limites.</w:t>
      </w:r>
      <w:r>
        <w:t xml:space="preserve"> Le prix du timbre est en effet un sujet sensible, et ce d’autant plus que La Poste bénéficie de sa position ultra-dominante d’un ancien monopole d’État sur ce segment. De fait, le financement direct par le consommateur a déjà fait réagir les associations de consommateurs, qui soulignent en outre que ces hausses répétées ne servent pas à améliorer la qualité de service </w:t>
      </w:r>
      <w:r w:rsidR="00BA0643">
        <w:br/>
      </w:r>
      <w:r>
        <w:t>(</w:t>
      </w:r>
      <w:r w:rsidRPr="00BA0643">
        <w:t>cf</w:t>
      </w:r>
      <w:r w:rsidRPr="00C46BA4">
        <w:rPr>
          <w:i/>
        </w:rPr>
        <w:t>.</w:t>
      </w:r>
      <w:r>
        <w:rPr>
          <w:i/>
        </w:rPr>
        <w:t xml:space="preserve"> </w:t>
      </w:r>
      <w:r>
        <w:t>chapitre II, II</w:t>
      </w:r>
      <w:r>
        <w:noBreakHyphen/>
        <w:t xml:space="preserve"> A). Par ailleurs, concernant les entreprises et les administrations, les pertes de « grands comptes » provoqué</w:t>
      </w:r>
      <w:r w:rsidR="00562449">
        <w:t>e</w:t>
      </w:r>
      <w:r>
        <w:t>s par une hausse trop rapide des prix peuvent avoir un effet significatif et irréversible.</w:t>
      </w:r>
    </w:p>
    <w:p w14:paraId="211BE20A" w14:textId="77777777" w:rsidR="00DA6737" w:rsidRDefault="00DA6737" w:rsidP="00DA6737">
      <w:pPr>
        <w:pStyle w:val="Titre2"/>
      </w:pPr>
      <w:bookmarkStart w:id="1527" w:name="_Toc456782850"/>
      <w:bookmarkStart w:id="1528" w:name="_Toc456795850"/>
      <w:bookmarkStart w:id="1529" w:name="_Toc456796894"/>
      <w:bookmarkStart w:id="1530" w:name="_Toc456806128"/>
      <w:bookmarkStart w:id="1531" w:name="_Toc456808152"/>
      <w:bookmarkStart w:id="1532" w:name="_Toc456861965"/>
      <w:bookmarkStart w:id="1533" w:name="_Toc456882115"/>
      <w:bookmarkStart w:id="1534" w:name="_Toc456884687"/>
      <w:bookmarkStart w:id="1535" w:name="_Toc456888106"/>
      <w:bookmarkStart w:id="1536" w:name="_Toc456951208"/>
      <w:bookmarkStart w:id="1537" w:name="_Toc456952335"/>
      <w:bookmarkStart w:id="1538" w:name="_Toc456952549"/>
      <w:bookmarkStart w:id="1539" w:name="_Toc456972104"/>
      <w:bookmarkStart w:id="1540" w:name="_Toc457235335"/>
      <w:bookmarkStart w:id="1541" w:name="_Toc457235832"/>
      <w:bookmarkStart w:id="1542" w:name="_Toc457298373"/>
      <w:bookmarkStart w:id="1543" w:name="_Toc457317797"/>
      <w:bookmarkStart w:id="1544" w:name="_Toc462390590"/>
      <w:bookmarkStart w:id="1545" w:name="_Toc462395054"/>
      <w:bookmarkStart w:id="1546" w:name="_Toc462396734"/>
      <w:bookmarkStart w:id="1547" w:name="_Toc462397641"/>
      <w:bookmarkStart w:id="1548" w:name="_Toc462402630"/>
      <w:bookmarkStart w:id="1549" w:name="_Toc462402751"/>
      <w:bookmarkStart w:id="1550" w:name="_Toc463339540"/>
      <w:bookmarkStart w:id="1551" w:name="_Toc463614055"/>
      <w:bookmarkStart w:id="1552" w:name="_Toc468868330"/>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r>
        <w:t xml:space="preserve">Des interrogations fortes </w:t>
      </w:r>
      <w:r w:rsidR="00BA0643">
        <w:t>sur la capacité</w:t>
      </w:r>
      <w:r w:rsidR="00BA0643">
        <w:br/>
      </w:r>
      <w:r>
        <w:t>des relais de croissance à fournir</w:t>
      </w:r>
      <w:r w:rsidR="00BA0643">
        <w:t xml:space="preserve"> </w:t>
      </w:r>
      <w:r>
        <w:t>la contribution attendue en 2020</w:t>
      </w:r>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p>
    <w:p w14:paraId="211BE20B" w14:textId="77777777" w:rsidR="00DA6737" w:rsidRDefault="00DA6737" w:rsidP="00DA6737">
      <w:r>
        <w:t>Outre les facteurs de risque exogènes auxquels elle est déjà largement exposée (</w:t>
      </w:r>
      <w:r w:rsidRPr="00BA0643">
        <w:t>cf</w:t>
      </w:r>
      <w:r w:rsidRPr="00C46BA4">
        <w:rPr>
          <w:i/>
        </w:rPr>
        <w:t>.</w:t>
      </w:r>
      <w:r>
        <w:t xml:space="preserve"> </w:t>
      </w:r>
      <w:r>
        <w:rPr>
          <w:i/>
        </w:rPr>
        <w:t xml:space="preserve">supra </w:t>
      </w:r>
      <w:r>
        <w:t xml:space="preserve">II), La Poste est confrontée au risque endogène d’une moins bonne performance de ses deux pourvoyeurs de croissance « historiques » (LBP et GeoPost) et à celui d’une montée en charge plus lente que prévu des nouveaux relais de croissance. </w:t>
      </w:r>
    </w:p>
    <w:p w14:paraId="211BE20C" w14:textId="77777777" w:rsidR="00DA6737" w:rsidRDefault="00DA6737" w:rsidP="00BA0643">
      <w:pPr>
        <w:pStyle w:val="Titre3"/>
        <w:spacing w:after="240"/>
      </w:pPr>
      <w:bookmarkStart w:id="1553" w:name="_Toc456882116"/>
      <w:bookmarkStart w:id="1554" w:name="_Toc456884688"/>
      <w:bookmarkStart w:id="1555" w:name="_Toc456888107"/>
      <w:bookmarkStart w:id="1556" w:name="_Toc456951209"/>
      <w:bookmarkStart w:id="1557" w:name="_Toc456952336"/>
      <w:bookmarkStart w:id="1558" w:name="_Toc456952550"/>
      <w:bookmarkStart w:id="1559" w:name="_Toc456972105"/>
      <w:bookmarkStart w:id="1560" w:name="_Toc457235336"/>
      <w:bookmarkStart w:id="1561" w:name="_Toc457235833"/>
      <w:bookmarkStart w:id="1562" w:name="_Toc457298374"/>
      <w:bookmarkStart w:id="1563" w:name="_Toc457317798"/>
      <w:bookmarkStart w:id="1564" w:name="_Toc462390591"/>
      <w:bookmarkStart w:id="1565" w:name="_Toc462395055"/>
      <w:bookmarkStart w:id="1566" w:name="_Toc462396735"/>
      <w:bookmarkStart w:id="1567" w:name="_Toc462397642"/>
      <w:bookmarkStart w:id="1568" w:name="_Toc462402631"/>
      <w:bookmarkStart w:id="1569" w:name="_Toc462402752"/>
      <w:bookmarkStart w:id="1570" w:name="_Toc463339541"/>
      <w:bookmarkStart w:id="1571" w:name="_Toc463614056"/>
      <w:bookmarkStart w:id="1572" w:name="_Toc468868331"/>
      <w:bookmarkStart w:id="1573" w:name="_Toc456782851"/>
      <w:bookmarkStart w:id="1574" w:name="_Toc456795851"/>
      <w:bookmarkStart w:id="1575" w:name="_Toc456796895"/>
      <w:bookmarkStart w:id="1576" w:name="_Toc456806129"/>
      <w:bookmarkStart w:id="1577" w:name="_Toc456808153"/>
      <w:bookmarkStart w:id="1578" w:name="_Toc456861966"/>
      <w:r>
        <w:t xml:space="preserve">Des relais de croissance </w:t>
      </w:r>
      <w:r w:rsidRPr="00716C59">
        <w:t>historiques</w:t>
      </w:r>
      <w:bookmarkEnd w:id="1553"/>
      <w:bookmarkEnd w:id="1554"/>
      <w:bookmarkEnd w:id="1555"/>
      <w:r>
        <w:t xml:space="preserve"> </w:t>
      </w:r>
      <w:r w:rsidRPr="007F0D24">
        <w:t xml:space="preserve">à </w:t>
      </w:r>
      <w:bookmarkEnd w:id="1556"/>
      <w:bookmarkEnd w:id="1557"/>
      <w:bookmarkEnd w:id="1558"/>
      <w:r>
        <w:t>faire évoluer</w:t>
      </w:r>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p>
    <w:p w14:paraId="211BE20D" w14:textId="77777777" w:rsidR="00DA6737" w:rsidRDefault="00DA6737" w:rsidP="00BA0643">
      <w:pPr>
        <w:pStyle w:val="Titre4"/>
        <w:spacing w:before="360" w:after="240"/>
      </w:pPr>
      <w:bookmarkStart w:id="1579" w:name="_Toc456882117"/>
      <w:bookmarkStart w:id="1580" w:name="_Toc456884689"/>
      <w:bookmarkStart w:id="1581" w:name="_Toc456888108"/>
      <w:bookmarkStart w:id="1582" w:name="_Toc456951210"/>
      <w:bookmarkStart w:id="1583" w:name="_Toc456952337"/>
      <w:bookmarkStart w:id="1584" w:name="_Toc456952551"/>
      <w:bookmarkStart w:id="1585" w:name="_Toc456972106"/>
      <w:bookmarkStart w:id="1586" w:name="_Toc457235337"/>
      <w:bookmarkStart w:id="1587" w:name="_Toc457235834"/>
      <w:bookmarkStart w:id="1588" w:name="_Toc457298375"/>
      <w:bookmarkStart w:id="1589" w:name="_Toc457317799"/>
      <w:r>
        <w:t xml:space="preserve">La Banque Postale : une </w:t>
      </w:r>
      <w:r w:rsidRPr="00716C59">
        <w:t>stratégie</w:t>
      </w:r>
      <w:r>
        <w:t xml:space="preserve"> de </w:t>
      </w:r>
      <w:r w:rsidRPr="00690B2A">
        <w:t>diversification</w:t>
      </w:r>
      <w:r w:rsidR="00BA0643">
        <w:br/>
      </w:r>
      <w:r>
        <w:t>aux résultats aléatoires</w:t>
      </w:r>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p>
    <w:p w14:paraId="211BE20E" w14:textId="1233221F" w:rsidR="00DA6737" w:rsidRDefault="00DA6737">
      <w:r>
        <w:t xml:space="preserve">LBP vise un </w:t>
      </w:r>
      <w:r w:rsidRPr="0043445A">
        <w:t xml:space="preserve">REX </w:t>
      </w:r>
      <w:r>
        <w:t xml:space="preserve">de </w:t>
      </w:r>
      <w:r w:rsidRPr="0043445A">
        <w:t xml:space="preserve">1,5 Md€ en 2020, </w:t>
      </w:r>
      <w:r>
        <w:t>ce qui représente un quasi doublement par rapport au réalisé 2015 (</w:t>
      </w:r>
      <w:r w:rsidR="00631706">
        <w:t xml:space="preserve">851 </w:t>
      </w:r>
      <w:r>
        <w:t>M€),</w:t>
      </w:r>
      <w:r w:rsidRPr="0043445A">
        <w:t xml:space="preserve"> </w:t>
      </w:r>
      <w:r>
        <w:t xml:space="preserve">alors que le </w:t>
      </w:r>
      <w:r w:rsidRPr="0043445A">
        <w:t>retour de la liquidité sur le marché</w:t>
      </w:r>
      <w:r>
        <w:t xml:space="preserve"> </w:t>
      </w:r>
      <w:r w:rsidRPr="0043445A">
        <w:t>engendre une guerre des prix (par exemple sur le crédit immobilier ou sur le crédit aux collectivités locales) et pose un problème de rentabilité</w:t>
      </w:r>
      <w:r w:rsidR="00F107E8">
        <w:t xml:space="preserve"> particulièrement aigu pour LBP qui dispose de plus de dépôts qu’elle n’accorde de crédits</w:t>
      </w:r>
      <w:r w:rsidRPr="0043445A">
        <w:t xml:space="preserve">. </w:t>
      </w:r>
      <w:r>
        <w:t>Le</w:t>
      </w:r>
      <w:r w:rsidRPr="0043445A">
        <w:t xml:space="preserve"> passif de LBP </w:t>
      </w:r>
      <w:r>
        <w:t xml:space="preserve">est par ailleurs </w:t>
      </w:r>
      <w:r w:rsidRPr="0043445A">
        <w:t xml:space="preserve">surpondéré en livrets réglementés </w:t>
      </w:r>
      <w:r>
        <w:t>qui sont pénalisés</w:t>
      </w:r>
      <w:r w:rsidRPr="0043445A">
        <w:t xml:space="preserve"> </w:t>
      </w:r>
      <w:r>
        <w:t>par</w:t>
      </w:r>
      <w:r w:rsidRPr="0043445A">
        <w:t xml:space="preserve"> la conjoncture.</w:t>
      </w:r>
      <w:r>
        <w:t xml:space="preserve"> </w:t>
      </w:r>
    </w:p>
    <w:p w14:paraId="211BE20F" w14:textId="5F45614B" w:rsidR="00DA6737" w:rsidRDefault="00DA6737" w:rsidP="00E80207">
      <w:pPr>
        <w:spacing w:line="220" w:lineRule="exact"/>
      </w:pPr>
      <w:r>
        <w:t>Quant aux axes de développement de LBP, ils consistent à p</w:t>
      </w:r>
      <w:r w:rsidRPr="003C25A7">
        <w:t xml:space="preserve">oursuivre </w:t>
      </w:r>
      <w:r>
        <w:t>l</w:t>
      </w:r>
      <w:r w:rsidRPr="003C25A7">
        <w:t>a stratégie de diversification de la clientèle et des activités</w:t>
      </w:r>
      <w:r>
        <w:t xml:space="preserve">. Ils reposent ainsi, notamment, sur la montée en charge des activités récentes telles que le crédit à la consommation (avec un objectif de </w:t>
      </w:r>
      <w:r w:rsidR="00562449">
        <w:t>croissance de</w:t>
      </w:r>
      <w:r>
        <w:t xml:space="preserve"> + 34 % par an).</w:t>
      </w:r>
    </w:p>
    <w:p w14:paraId="211BE210" w14:textId="77777777" w:rsidR="00DA6737" w:rsidRDefault="00DA6737" w:rsidP="00BA0643">
      <w:pPr>
        <w:spacing w:line="220" w:lineRule="exact"/>
      </w:pPr>
      <w:r>
        <w:t>S’agissant du développement du crédit aux personnes morales (entreprises, collectivités locales, professionnels), il suppose la maîtrise d’une activité plus risquée. L’objectif fixé pour le déploiement du crédit aux personnes morales apparaît à cet égard ambitieux (+ 60 % d’ici 2020) alors qu’il est pour l’instant très progressif et que le volume d’encours reste faible.</w:t>
      </w:r>
    </w:p>
    <w:p w14:paraId="211BE211" w14:textId="77777777" w:rsidR="00DA6737" w:rsidRDefault="00DA6737" w:rsidP="00BA0643">
      <w:pPr>
        <w:spacing w:line="220" w:lineRule="exact"/>
      </w:pPr>
      <w:r>
        <w:t xml:space="preserve">Priorité est également donnée </w:t>
      </w:r>
      <w:r w:rsidRPr="00A316FB">
        <w:t>à la clientèle patrimoniale et à son équipement</w:t>
      </w:r>
      <w:r>
        <w:t xml:space="preserve">, avec un </w:t>
      </w:r>
      <w:r w:rsidRPr="00A316FB">
        <w:t>objectif de +</w:t>
      </w:r>
      <w:r>
        <w:t> </w:t>
      </w:r>
      <w:r w:rsidRPr="00A316FB">
        <w:t>10 % par an</w:t>
      </w:r>
      <w:r>
        <w:t>. S</w:t>
      </w:r>
      <w:r w:rsidRPr="00A316FB">
        <w:t>i le</w:t>
      </w:r>
      <w:r>
        <w:t xml:space="preserve"> potentiel est réel, avec un écart de PNB par client de 500 € par rapport aux banques concurrentes, le positionnement marketing de la « banque citoyenne » n’est pas forcément compatible avec la conquête d’une clientèle plus aisée. L’atteinte de cet objectif pose également la question de la reconfiguration du réseau des bureaux de poste, pour mieux l’adapter à la stratégie de LBP.</w:t>
      </w:r>
    </w:p>
    <w:p w14:paraId="211BE212" w14:textId="4AF5182D" w:rsidR="00DA6737" w:rsidRDefault="00DA6737" w:rsidP="00BA0643">
      <w:pPr>
        <w:spacing w:line="220" w:lineRule="exact"/>
      </w:pPr>
      <w:r>
        <w:t>Enfin, les activités de gestion d’actifs et d’assurance devraient avoir un poids croissant (elles représentent déjà 40,6 % du résultat net part du groupe en 2014). En leur sein, CNP contribue de manière substantielle aux résultats (à hauteur de 207 M€ en 2015, soit 31</w:t>
      </w:r>
      <w:r w:rsidR="000D13C7">
        <w:t xml:space="preserve"> </w:t>
      </w:r>
      <w:r>
        <w:t>% du résultat net part du groupe, auxquels s’ajoutent les commissions de distribution versées par l’assureur à LBP). Le plan stratégique fait l’hypothèse d’une</w:t>
      </w:r>
      <w:r w:rsidRPr="00B801FF">
        <w:t xml:space="preserve"> croissance </w:t>
      </w:r>
      <w:r>
        <w:t xml:space="preserve">des résultats de CNP </w:t>
      </w:r>
      <w:r w:rsidRPr="00B801FF">
        <w:t>de 5</w:t>
      </w:r>
      <w:r w:rsidR="000D13C7">
        <w:t xml:space="preserve"> </w:t>
      </w:r>
      <w:r w:rsidRPr="00B801FF">
        <w:t>% par an</w:t>
      </w:r>
      <w:r>
        <w:t>, en ligne avec les objectifs que s’est fixés la compagnie d’assurance. Toutefois, la commercialisation des produits CNP et sans doute aussi sa structure capitalistique seront vraisemblablement appelés à évoluer dans les années à venir</w:t>
      </w:r>
      <w:r w:rsidRPr="00B801FF">
        <w:t>.</w:t>
      </w:r>
      <w:r>
        <w:t xml:space="preserve"> </w:t>
      </w:r>
    </w:p>
    <w:p w14:paraId="211BE213" w14:textId="77777777" w:rsidR="00DA6737" w:rsidRPr="00972AFF" w:rsidRDefault="00DA6737" w:rsidP="007632AE">
      <w:pPr>
        <w:pStyle w:val="ENCADR-Titre"/>
      </w:pPr>
      <w:r>
        <w:t>Les perspectives de CNP Assurances</w:t>
      </w:r>
    </w:p>
    <w:p w14:paraId="211BE214" w14:textId="77777777" w:rsidR="00DA6737" w:rsidRDefault="00DA6737" w:rsidP="007632AE">
      <w:pPr>
        <w:pStyle w:val="ENCADR-Texte"/>
      </w:pPr>
      <w:r w:rsidRPr="00937582">
        <w:t>Le capital de CNP Assurances se répartit, aujourd’hui, entre deux blocs d’actionnaires principaux : la Caisse des dépôts et consignations (qui détient 40</w:t>
      </w:r>
      <w:r>
        <w:t>,9</w:t>
      </w:r>
      <w:r w:rsidRPr="00937582">
        <w:t xml:space="preserve"> %) et Sopassure (à hauteur de 3</w:t>
      </w:r>
      <w:r>
        <w:t>6</w:t>
      </w:r>
      <w:r w:rsidRPr="00937582">
        <w:t>,</w:t>
      </w:r>
      <w:r>
        <w:t>3</w:t>
      </w:r>
      <w:r w:rsidRPr="00937582">
        <w:t xml:space="preserve"> %), contrôlée par les deux réseaux distributeurs </w:t>
      </w:r>
      <w:r>
        <w:t>que sont</w:t>
      </w:r>
      <w:r w:rsidRPr="00937582">
        <w:t xml:space="preserve"> La Banque Postale (à hauteur de 50,1 %) et le groupe BPCE (49,9 %). L’</w:t>
      </w:r>
      <w:r>
        <w:rPr>
          <w:rFonts w:cstheme="minorHAnsi"/>
        </w:rPr>
        <w:t>É</w:t>
      </w:r>
      <w:r w:rsidRPr="00937582">
        <w:t>tat détient également 1</w:t>
      </w:r>
      <w:r>
        <w:t>,1</w:t>
      </w:r>
      <w:r w:rsidR="007632AE">
        <w:t> </w:t>
      </w:r>
      <w:r w:rsidRPr="00937582">
        <w:t>% du capital. Le reste est coté en bourse.</w:t>
      </w:r>
    </w:p>
    <w:p w14:paraId="211BE215" w14:textId="3E702A9F" w:rsidR="00DA6737" w:rsidRDefault="00DA6737" w:rsidP="007632AE">
      <w:pPr>
        <w:pStyle w:val="ENCADR-Texte"/>
      </w:pPr>
      <w:r>
        <w:t xml:space="preserve">Outre que les performances de la compagnie d’assurances seront pénalisées par la persistance de taux d’intérêt bas, CNP doit gérer les conséquences de la décision prise par BPCE de produire elle-même </w:t>
      </w:r>
      <w:r w:rsidRPr="00937582">
        <w:t>les contrats d’assurance-vie qui seront distribués par le réseau des caisses d’épargne</w:t>
      </w:r>
      <w:r w:rsidR="00562449">
        <w:t>,</w:t>
      </w:r>
      <w:r>
        <w:t xml:space="preserve"> </w:t>
      </w:r>
      <w:r w:rsidRPr="00937582">
        <w:t>CNP Assurances conservant la gestion du stock</w:t>
      </w:r>
      <w:r>
        <w:t xml:space="preserve"> de contrats ouverts avant le 1</w:t>
      </w:r>
      <w:r w:rsidRPr="0084545A">
        <w:rPr>
          <w:vertAlign w:val="superscript"/>
        </w:rPr>
        <w:t>er</w:t>
      </w:r>
      <w:r>
        <w:t xml:space="preserve"> janvier 2016</w:t>
      </w:r>
      <w:r w:rsidRPr="00937582">
        <w:t xml:space="preserve">. </w:t>
      </w:r>
      <w:r>
        <w:t>En contrepartie, l’accord trouvé entre CNP et BPCE prévoit que le partenariat en protection/prévoyance sera renforcé et que l’assurance-emprunteur produite par CNP sera désormais distribuée par l’ensemble du réseau BPCE, et non plus par les seules caisses d’épargne.</w:t>
      </w:r>
    </w:p>
    <w:p w14:paraId="211BE216" w14:textId="77777777" w:rsidR="00DA6737" w:rsidRDefault="00DA6737" w:rsidP="007632AE">
      <w:pPr>
        <w:pStyle w:val="ENCADR-Texte"/>
      </w:pPr>
      <w:r>
        <w:t xml:space="preserve">À cette refonte des relations avec BPCE s’est ajoutée, en mars 2016, la décision du groupe Crédit agricole de mettre un terme à son partenariat avec CNP en matière d’assurance emprunteur et d’internaliser la production de ces contrats. </w:t>
      </w:r>
    </w:p>
    <w:p w14:paraId="211BE217" w14:textId="031A2991" w:rsidR="00DA6737" w:rsidRPr="00972AFF" w:rsidRDefault="00DA6737" w:rsidP="007632AE">
      <w:pPr>
        <w:pStyle w:val="ENCADR-Texte"/>
      </w:pPr>
      <w:r>
        <w:t xml:space="preserve">Enfin, s’agissant de la structure actionnariale, </w:t>
      </w:r>
      <w:r w:rsidRPr="00937582">
        <w:t>le pa</w:t>
      </w:r>
      <w:r>
        <w:t>cte d’actionnaires</w:t>
      </w:r>
      <w:r w:rsidRPr="00937582">
        <w:t xml:space="preserve"> </w:t>
      </w:r>
      <w:r>
        <w:t xml:space="preserve">en vigueur depuis 1998 </w:t>
      </w:r>
      <w:r w:rsidRPr="00937582">
        <w:t>a été tacitement reconduit jusqu’au 31 décembre 2017, pour permettre à chaque actionnaire de réfléchir à l’avenir de sa participation.</w:t>
      </w:r>
      <w:r>
        <w:t xml:space="preserve"> </w:t>
      </w:r>
    </w:p>
    <w:p w14:paraId="211BE218" w14:textId="77777777" w:rsidR="00DA6737" w:rsidRPr="003B7E61" w:rsidRDefault="00DA6737" w:rsidP="00DA6737">
      <w:pPr>
        <w:pStyle w:val="Normalorganigrammes-schmas"/>
        <w:jc w:val="both"/>
      </w:pPr>
      <w:bookmarkStart w:id="1590" w:name="_Toc456884690"/>
      <w:bookmarkStart w:id="1591" w:name="_Toc456782852"/>
      <w:bookmarkStart w:id="1592" w:name="_Toc456795852"/>
      <w:bookmarkStart w:id="1593" w:name="_Toc456796896"/>
      <w:bookmarkStart w:id="1594" w:name="_Toc456806130"/>
      <w:bookmarkStart w:id="1595" w:name="_Toc456808154"/>
      <w:bookmarkStart w:id="1596" w:name="_Toc456861967"/>
      <w:bookmarkStart w:id="1597" w:name="_Toc456882118"/>
      <w:bookmarkStart w:id="1598" w:name="_Toc456888109"/>
      <w:bookmarkStart w:id="1599" w:name="_Toc456951211"/>
      <w:bookmarkStart w:id="1600" w:name="_Toc456952338"/>
      <w:bookmarkStart w:id="1601" w:name="_Toc456952552"/>
      <w:bookmarkStart w:id="1602" w:name="_Toc456972107"/>
      <w:bookmarkStart w:id="1603" w:name="_Toc457235338"/>
      <w:bookmarkStart w:id="1604" w:name="_Toc457235835"/>
      <w:bookmarkStart w:id="1605" w:name="_Toc457298376"/>
      <w:bookmarkStart w:id="1606" w:name="_Toc457317800"/>
      <w:r w:rsidRPr="0035201D">
        <w:rPr>
          <w:sz w:val="22"/>
        </w:rPr>
        <w:t xml:space="preserve">En 2015 et </w:t>
      </w:r>
      <w:r>
        <w:rPr>
          <w:sz w:val="22"/>
        </w:rPr>
        <w:t xml:space="preserve">au premier semestre </w:t>
      </w:r>
      <w:r w:rsidRPr="0035201D">
        <w:rPr>
          <w:sz w:val="22"/>
        </w:rPr>
        <w:t xml:space="preserve">2016, LBP a atteint des résultats inférieurs aux prévisions du plan stratégique : le nombre de clients actifs décroît légèrement, le produit net bancaire et le REX augmentent moins vite qu’attendu. Si cette sous-performance devait se prolonger, il serait nécessaire d’engager un plan d’économies permettant de préserver la rentabilité de l’activité bancaire. </w:t>
      </w:r>
    </w:p>
    <w:p w14:paraId="211BE219" w14:textId="77777777" w:rsidR="00DA6737" w:rsidRPr="00C0070F" w:rsidRDefault="00DA6737" w:rsidP="00DA6737">
      <w:pPr>
        <w:pStyle w:val="Titre4"/>
      </w:pPr>
      <w:r>
        <w:t>U</w:t>
      </w:r>
      <w:bookmarkEnd w:id="1590"/>
      <w:r>
        <w:t>n palier de développement à franchir pour GeoPost</w:t>
      </w:r>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
    <w:p w14:paraId="211BE21A" w14:textId="5D1D05BB" w:rsidR="00DA6737" w:rsidRDefault="00DA6737" w:rsidP="00DA6737">
      <w:r>
        <w:t>La trajectoire prévisionnelle du groupe La Poste pour 2014-2020 fixe à GeoPost un objectif de chiffre d’affaires de</w:t>
      </w:r>
      <w:r w:rsidR="00B540A7">
        <w:t xml:space="preserve"> </w:t>
      </w:r>
      <w:r>
        <w:t>6 793 M€ en 2020 (soit une croissance de 20</w:t>
      </w:r>
      <w:r w:rsidR="007632AE">
        <w:t> </w:t>
      </w:r>
      <w:r>
        <w:t>% par rapport au réalisé 2015) et un objectif de REX de 539 M€, soit un doublement par rapport au réalisé 2015 (268 M€</w:t>
      </w:r>
      <w:r>
        <w:rPr>
          <w:rStyle w:val="Appelnotedebasdep"/>
        </w:rPr>
        <w:footnoteReference w:id="144"/>
      </w:r>
      <w:r>
        <w:t xml:space="preserve">).. Cette trajectoire prévoit des hausses de chiffre d’affaires moins fortes que celles constatées ces cinq dernières années. En revanche, elle est très ambitieuse sur la rentabilité puisque le REX devra croître plus vite que le chiffre d’affaires alors que c’est l’inverse qui s’est produit depuis 2011. </w:t>
      </w:r>
    </w:p>
    <w:p w14:paraId="211BE21B" w14:textId="77777777" w:rsidR="00DA6737" w:rsidRDefault="00DA6737" w:rsidP="00DA6737">
      <w:r>
        <w:t>À cet égard, le groupe GeoPost présente certaines fragilités.</w:t>
      </w:r>
    </w:p>
    <w:p w14:paraId="211BE21C" w14:textId="5C0353CD" w:rsidR="00DA6737" w:rsidRDefault="00DA6737" w:rsidP="00DA6737">
      <w:r>
        <w:t>Il s’apparente encore à une juxtaposition d’entreprises nationales, certes souvent fortes sur leur marché national, mais encore peu présentes sur les échanges transfrontaliers européens et, a fortiori, intercontinentaux : les volumes internationaux représentent autour de 10 % des volumes totaux et 20 % du chiffre d’affaires. Or, ce sont les activités transfrontalières et intercontinentales qui dégagent les marges les plus élevées (environ 30 % de la marge pour 10 % des volumes)</w:t>
      </w:r>
      <w:r>
        <w:rPr>
          <w:rStyle w:val="Appelnotedebasdep"/>
        </w:rPr>
        <w:footnoteReference w:id="145"/>
      </w:r>
      <w:r>
        <w:t xml:space="preserve">. </w:t>
      </w:r>
      <w:r w:rsidR="00562449">
        <w:t>Il faut cependant relever</w:t>
      </w:r>
      <w:r>
        <w:t xml:space="preserve"> que</w:t>
      </w:r>
      <w:r w:rsidR="00562449">
        <w:t>,</w:t>
      </w:r>
      <w:r>
        <w:t xml:space="preserve"> depuis deux ans, les flux internationaux augmentent de manière notable</w:t>
      </w:r>
      <w:r>
        <w:rPr>
          <w:rStyle w:val="Appelnotedebasdep"/>
        </w:rPr>
        <w:footnoteReference w:id="146"/>
      </w:r>
      <w:r w:rsidR="00562449">
        <w:t> ;</w:t>
      </w:r>
      <w:r>
        <w:t xml:space="preserve"> le chantier en cours de constitution d’une identité de marque commune (accompagnée d’une harmonisation des systèmes d’information et de la création d’une équipe de grands comptes paneuropéens) </w:t>
      </w:r>
      <w:r w:rsidR="00562449">
        <w:t>devrait</w:t>
      </w:r>
      <w:r>
        <w:t xml:space="preserve"> amplifier ce mouvement.</w:t>
      </w:r>
    </w:p>
    <w:p w14:paraId="211BE21D" w14:textId="45AF93CB" w:rsidR="00DA6737" w:rsidRDefault="00DA6737" w:rsidP="00DA6737">
      <w:r>
        <w:t>De plus, GeoPost demeure une entreprise essentiellement européenne</w:t>
      </w:r>
      <w:r>
        <w:rPr>
          <w:rStyle w:val="Appelnotedebasdep"/>
        </w:rPr>
        <w:footnoteReference w:id="147"/>
      </w:r>
      <w:r>
        <w:t xml:space="preserve"> alors que la croissance des prochaines années se fera principalement hors Europe, et notamment en Asie où la plupart de</w:t>
      </w:r>
      <w:r w:rsidR="00562449">
        <w:t xml:space="preserve"> se</w:t>
      </w:r>
      <w:r>
        <w:t>s concurrents sont déjà implantés de longue date (</w:t>
      </w:r>
      <w:r w:rsidRPr="00BA0643">
        <w:t>cf</w:t>
      </w:r>
      <w:r w:rsidRPr="00C46BA4">
        <w:rPr>
          <w:i/>
        </w:rPr>
        <w:t>.</w:t>
      </w:r>
      <w:r>
        <w:t xml:space="preserve"> encadré ci-</w:t>
      </w:r>
      <w:r w:rsidR="00BC6EA0">
        <w:t>après</w:t>
      </w:r>
      <w:r>
        <w:t xml:space="preserve">). Les opérations de croissance externe en cours devraient permettre </w:t>
      </w:r>
      <w:r w:rsidR="00F92687">
        <w:t>de renforcer la présence européenne</w:t>
      </w:r>
      <w:r>
        <w:t xml:space="preserve"> de GeoPost ; l’entreprise s’est également développée à l’est de l’Europe (Russie, républiques d’Asie centrale, Turquie) et elle étudie plusieurs projets hors d’Europe. Mais la stratégie de GeoPost consiste à prendre dans un premier temps des participations minoritaires pour se familiariser avec la direction de l’entreprise-cible et avec le marché. L’entreprise estime que cette approche prudente maximise les chances de réussite d’une prise de contrôle ultérieur ; la contrepartie en est une progression très lente de la part des produits internationaux dans le chiffre d’affaires.</w:t>
      </w:r>
    </w:p>
    <w:p w14:paraId="211BE21E" w14:textId="77777777" w:rsidR="00DA6737" w:rsidRPr="003173C2" w:rsidRDefault="00DA6737" w:rsidP="00F94B4F">
      <w:pPr>
        <w:pStyle w:val="ENCADR-Titre"/>
      </w:pPr>
      <w:r w:rsidRPr="003173C2">
        <w:t>Deutsche Post DHL : un opérateur postal hors de ses frontières nationales</w:t>
      </w:r>
    </w:p>
    <w:p w14:paraId="211BE21F" w14:textId="624D6BA5" w:rsidR="00DA6737" w:rsidRDefault="00DA6737" w:rsidP="00F94B4F">
      <w:pPr>
        <w:pStyle w:val="ENCADR-Texte"/>
        <w:rPr>
          <w:shd w:val="clear" w:color="auto" w:fill="FFFFFF"/>
        </w:rPr>
      </w:pPr>
      <w:r w:rsidRPr="00F95F9D">
        <w:rPr>
          <w:shd w:val="clear" w:color="auto" w:fill="FFFFFF"/>
        </w:rPr>
        <w:t>Ces dernières années, le groupe allemand DP-DHL a consenti des investissements importants à l’international pour son activité de colis</w:t>
      </w:r>
      <w:r>
        <w:rPr>
          <w:shd w:val="clear" w:color="auto" w:fill="FFFFFF"/>
        </w:rPr>
        <w:t>-</w:t>
      </w:r>
      <w:r w:rsidRPr="00F95F9D">
        <w:rPr>
          <w:shd w:val="clear" w:color="auto" w:fill="FFFFFF"/>
        </w:rPr>
        <w:t>express (extension en 2012</w:t>
      </w:r>
      <w:r w:rsidR="00562449">
        <w:rPr>
          <w:shd w:val="clear" w:color="auto" w:fill="FFFFFF"/>
        </w:rPr>
        <w:t xml:space="preserve"> </w:t>
      </w:r>
      <w:r w:rsidRPr="00F95F9D">
        <w:rPr>
          <w:shd w:val="clear" w:color="auto" w:fill="FFFFFF"/>
        </w:rPr>
        <w:t>du hub de Shanghai, et en 2013</w:t>
      </w:r>
      <w:r>
        <w:rPr>
          <w:shd w:val="clear" w:color="auto" w:fill="FFFFFF"/>
        </w:rPr>
        <w:t xml:space="preserve"> </w:t>
      </w:r>
      <w:r w:rsidRPr="00F95F9D">
        <w:rPr>
          <w:shd w:val="clear" w:color="auto" w:fill="FFFFFF"/>
        </w:rPr>
        <w:t>de celui de Cincinnati). Le résultat d’exploitation de la branche a bondi de 154 % entre 2010 et 2014, en passe de devenir le premier ce</w:t>
      </w:r>
      <w:r>
        <w:rPr>
          <w:shd w:val="clear" w:color="auto" w:fill="FFFFFF"/>
        </w:rPr>
        <w:t>ntre de profit du groupe. DP-DHL</w:t>
      </w:r>
      <w:r w:rsidRPr="00F95F9D">
        <w:rPr>
          <w:shd w:val="clear" w:color="auto" w:fill="FFFFFF"/>
        </w:rPr>
        <w:t xml:space="preserve"> s’est fixé pour objectif de poursuivre la croissance du REX de son activité colis/express de 10 % par an jusqu’en 2020.</w:t>
      </w:r>
      <w:r>
        <w:rPr>
          <w:shd w:val="clear" w:color="auto" w:fill="FFFFFF"/>
        </w:rPr>
        <w:t> </w:t>
      </w:r>
    </w:p>
    <w:p w14:paraId="211BE221" w14:textId="24974EC0" w:rsidR="00DA6737" w:rsidRDefault="00DA6737" w:rsidP="00F94B4F">
      <w:pPr>
        <w:pStyle w:val="ENCADR-Texte"/>
        <w:rPr>
          <w:shd w:val="clear" w:color="auto" w:fill="FFFFFF"/>
        </w:rPr>
      </w:pPr>
      <w:r w:rsidRPr="003D5F80">
        <w:rPr>
          <w:shd w:val="clear" w:color="auto" w:fill="FFFFFF"/>
        </w:rPr>
        <w:t>La stratégie d’internationalisation de l’activité de DP-DHL a été précoce, notamment sur les marchés émergents, avec une implantation en</w:t>
      </w:r>
      <w:r w:rsidR="00562449">
        <w:rPr>
          <w:shd w:val="clear" w:color="auto" w:fill="FFFFFF"/>
        </w:rPr>
        <w:t xml:space="preserve"> </w:t>
      </w:r>
      <w:r w:rsidRPr="003D5F80">
        <w:rPr>
          <w:shd w:val="clear" w:color="auto" w:fill="FFFFFF"/>
        </w:rPr>
        <w:t xml:space="preserve">Chine dès 1986. </w:t>
      </w:r>
      <w:r>
        <w:rPr>
          <w:shd w:val="clear" w:color="auto" w:fill="FFFFFF"/>
        </w:rPr>
        <w:t>Elle a bénéficié d’importants moyens financiers et ne s’est pas déroulée sans accroc (pertes et coûts de restructuration de 250</w:t>
      </w:r>
      <w:r w:rsidR="00910CC8">
        <w:rPr>
          <w:shd w:val="clear" w:color="auto" w:fill="FFFFFF"/>
        </w:rPr>
        <w:t> </w:t>
      </w:r>
      <w:r>
        <w:rPr>
          <w:shd w:val="clear" w:color="auto" w:fill="FFFFFF"/>
        </w:rPr>
        <w:t>M€ en 2009, liés aux activités nord-américaines du groupe) mais lui permet de</w:t>
      </w:r>
      <w:r w:rsidRPr="007D17F3">
        <w:rPr>
          <w:shd w:val="clear" w:color="auto" w:fill="FFFFFF"/>
        </w:rPr>
        <w:t xml:space="preserve"> </w:t>
      </w:r>
      <w:r w:rsidRPr="003D5F80">
        <w:rPr>
          <w:shd w:val="clear" w:color="auto" w:fill="FFFFFF"/>
        </w:rPr>
        <w:t>réalis</w:t>
      </w:r>
      <w:r>
        <w:rPr>
          <w:shd w:val="clear" w:color="auto" w:fill="FFFFFF"/>
        </w:rPr>
        <w:t>er</w:t>
      </w:r>
      <w:r w:rsidRPr="003D5F80">
        <w:rPr>
          <w:shd w:val="clear" w:color="auto" w:fill="FFFFFF"/>
        </w:rPr>
        <w:t xml:space="preserve"> </w:t>
      </w:r>
      <w:r w:rsidR="00562449">
        <w:rPr>
          <w:shd w:val="clear" w:color="auto" w:fill="FFFFFF"/>
        </w:rPr>
        <w:t xml:space="preserve">aujourd’hui </w:t>
      </w:r>
      <w:r>
        <w:rPr>
          <w:shd w:val="clear" w:color="auto" w:fill="FFFFFF"/>
        </w:rPr>
        <w:t>près de 70</w:t>
      </w:r>
      <w:r w:rsidRPr="003D5F80">
        <w:rPr>
          <w:shd w:val="clear" w:color="auto" w:fill="FFFFFF"/>
        </w:rPr>
        <w:t> % de son chiffre d’affaires hors de ses frontières nationales</w:t>
      </w:r>
      <w:r>
        <w:rPr>
          <w:shd w:val="clear" w:color="auto" w:fill="FFFFFF"/>
        </w:rPr>
        <w:t>.</w:t>
      </w:r>
    </w:p>
    <w:p w14:paraId="211BE222" w14:textId="77777777" w:rsidR="00DA6737" w:rsidRPr="002346A2" w:rsidRDefault="00DA6737" w:rsidP="00F94B4F">
      <w:pPr>
        <w:pStyle w:val="ENCADR-Texte"/>
        <w:rPr>
          <w:shd w:val="clear" w:color="auto" w:fill="FFFFFF"/>
        </w:rPr>
      </w:pPr>
      <w:r>
        <w:rPr>
          <w:shd w:val="clear" w:color="auto" w:fill="FFFFFF"/>
        </w:rPr>
        <w:t>L</w:t>
      </w:r>
      <w:r w:rsidRPr="002346A2">
        <w:rPr>
          <w:shd w:val="clear" w:color="auto" w:fill="FFFFFF"/>
        </w:rPr>
        <w:t xml:space="preserve">e groupe </w:t>
      </w:r>
      <w:r>
        <w:rPr>
          <w:shd w:val="clear" w:color="auto" w:fill="FFFFFF"/>
        </w:rPr>
        <w:t>souhaite accélérer son développement sur les marchés émergents et</w:t>
      </w:r>
      <w:r w:rsidRPr="002346A2">
        <w:rPr>
          <w:shd w:val="clear" w:color="auto" w:fill="FFFFFF"/>
        </w:rPr>
        <w:t xml:space="preserve"> compte limiter à 70 % en 2020 son chiffre d’affaires sur les marchés matures (</w:t>
      </w:r>
      <w:r>
        <w:rPr>
          <w:shd w:val="clear" w:color="auto" w:fill="FFFFFF"/>
        </w:rPr>
        <w:t>É</w:t>
      </w:r>
      <w:r w:rsidRPr="002346A2">
        <w:rPr>
          <w:shd w:val="clear" w:color="auto" w:fill="FFFFFF"/>
        </w:rPr>
        <w:t>tats-Unis, Europe, Japon) contre 78 % aujourd’hui</w:t>
      </w:r>
      <w:r w:rsidRPr="00701EF4">
        <w:rPr>
          <w:shd w:val="clear" w:color="auto" w:fill="FFFFFF"/>
        </w:rPr>
        <w:t>.</w:t>
      </w:r>
    </w:p>
    <w:p w14:paraId="211BE223" w14:textId="4799990D" w:rsidR="00DA6737" w:rsidRDefault="00DA6737" w:rsidP="00DA6737">
      <w:r>
        <w:t xml:space="preserve">Enfin, la poursuite de la croissance sur des marchés connexes ne va pas de soi. Les résultats de Tigers, la filiale de </w:t>
      </w:r>
      <w:r w:rsidRPr="00CA648E">
        <w:rPr>
          <w:i/>
        </w:rPr>
        <w:t>freight forwarding</w:t>
      </w:r>
      <w:r w:rsidRPr="00CC6095">
        <w:rPr>
          <w:rStyle w:val="Appelnotedebasdep"/>
        </w:rPr>
        <w:footnoteReference w:id="148"/>
      </w:r>
      <w:r>
        <w:t xml:space="preserve"> détenue à 66</w:t>
      </w:r>
      <w:r w:rsidR="00E21048">
        <w:t xml:space="preserve"> </w:t>
      </w:r>
      <w:r>
        <w:t>% par GeoPost, restent modestes</w:t>
      </w:r>
      <w:r>
        <w:rPr>
          <w:rStyle w:val="Appelnotedebasdep"/>
        </w:rPr>
        <w:footnoteReference w:id="149"/>
      </w:r>
      <w:r>
        <w:t xml:space="preserve"> et très inférieurs à </w:t>
      </w:r>
      <w:r w:rsidR="00562449">
        <w:t>ceux</w:t>
      </w:r>
      <w:r>
        <w:t xml:space="preserve"> des « grands » de ce marché</w:t>
      </w:r>
      <w:r>
        <w:rPr>
          <w:rStyle w:val="Appelnotedebasdep"/>
        </w:rPr>
        <w:footnoteReference w:id="150"/>
      </w:r>
      <w:r>
        <w:t>; en outre, les synergies avec le colis-express ne sont pas évidentes. GeoPost le reconnaît et souhaite positionner cette acquisition sur des niches de marché sur lesquelles Tigers dispose d’avantages concurrentiels</w:t>
      </w:r>
      <w:r>
        <w:rPr>
          <w:rStyle w:val="Appelnotedebasdep"/>
        </w:rPr>
        <w:footnoteReference w:id="151"/>
      </w:r>
      <w:r>
        <w:t>.</w:t>
      </w:r>
    </w:p>
    <w:p w14:paraId="326291B7" w14:textId="77777777" w:rsidR="00A90440" w:rsidRDefault="00A90440" w:rsidP="00DA6737"/>
    <w:p w14:paraId="211BE225" w14:textId="17C66D7A" w:rsidR="00DA6737" w:rsidRDefault="00DA6737" w:rsidP="00DA6737">
      <w:r w:rsidRPr="00621948">
        <w:t>Sur le marché français,</w:t>
      </w:r>
      <w:r w:rsidRPr="007B27F9">
        <w:t xml:space="preserve"> les perspectives de croissan</w:t>
      </w:r>
      <w:r>
        <w:t>ce des volumes de colis restent fortes avec une croissance du e-commerce attendu à 7,5 % par an entre 2015 et 2020</w:t>
      </w:r>
      <w:r>
        <w:rPr>
          <w:rStyle w:val="Appelnotedebasdep"/>
        </w:rPr>
        <w:footnoteReference w:id="152"/>
      </w:r>
      <w:r>
        <w:t xml:space="preserve">. Pour bénéficier de cette embellie, il est impératif que les </w:t>
      </w:r>
      <w:r w:rsidRPr="007B27F9">
        <w:t>différents opérateurs de La Poste</w:t>
      </w:r>
      <w:r>
        <w:t>, GeoPost et Colissimo, veillent à ne pas se concurrencer entre eux et à adapter leur offre en fonction de l’évolution, très rapide, du marché du e-commerce.</w:t>
      </w:r>
      <w:r w:rsidRPr="00060E4E">
        <w:t xml:space="preserve"> </w:t>
      </w:r>
    </w:p>
    <w:p w14:paraId="211BE226" w14:textId="77777777" w:rsidR="00DA6737" w:rsidRDefault="00DA6737" w:rsidP="00DA6737">
      <w:pPr>
        <w:pStyle w:val="Titre3"/>
      </w:pPr>
      <w:bookmarkStart w:id="1607" w:name="_Toc456882119"/>
      <w:bookmarkStart w:id="1608" w:name="_Toc456884691"/>
      <w:bookmarkStart w:id="1609" w:name="_Toc456888110"/>
      <w:bookmarkStart w:id="1610" w:name="_Toc456951212"/>
      <w:bookmarkStart w:id="1611" w:name="_Toc456952339"/>
      <w:bookmarkStart w:id="1612" w:name="_Toc456952553"/>
      <w:bookmarkStart w:id="1613" w:name="_Toc456972108"/>
      <w:bookmarkStart w:id="1614" w:name="_Toc457235339"/>
      <w:bookmarkStart w:id="1615" w:name="_Toc457235836"/>
      <w:bookmarkStart w:id="1616" w:name="_Toc457317801"/>
      <w:bookmarkStart w:id="1617" w:name="_Toc462390592"/>
      <w:bookmarkStart w:id="1618" w:name="_Toc462395056"/>
      <w:bookmarkStart w:id="1619" w:name="_Toc462396736"/>
      <w:bookmarkStart w:id="1620" w:name="_Toc462397643"/>
      <w:bookmarkStart w:id="1621" w:name="_Toc462402632"/>
      <w:bookmarkStart w:id="1622" w:name="_Toc462402754"/>
      <w:bookmarkStart w:id="1623" w:name="_Toc463339542"/>
      <w:bookmarkStart w:id="1624" w:name="_Toc463614057"/>
      <w:bookmarkStart w:id="1625" w:name="_Toc468868332"/>
      <w:bookmarkStart w:id="1626" w:name="_Toc457298377"/>
      <w:bookmarkStart w:id="1627" w:name="_Toc456782853"/>
      <w:bookmarkStart w:id="1628" w:name="_Toc456795853"/>
      <w:bookmarkStart w:id="1629" w:name="_Toc456796897"/>
      <w:bookmarkStart w:id="1630" w:name="_Toc456806131"/>
      <w:bookmarkStart w:id="1631" w:name="_Toc456808155"/>
      <w:bookmarkStart w:id="1632" w:name="_Toc456861968"/>
      <w:r>
        <w:t>D</w:t>
      </w:r>
      <w:r w:rsidRPr="007F0D24">
        <w:t>e</w:t>
      </w:r>
      <w:r>
        <w:t>s</w:t>
      </w:r>
      <w:r w:rsidRPr="007F0D24">
        <w:t xml:space="preserve"> </w:t>
      </w:r>
      <w:r>
        <w:t>nouveaux relais de croissance</w:t>
      </w:r>
      <w:bookmarkEnd w:id="1607"/>
      <w:bookmarkEnd w:id="1608"/>
      <w:bookmarkEnd w:id="1609"/>
      <w:r>
        <w:t> </w:t>
      </w:r>
      <w:bookmarkEnd w:id="1610"/>
      <w:bookmarkEnd w:id="1611"/>
      <w:bookmarkEnd w:id="1612"/>
      <w:r>
        <w:t xml:space="preserve">qui </w:t>
      </w:r>
      <w:bookmarkEnd w:id="1613"/>
      <w:bookmarkEnd w:id="1614"/>
      <w:bookmarkEnd w:id="1615"/>
      <w:bookmarkEnd w:id="1616"/>
      <w:r w:rsidRPr="00716C59">
        <w:t>apportent</w:t>
      </w:r>
      <w:r>
        <w:t xml:space="preserve"> une contribution encore marginale au résultat</w:t>
      </w:r>
      <w:bookmarkEnd w:id="1617"/>
      <w:bookmarkEnd w:id="1618"/>
      <w:bookmarkEnd w:id="1619"/>
      <w:bookmarkEnd w:id="1620"/>
      <w:bookmarkEnd w:id="1621"/>
      <w:bookmarkEnd w:id="1622"/>
      <w:bookmarkEnd w:id="1623"/>
      <w:bookmarkEnd w:id="1624"/>
      <w:bookmarkEnd w:id="1625"/>
      <w:r>
        <w:t xml:space="preserve"> </w:t>
      </w:r>
      <w:bookmarkEnd w:id="1626"/>
    </w:p>
    <w:p w14:paraId="211BE227" w14:textId="77777777" w:rsidR="00DA6737" w:rsidRDefault="00DA6737" w:rsidP="00DA6737">
      <w:r>
        <w:t xml:space="preserve">Les nouveaux relais de croissance (nouveaux services, numérique) ouvrent des perspectives positives pour La Poste : ils contribuent à </w:t>
      </w:r>
      <w:r w:rsidRPr="00827F1A">
        <w:t>valoriser l’image de l’entreprise et donner un horizon aux postiers</w:t>
      </w:r>
      <w:r>
        <w:t>. Néanmoins, en termes de résultat, leur apport, même cumulé, devrait demeurer très inférieur à l’effet négatif des baisses de volume du courrier (</w:t>
      </w:r>
      <w:r w:rsidRPr="00BA0643">
        <w:t>cf</w:t>
      </w:r>
      <w:r w:rsidRPr="00C46BA4">
        <w:rPr>
          <w:i/>
        </w:rPr>
        <w:t>.</w:t>
      </w:r>
      <w:r>
        <w:t xml:space="preserve"> tableau).</w:t>
      </w:r>
    </w:p>
    <w:p w14:paraId="211BE228" w14:textId="4EB0B429" w:rsidR="00DA6737" w:rsidRPr="00646D07" w:rsidRDefault="00DA6737" w:rsidP="00B34CF9">
      <w:pPr>
        <w:pStyle w:val="Titretableau"/>
        <w:keepLines/>
        <w:numPr>
          <w:ilvl w:val="0"/>
          <w:numId w:val="35"/>
        </w:numPr>
        <w:spacing w:before="360"/>
      </w:pPr>
      <w:r>
        <w:t>p</w:t>
      </w:r>
      <w:r w:rsidRPr="00646D07">
        <w:t>otentiel attendu des</w:t>
      </w:r>
      <w:r>
        <w:t xml:space="preserve"> </w:t>
      </w:r>
      <w:r w:rsidRPr="00646D07">
        <w:t>« nouveaux services » et du numérique par rapport au recul du courrier dans le plan stratégique 2014-2020</w:t>
      </w:r>
    </w:p>
    <w:tbl>
      <w:tblPr>
        <w:tblStyle w:val="TABLEAURAPPORTPUBLICTHMATIQUE"/>
        <w:tblW w:w="6598" w:type="dxa"/>
        <w:jc w:val="center"/>
        <w:tblInd w:w="0" w:type="dxa"/>
        <w:tblLook w:val="04A0" w:firstRow="1" w:lastRow="0" w:firstColumn="1" w:lastColumn="0" w:noHBand="0" w:noVBand="1"/>
      </w:tblPr>
      <w:tblGrid>
        <w:gridCol w:w="1767"/>
        <w:gridCol w:w="1215"/>
        <w:gridCol w:w="1339"/>
        <w:gridCol w:w="919"/>
        <w:gridCol w:w="1358"/>
      </w:tblGrid>
      <w:tr w:rsidR="00DA6737" w:rsidRPr="00646D07" w14:paraId="211BE22E" w14:textId="77777777" w:rsidTr="004D0B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7" w:type="dxa"/>
          </w:tcPr>
          <w:p w14:paraId="211BE229" w14:textId="77777777" w:rsidR="00DA6737" w:rsidRPr="00BA0643" w:rsidRDefault="00DA6737" w:rsidP="00BA0643">
            <w:pPr>
              <w:pStyle w:val="TableauSchmaOrganigrammecentr"/>
              <w:rPr>
                <w:i w:val="0"/>
              </w:rPr>
            </w:pPr>
            <w:r w:rsidRPr="00BA0643">
              <w:rPr>
                <w:i w:val="0"/>
              </w:rPr>
              <w:t>Évolution 2014-2020 (M€)</w:t>
            </w:r>
          </w:p>
        </w:tc>
        <w:tc>
          <w:tcPr>
            <w:tcW w:w="1215" w:type="dxa"/>
          </w:tcPr>
          <w:p w14:paraId="211BE22A" w14:textId="77777777" w:rsidR="00DA6737" w:rsidRPr="00716C59" w:rsidRDefault="00DA6737" w:rsidP="00BA0643">
            <w:pPr>
              <w:pStyle w:val="TableauSchmaOrganigrammecentr"/>
              <w:cnfStyle w:val="100000000000" w:firstRow="1" w:lastRow="0" w:firstColumn="0" w:lastColumn="0" w:oddVBand="0" w:evenVBand="0" w:oddHBand="0" w:evenHBand="0" w:firstRowFirstColumn="0" w:firstRowLastColumn="0" w:lastRowFirstColumn="0" w:lastRowLastColumn="0"/>
            </w:pPr>
            <w:r w:rsidRPr="00716C59">
              <w:t>Chiffre d’affaires</w:t>
            </w:r>
          </w:p>
        </w:tc>
        <w:tc>
          <w:tcPr>
            <w:tcW w:w="1339" w:type="dxa"/>
          </w:tcPr>
          <w:p w14:paraId="211BE22B" w14:textId="77777777" w:rsidR="00DA6737" w:rsidRPr="00716C59" w:rsidRDefault="00DA6737" w:rsidP="00BA0643">
            <w:pPr>
              <w:pStyle w:val="TableauSchmaOrganigrammecentr"/>
              <w:cnfStyle w:val="100000000000" w:firstRow="1" w:lastRow="0" w:firstColumn="0" w:lastColumn="0" w:oddVBand="0" w:evenVBand="0" w:oddHBand="0" w:evenHBand="0" w:firstRowFirstColumn="0" w:firstRowLastColumn="0" w:lastRowFirstColumn="0" w:lastRowLastColumn="0"/>
            </w:pPr>
            <w:r w:rsidRPr="00716C59">
              <w:t>Contribution au total</w:t>
            </w:r>
          </w:p>
        </w:tc>
        <w:tc>
          <w:tcPr>
            <w:tcW w:w="919" w:type="dxa"/>
          </w:tcPr>
          <w:p w14:paraId="211BE22C" w14:textId="77777777" w:rsidR="00DA6737" w:rsidRPr="00716C59" w:rsidRDefault="00DA6737" w:rsidP="00BA0643">
            <w:pPr>
              <w:pStyle w:val="TableauSchmaOrganigrammecentr"/>
              <w:cnfStyle w:val="100000000000" w:firstRow="1" w:lastRow="0" w:firstColumn="0" w:lastColumn="0" w:oddVBand="0" w:evenVBand="0" w:oddHBand="0" w:evenHBand="0" w:firstRowFirstColumn="0" w:firstRowLastColumn="0" w:lastRowFirstColumn="0" w:lastRowLastColumn="0"/>
            </w:pPr>
            <w:r w:rsidRPr="00716C59">
              <w:t>REX</w:t>
            </w:r>
          </w:p>
        </w:tc>
        <w:tc>
          <w:tcPr>
            <w:tcW w:w="1358" w:type="dxa"/>
          </w:tcPr>
          <w:p w14:paraId="211BE22D" w14:textId="77777777" w:rsidR="00DA6737" w:rsidRPr="00716C59" w:rsidRDefault="00DA6737" w:rsidP="00BA0643">
            <w:pPr>
              <w:pStyle w:val="TableauSchmaOrganigrammecentr"/>
              <w:cnfStyle w:val="100000000000" w:firstRow="1" w:lastRow="0" w:firstColumn="0" w:lastColumn="0" w:oddVBand="0" w:evenVBand="0" w:oddHBand="0" w:evenHBand="0" w:firstRowFirstColumn="0" w:firstRowLastColumn="0" w:lastRowFirstColumn="0" w:lastRowLastColumn="0"/>
            </w:pPr>
            <w:r w:rsidRPr="00716C59">
              <w:t>Contribution au total</w:t>
            </w:r>
          </w:p>
        </w:tc>
      </w:tr>
      <w:tr w:rsidR="00DA6737" w:rsidRPr="00646D07" w14:paraId="211BE234" w14:textId="77777777" w:rsidTr="004D0B5F">
        <w:trPr>
          <w:jc w:val="center"/>
        </w:trPr>
        <w:tc>
          <w:tcPr>
            <w:cnfStyle w:val="001000000000" w:firstRow="0" w:lastRow="0" w:firstColumn="1" w:lastColumn="0" w:oddVBand="0" w:evenVBand="0" w:oddHBand="0" w:evenHBand="0" w:firstRowFirstColumn="0" w:firstRowLastColumn="0" w:lastRowFirstColumn="0" w:lastRowLastColumn="0"/>
            <w:tcW w:w="1767" w:type="dxa"/>
          </w:tcPr>
          <w:p w14:paraId="211BE22F" w14:textId="77777777" w:rsidR="00DA6737" w:rsidRPr="00BA0643" w:rsidRDefault="00DA6737" w:rsidP="00BA0643">
            <w:pPr>
              <w:pStyle w:val="TableauSchmaOrganigrammealignementgauche"/>
              <w:rPr>
                <w:i w:val="0"/>
              </w:rPr>
            </w:pPr>
            <w:r w:rsidRPr="00BA0643">
              <w:rPr>
                <w:i w:val="0"/>
              </w:rPr>
              <w:t>Total Groupe</w:t>
            </w:r>
          </w:p>
        </w:tc>
        <w:tc>
          <w:tcPr>
            <w:tcW w:w="1215" w:type="dxa"/>
          </w:tcPr>
          <w:p w14:paraId="211BE230" w14:textId="37AD4925"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w:t>
            </w:r>
            <w:r>
              <w:t xml:space="preserve"> </w:t>
            </w:r>
            <w:r w:rsidRPr="00646D07">
              <w:t>3</w:t>
            </w:r>
            <w:r w:rsidR="000D13C7">
              <w:t xml:space="preserve"> </w:t>
            </w:r>
            <w:r w:rsidRPr="00646D07">
              <w:t>145</w:t>
            </w:r>
          </w:p>
        </w:tc>
        <w:tc>
          <w:tcPr>
            <w:tcW w:w="1339" w:type="dxa"/>
          </w:tcPr>
          <w:p w14:paraId="211BE231" w14:textId="77777777"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w:t>
            </w:r>
          </w:p>
        </w:tc>
        <w:tc>
          <w:tcPr>
            <w:tcW w:w="919" w:type="dxa"/>
          </w:tcPr>
          <w:p w14:paraId="211BE232" w14:textId="173B3E2C"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w:t>
            </w:r>
            <w:r>
              <w:t xml:space="preserve"> </w:t>
            </w:r>
            <w:r w:rsidRPr="00646D07">
              <w:t>1</w:t>
            </w:r>
            <w:r w:rsidR="000D13C7">
              <w:t xml:space="preserve"> </w:t>
            </w:r>
            <w:r w:rsidRPr="00646D07">
              <w:t>257</w:t>
            </w:r>
          </w:p>
        </w:tc>
        <w:tc>
          <w:tcPr>
            <w:tcW w:w="1358" w:type="dxa"/>
          </w:tcPr>
          <w:p w14:paraId="211BE233" w14:textId="77777777"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w:t>
            </w:r>
          </w:p>
        </w:tc>
      </w:tr>
      <w:tr w:rsidR="00DA6737" w:rsidRPr="00646D07" w14:paraId="211BE23A" w14:textId="77777777" w:rsidTr="004D0B5F">
        <w:trPr>
          <w:jc w:val="center"/>
        </w:trPr>
        <w:tc>
          <w:tcPr>
            <w:cnfStyle w:val="001000000000" w:firstRow="0" w:lastRow="0" w:firstColumn="1" w:lastColumn="0" w:oddVBand="0" w:evenVBand="0" w:oddHBand="0" w:evenHBand="0" w:firstRowFirstColumn="0" w:firstRowLastColumn="0" w:lastRowFirstColumn="0" w:lastRowLastColumn="0"/>
            <w:tcW w:w="1767" w:type="dxa"/>
          </w:tcPr>
          <w:p w14:paraId="211BE235" w14:textId="77777777" w:rsidR="00DA6737" w:rsidRPr="00BA0643" w:rsidRDefault="00DA6737" w:rsidP="00BA0643">
            <w:pPr>
              <w:pStyle w:val="TableauSchmaOrganigrammealignementgauche"/>
              <w:rPr>
                <w:i w:val="0"/>
              </w:rPr>
            </w:pPr>
            <w:r w:rsidRPr="00BA0643">
              <w:rPr>
                <w:i w:val="0"/>
              </w:rPr>
              <w:t>Baisse des volumes de courrier*</w:t>
            </w:r>
          </w:p>
        </w:tc>
        <w:tc>
          <w:tcPr>
            <w:tcW w:w="1215" w:type="dxa"/>
          </w:tcPr>
          <w:p w14:paraId="211BE236" w14:textId="74BFD97A"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w:t>
            </w:r>
            <w:r>
              <w:t xml:space="preserve"> </w:t>
            </w:r>
            <w:r w:rsidRPr="00646D07">
              <w:t>1</w:t>
            </w:r>
            <w:r w:rsidR="000D13C7">
              <w:t xml:space="preserve"> </w:t>
            </w:r>
            <w:r w:rsidRPr="00646D07">
              <w:t>300</w:t>
            </w:r>
          </w:p>
        </w:tc>
        <w:tc>
          <w:tcPr>
            <w:tcW w:w="1339" w:type="dxa"/>
          </w:tcPr>
          <w:p w14:paraId="211BE237" w14:textId="77777777"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w:t>
            </w:r>
            <w:r>
              <w:t xml:space="preserve"> </w:t>
            </w:r>
            <w:r w:rsidRPr="00646D07">
              <w:t>41</w:t>
            </w:r>
            <w:r>
              <w:t xml:space="preserve"> </w:t>
            </w:r>
            <w:r w:rsidRPr="00646D07">
              <w:t>%</w:t>
            </w:r>
          </w:p>
        </w:tc>
        <w:tc>
          <w:tcPr>
            <w:tcW w:w="919" w:type="dxa"/>
          </w:tcPr>
          <w:p w14:paraId="211BE238" w14:textId="77777777"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w:t>
            </w:r>
            <w:r>
              <w:t xml:space="preserve"> </w:t>
            </w:r>
            <w:r w:rsidRPr="00646D07">
              <w:t>230</w:t>
            </w:r>
          </w:p>
        </w:tc>
        <w:tc>
          <w:tcPr>
            <w:tcW w:w="1358" w:type="dxa"/>
          </w:tcPr>
          <w:p w14:paraId="211BE239" w14:textId="77777777"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w:t>
            </w:r>
            <w:r>
              <w:t xml:space="preserve"> </w:t>
            </w:r>
            <w:r w:rsidRPr="00646D07">
              <w:t>18</w:t>
            </w:r>
            <w:r>
              <w:t xml:space="preserve"> </w:t>
            </w:r>
            <w:r w:rsidRPr="00646D07">
              <w:t>%</w:t>
            </w:r>
          </w:p>
        </w:tc>
      </w:tr>
      <w:tr w:rsidR="00DA6737" w:rsidRPr="00646D07" w14:paraId="211BE240" w14:textId="77777777" w:rsidTr="004D0B5F">
        <w:trPr>
          <w:jc w:val="center"/>
        </w:trPr>
        <w:tc>
          <w:tcPr>
            <w:cnfStyle w:val="001000000000" w:firstRow="0" w:lastRow="0" w:firstColumn="1" w:lastColumn="0" w:oddVBand="0" w:evenVBand="0" w:oddHBand="0" w:evenHBand="0" w:firstRowFirstColumn="0" w:firstRowLastColumn="0" w:lastRowFirstColumn="0" w:lastRowLastColumn="0"/>
            <w:tcW w:w="1767" w:type="dxa"/>
          </w:tcPr>
          <w:p w14:paraId="211BE23B" w14:textId="77777777" w:rsidR="00DA6737" w:rsidRPr="00BA0643" w:rsidRDefault="00DA6737" w:rsidP="00BA0643">
            <w:pPr>
              <w:pStyle w:val="TableauSchmaOrganigrammealignementgauche"/>
              <w:rPr>
                <w:i w:val="0"/>
              </w:rPr>
            </w:pPr>
            <w:r w:rsidRPr="00BA0643">
              <w:rPr>
                <w:i w:val="0"/>
              </w:rPr>
              <w:t>« Nouveaux services du facteur »</w:t>
            </w:r>
          </w:p>
        </w:tc>
        <w:tc>
          <w:tcPr>
            <w:tcW w:w="1215" w:type="dxa"/>
          </w:tcPr>
          <w:p w14:paraId="211BE23C" w14:textId="77777777"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w:t>
            </w:r>
            <w:r>
              <w:t xml:space="preserve"> </w:t>
            </w:r>
            <w:r w:rsidRPr="00646D07">
              <w:t>200</w:t>
            </w:r>
          </w:p>
        </w:tc>
        <w:tc>
          <w:tcPr>
            <w:tcW w:w="1339" w:type="dxa"/>
          </w:tcPr>
          <w:p w14:paraId="211BE23D" w14:textId="77777777"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6,4</w:t>
            </w:r>
            <w:r>
              <w:t xml:space="preserve"> </w:t>
            </w:r>
            <w:r w:rsidRPr="00646D07">
              <w:t>%</w:t>
            </w:r>
          </w:p>
        </w:tc>
        <w:tc>
          <w:tcPr>
            <w:tcW w:w="919" w:type="dxa"/>
          </w:tcPr>
          <w:p w14:paraId="211BE23E" w14:textId="77777777"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w:t>
            </w:r>
            <w:r>
              <w:t xml:space="preserve"> </w:t>
            </w:r>
            <w:r w:rsidRPr="00646D07">
              <w:t>20</w:t>
            </w:r>
          </w:p>
        </w:tc>
        <w:tc>
          <w:tcPr>
            <w:tcW w:w="1358" w:type="dxa"/>
          </w:tcPr>
          <w:p w14:paraId="211BE23F" w14:textId="77777777"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1,6</w:t>
            </w:r>
            <w:r>
              <w:t xml:space="preserve"> </w:t>
            </w:r>
            <w:r w:rsidRPr="00646D07">
              <w:t>%</w:t>
            </w:r>
          </w:p>
        </w:tc>
      </w:tr>
      <w:tr w:rsidR="00DA6737" w:rsidRPr="00646D07" w14:paraId="211BE246" w14:textId="77777777" w:rsidTr="004D0B5F">
        <w:trPr>
          <w:jc w:val="center"/>
        </w:trPr>
        <w:tc>
          <w:tcPr>
            <w:cnfStyle w:val="001000000000" w:firstRow="0" w:lastRow="0" w:firstColumn="1" w:lastColumn="0" w:oddVBand="0" w:evenVBand="0" w:oddHBand="0" w:evenHBand="0" w:firstRowFirstColumn="0" w:firstRowLastColumn="0" w:lastRowFirstColumn="0" w:lastRowLastColumn="0"/>
            <w:tcW w:w="1767" w:type="dxa"/>
          </w:tcPr>
          <w:p w14:paraId="211BE241" w14:textId="77777777" w:rsidR="00DA6737" w:rsidRPr="00BA0643" w:rsidRDefault="00DA6737" w:rsidP="00BA0643">
            <w:pPr>
              <w:pStyle w:val="TableauSchmaOrganigrammealignementgauche"/>
              <w:rPr>
                <w:i w:val="0"/>
              </w:rPr>
            </w:pPr>
            <w:r w:rsidRPr="00BA0643">
              <w:rPr>
                <w:i w:val="0"/>
              </w:rPr>
              <w:t>Numérique</w:t>
            </w:r>
          </w:p>
        </w:tc>
        <w:tc>
          <w:tcPr>
            <w:tcW w:w="1215" w:type="dxa"/>
          </w:tcPr>
          <w:p w14:paraId="211BE242" w14:textId="77777777"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w:t>
            </w:r>
            <w:r>
              <w:t xml:space="preserve"> </w:t>
            </w:r>
            <w:r w:rsidRPr="00646D07">
              <w:t>607</w:t>
            </w:r>
          </w:p>
        </w:tc>
        <w:tc>
          <w:tcPr>
            <w:tcW w:w="1339" w:type="dxa"/>
          </w:tcPr>
          <w:p w14:paraId="211BE243" w14:textId="77777777"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19,3</w:t>
            </w:r>
          </w:p>
        </w:tc>
        <w:tc>
          <w:tcPr>
            <w:tcW w:w="919" w:type="dxa"/>
          </w:tcPr>
          <w:p w14:paraId="211BE244" w14:textId="77777777"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w:t>
            </w:r>
            <w:r>
              <w:t xml:space="preserve"> </w:t>
            </w:r>
            <w:r w:rsidRPr="00646D07">
              <w:t>103</w:t>
            </w:r>
          </w:p>
        </w:tc>
        <w:tc>
          <w:tcPr>
            <w:tcW w:w="1358" w:type="dxa"/>
          </w:tcPr>
          <w:p w14:paraId="211BE245" w14:textId="77777777" w:rsidR="00DA6737" w:rsidRPr="00646D07" w:rsidRDefault="00DA6737" w:rsidP="00BA0643">
            <w:pPr>
              <w:pStyle w:val="TableauSchmaOrganigrammecentr"/>
              <w:cnfStyle w:val="000000000000" w:firstRow="0" w:lastRow="0" w:firstColumn="0" w:lastColumn="0" w:oddVBand="0" w:evenVBand="0" w:oddHBand="0" w:evenHBand="0" w:firstRowFirstColumn="0" w:firstRowLastColumn="0" w:lastRowFirstColumn="0" w:lastRowLastColumn="0"/>
            </w:pPr>
            <w:r w:rsidRPr="00646D07">
              <w:t>8,2</w:t>
            </w:r>
            <w:r>
              <w:t xml:space="preserve"> </w:t>
            </w:r>
            <w:r w:rsidRPr="00646D07">
              <w:t>%</w:t>
            </w:r>
          </w:p>
        </w:tc>
      </w:tr>
    </w:tbl>
    <w:p w14:paraId="211BE247" w14:textId="77777777" w:rsidR="00DA6737" w:rsidRPr="009C74C0" w:rsidRDefault="00DA6737" w:rsidP="00BA0643">
      <w:pPr>
        <w:pStyle w:val="TexteSource"/>
      </w:pPr>
      <w:r w:rsidRPr="009C74C0">
        <w:t xml:space="preserve">Source : Cour des comptes, données La Poste. * </w:t>
      </w:r>
      <w:r>
        <w:t>N</w:t>
      </w:r>
      <w:r w:rsidRPr="009C74C0">
        <w:t>ette des augmentations de tarifs</w:t>
      </w:r>
    </w:p>
    <w:p w14:paraId="211BE248" w14:textId="77777777" w:rsidR="00DA6737" w:rsidRDefault="00DA6737" w:rsidP="00BA0643">
      <w:pPr>
        <w:pStyle w:val="Titre4"/>
        <w:spacing w:before="360"/>
      </w:pPr>
      <w:bookmarkStart w:id="1633" w:name="_Toc456882120"/>
      <w:bookmarkStart w:id="1634" w:name="_Toc456884692"/>
      <w:bookmarkStart w:id="1635" w:name="_Toc456888111"/>
      <w:bookmarkStart w:id="1636" w:name="_Toc456951213"/>
      <w:bookmarkStart w:id="1637" w:name="_Toc456952340"/>
      <w:bookmarkStart w:id="1638" w:name="_Toc456952554"/>
      <w:bookmarkStart w:id="1639" w:name="_Toc456972109"/>
      <w:bookmarkStart w:id="1640" w:name="_Toc457235340"/>
      <w:bookmarkStart w:id="1641" w:name="_Toc457235837"/>
      <w:bookmarkStart w:id="1642" w:name="_Toc457298378"/>
      <w:bookmarkStart w:id="1643" w:name="_Toc457317802"/>
      <w:r>
        <w:t>Les « nouveaux services du facteur » : un développement embryonnaire</w:t>
      </w:r>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p>
    <w:p w14:paraId="211BE249" w14:textId="1DA54601" w:rsidR="00DA6737" w:rsidRDefault="00DA6737" w:rsidP="00DA6737">
      <w:r>
        <w:t xml:space="preserve">Dans le plan stratégique 2014-2020, la branche Services-Courrier-Colis doit atteindre 1 Md€ d’activités nouvelles dans son chiffre d’affaires en 2020, ce qui traduit l’ambition de parvenir en fin de période à compenser, au sein de la branche, la baisse des volumes de courrier par les relais de croissance. Les 200 M€ attendus des nouveaux services du facteur peuvent, à cet égard, paraître « modestes », </w:t>
      </w:r>
      <w:r w:rsidR="00951F65">
        <w:t>mais l’horizon</w:t>
      </w:r>
      <w:r>
        <w:t xml:space="preserve"> </w:t>
      </w:r>
      <w:r w:rsidR="00951F65">
        <w:t xml:space="preserve">fixé </w:t>
      </w:r>
      <w:r>
        <w:t>n’en est pas moins ambitieux au regard de la réalité actuelle du développement de ces services (</w:t>
      </w:r>
      <w:r w:rsidR="00674908">
        <w:t>20 </w:t>
      </w:r>
      <w:r>
        <w:t>M€ de chiffre d’affaires en 2015, 40 M€ attendus en 2016). Une enveloppe indicative de 1,5 Md€ de croissance externe a ainsi été retenue pour permettre à la branche d’atteindre cet objectif.</w:t>
      </w:r>
    </w:p>
    <w:p w14:paraId="211BE24A" w14:textId="10D1C97C" w:rsidR="00DA6737" w:rsidRDefault="00DA6737" w:rsidP="00DA6737">
      <w:r>
        <w:t>Au-delà des innovations les plus médiatiques (telles que la participation de La Poste à l’organisation des épreuves du code de la route), la direction du groupe fonde en particulier des espoirs dans le développement de la « </w:t>
      </w:r>
      <w:r w:rsidRPr="0014605E">
        <w:rPr>
          <w:i/>
        </w:rPr>
        <w:t xml:space="preserve">silver </w:t>
      </w:r>
      <w:r w:rsidR="008C056E">
        <w:rPr>
          <w:i/>
        </w:rPr>
        <w:t>e</w:t>
      </w:r>
      <w:r w:rsidR="0092006D" w:rsidRPr="0014605E">
        <w:rPr>
          <w:i/>
        </w:rPr>
        <w:t>conom</w:t>
      </w:r>
      <w:r w:rsidR="008C056E">
        <w:rPr>
          <w:i/>
        </w:rPr>
        <w:t>y</w:t>
      </w:r>
      <w:r w:rsidR="0092006D">
        <w:t> </w:t>
      </w:r>
      <w:r>
        <w:t>», qui est un gisement exploré par d’autres opérateurs postaux</w:t>
      </w:r>
      <w:r>
        <w:rPr>
          <w:rStyle w:val="Appelnotedebasdep"/>
        </w:rPr>
        <w:footnoteReference w:id="153"/>
      </w:r>
      <w:r>
        <w:t xml:space="preserve">. La Poste a déjà une expérience dans le service aux personnes âgées avec </w:t>
      </w:r>
      <w:r w:rsidRPr="00671505">
        <w:rPr>
          <w:i/>
        </w:rPr>
        <w:t>Cohesio</w:t>
      </w:r>
      <w:r>
        <w:t>, une visite de lien social assurée par les facteurs au domicile de personnes âgées isolées, et, depuis octobre 2016, l’offre « Veiller sur mes parents »</w:t>
      </w:r>
      <w:r>
        <w:rPr>
          <w:rStyle w:val="Appelnotedebasdep"/>
        </w:rPr>
        <w:footnoteReference w:id="154"/>
      </w:r>
      <w:r>
        <w:t>. Si certaines activités de la « </w:t>
      </w:r>
      <w:r w:rsidRPr="0014605E">
        <w:rPr>
          <w:i/>
        </w:rPr>
        <w:t xml:space="preserve">silver </w:t>
      </w:r>
      <w:r w:rsidR="008C056E">
        <w:rPr>
          <w:i/>
        </w:rPr>
        <w:t>e</w:t>
      </w:r>
      <w:r w:rsidR="008C056E" w:rsidRPr="0014605E">
        <w:rPr>
          <w:i/>
        </w:rPr>
        <w:t>conom</w:t>
      </w:r>
      <w:r w:rsidR="008C056E">
        <w:rPr>
          <w:i/>
        </w:rPr>
        <w:t>y</w:t>
      </w:r>
      <w:r w:rsidR="008C056E">
        <w:t> </w:t>
      </w:r>
      <w:r>
        <w:t xml:space="preserve">» pourraient s’inscrire dans la continuité de ces premières expériences (installation de matériel médical à domicile par exemple), d’autres modèles d’affaires paraissent difficilement abordables par La Poste (maisons de retraite) : la question du choix des secteurs à investir est donc cruciale. </w:t>
      </w:r>
    </w:p>
    <w:p w14:paraId="211BE24B" w14:textId="56A42DF7" w:rsidR="00DA6737" w:rsidRDefault="00DA6737" w:rsidP="00DA6737">
      <w:r>
        <w:t xml:space="preserve">La capacité de la branche à assurer la montée en charge rapide </w:t>
      </w:r>
      <w:r w:rsidR="0016755D">
        <w:t xml:space="preserve">des nouveaux services du facteur </w:t>
      </w:r>
      <w:r>
        <w:t>est également un sujet d’interrogation. En effet, alors que les expérimentations ont été nombreuses en 2013</w:t>
      </w:r>
      <w:r w:rsidR="00B70E44">
        <w:t>-</w:t>
      </w:r>
      <w:r>
        <w:t xml:space="preserve">2014, ce n’est qu’en 2015 qu’une </w:t>
      </w:r>
      <w:r w:rsidRPr="00A55A95">
        <w:t>demi</w:t>
      </w:r>
      <w:r w:rsidR="00B70E44">
        <w:t>-</w:t>
      </w:r>
      <w:r w:rsidRPr="00A55A95">
        <w:t>douzaine</w:t>
      </w:r>
      <w:r>
        <w:t xml:space="preserve"> de domaines prioritaires</w:t>
      </w:r>
      <w:r>
        <w:rPr>
          <w:rStyle w:val="Appelnotedebasdep"/>
        </w:rPr>
        <w:footnoteReference w:id="155"/>
      </w:r>
      <w:r>
        <w:t xml:space="preserve"> ont été ciblés et </w:t>
      </w:r>
      <w:r w:rsidR="0016755D">
        <w:t xml:space="preserve">que </w:t>
      </w:r>
      <w:r>
        <w:t xml:space="preserve">des équipes </w:t>
      </w:r>
      <w:r w:rsidR="0016755D">
        <w:t>de projet ont été constituées pour les développer</w:t>
      </w:r>
      <w:r w:rsidR="00764E66">
        <w:t xml:space="preserve">. Si </w:t>
      </w:r>
      <w:r w:rsidR="00562449">
        <w:t>une acquisition significative a eu lieu en octobre 2016</w:t>
      </w:r>
      <w:r w:rsidR="00562449">
        <w:rPr>
          <w:rStyle w:val="Appelnotedebasdep"/>
        </w:rPr>
        <w:footnoteReference w:id="156"/>
      </w:r>
      <w:r w:rsidR="00764E66">
        <w:t xml:space="preserve">, </w:t>
      </w:r>
      <w:r>
        <w:t>La Poste doit encore faire la preuve de son aptitude à « industrialiser » les projets les plus prometteurs.</w:t>
      </w:r>
    </w:p>
    <w:p w14:paraId="211BE24C" w14:textId="5A73AEEA" w:rsidR="00DA6737" w:rsidRDefault="00DA6737" w:rsidP="00DA6737">
      <w:pPr>
        <w:spacing w:after="240"/>
      </w:pPr>
      <w:r>
        <w:t xml:space="preserve">S’il est encore trop tôt pour estimer le potentiel réel de réussite de </w:t>
      </w:r>
      <w:r w:rsidR="0016755D">
        <w:t xml:space="preserve">cette </w:t>
      </w:r>
      <w:r>
        <w:t>stratégie de diversification, La Poste devra rester vigilante</w:t>
      </w:r>
      <w:r w:rsidR="00B540A7">
        <w:t xml:space="preserve"> </w:t>
      </w:r>
      <w:r>
        <w:t xml:space="preserve">: les </w:t>
      </w:r>
      <w:r w:rsidRPr="00984314">
        <w:t xml:space="preserve">« nouveaux services » </w:t>
      </w:r>
      <w:r>
        <w:t>peuvent utilement constituer un</w:t>
      </w:r>
      <w:r w:rsidRPr="00984314">
        <w:t xml:space="preserve"> pourvoyeur d’activité pour le réseau des facteurs</w:t>
      </w:r>
      <w:r>
        <w:t xml:space="preserve">, mais </w:t>
      </w:r>
      <w:r w:rsidRPr="00984314">
        <w:t xml:space="preserve">ils ne </w:t>
      </w:r>
      <w:r>
        <w:t xml:space="preserve">doivent en revanche ni </w:t>
      </w:r>
      <w:r w:rsidRPr="00984314">
        <w:t>bloque</w:t>
      </w:r>
      <w:r>
        <w:t>r</w:t>
      </w:r>
      <w:r w:rsidRPr="00984314">
        <w:t xml:space="preserve"> son redimensionnement </w:t>
      </w:r>
      <w:r>
        <w:t>ni</w:t>
      </w:r>
      <w:r w:rsidRPr="00984314">
        <w:t xml:space="preserve"> rigidifie</w:t>
      </w:r>
      <w:r>
        <w:t>r</w:t>
      </w:r>
      <w:r w:rsidRPr="00984314">
        <w:t xml:space="preserve"> la baisse des effectifs.</w:t>
      </w:r>
      <w:r w:rsidR="00432EC8">
        <w:t xml:space="preserve"> </w:t>
      </w:r>
    </w:p>
    <w:p w14:paraId="211BE24D" w14:textId="77777777" w:rsidR="00DA6737" w:rsidRPr="002346A2" w:rsidRDefault="00DA6737" w:rsidP="00DA6737">
      <w:pPr>
        <w:spacing w:after="240"/>
      </w:pPr>
      <w:r>
        <w:t xml:space="preserve">Enfin, il faut souligner que cette diversification apparaît beaucoup plus tardivement que chez d’autres opérateurs, tel </w:t>
      </w:r>
      <w:r w:rsidRPr="00F46C0E">
        <w:rPr>
          <w:i/>
        </w:rPr>
        <w:t xml:space="preserve">Swiss Post </w:t>
      </w:r>
      <w:r>
        <w:t xml:space="preserve">où elle s’est révélée depuis longtemps payante. </w:t>
      </w:r>
    </w:p>
    <w:p w14:paraId="211BE24E" w14:textId="77777777" w:rsidR="00DA6737" w:rsidRDefault="00DA6737" w:rsidP="00A90440">
      <w:pPr>
        <w:pStyle w:val="ENCADR-Titre"/>
        <w:pBdr>
          <w:bottom w:val="dashSmallGap" w:sz="4" w:space="4" w:color="auto"/>
        </w:pBdr>
        <w:rPr>
          <w:rFonts w:ascii="Times New Roman" w:hAnsi="Times New Roman"/>
          <w:color w:val="000000"/>
          <w:shd w:val="clear" w:color="auto" w:fill="FFFFFF"/>
        </w:rPr>
      </w:pPr>
      <w:r w:rsidRPr="002346A2">
        <w:t xml:space="preserve">La diversification des activités de </w:t>
      </w:r>
      <w:r w:rsidRPr="005A1F16">
        <w:rPr>
          <w:i/>
        </w:rPr>
        <w:t>Swiss Post</w:t>
      </w:r>
    </w:p>
    <w:p w14:paraId="211BE24F" w14:textId="07C724FA" w:rsidR="00DA6737" w:rsidRPr="002346A2" w:rsidRDefault="00DA6737" w:rsidP="00A90440">
      <w:pPr>
        <w:pStyle w:val="ENCADR-Texte"/>
        <w:pBdr>
          <w:bottom w:val="dashSmallGap" w:sz="4" w:space="4" w:color="auto"/>
        </w:pBdr>
        <w:rPr>
          <w:shd w:val="clear" w:color="auto" w:fill="FFFFFF"/>
        </w:rPr>
      </w:pPr>
      <w:r w:rsidRPr="005A1F16">
        <w:rPr>
          <w:i/>
          <w:shd w:val="clear" w:color="auto" w:fill="FFFFFF"/>
        </w:rPr>
        <w:t>Swiss Post</w:t>
      </w:r>
      <w:r w:rsidRPr="002346A2">
        <w:rPr>
          <w:shd w:val="clear" w:color="auto" w:fill="FFFFFF"/>
        </w:rPr>
        <w:t xml:space="preserve"> est un opérateur postal très rentable, avec une marge qui avoisine les 10 % ces cinq dernières années. Son modèle économique s’appuie</w:t>
      </w:r>
      <w:r>
        <w:rPr>
          <w:shd w:val="clear" w:color="auto" w:fill="FFFFFF"/>
        </w:rPr>
        <w:t xml:space="preserve">, entre autres, </w:t>
      </w:r>
      <w:r w:rsidRPr="002346A2">
        <w:rPr>
          <w:shd w:val="clear" w:color="auto" w:fill="FFFFFF"/>
        </w:rPr>
        <w:t>sur les services financiers (PostFinance), qui représentent environ la moitié du REX, mais également sur l’activité postale « traditionnelle » dont la marge a atteint 13,3 % en 2014, notamment grâce à des hausses de tarif (+8,6 % par an en moyenne entre 2010 et 2014).</w:t>
      </w:r>
      <w:r>
        <w:rPr>
          <w:shd w:val="clear" w:color="auto" w:fill="FFFFFF"/>
        </w:rPr>
        <w:t xml:space="preserve"> Enfin, 23 % du chiffre d’affaires en 2014 </w:t>
      </w:r>
      <w:r w:rsidR="00484C10">
        <w:rPr>
          <w:shd w:val="clear" w:color="auto" w:fill="FFFFFF"/>
        </w:rPr>
        <w:t>sont</w:t>
      </w:r>
      <w:r>
        <w:rPr>
          <w:shd w:val="clear" w:color="auto" w:fill="FFFFFF"/>
        </w:rPr>
        <w:t xml:space="preserve"> réalisé</w:t>
      </w:r>
      <w:r w:rsidR="00484C10">
        <w:rPr>
          <w:shd w:val="clear" w:color="auto" w:fill="FFFFFF"/>
        </w:rPr>
        <w:t>s</w:t>
      </w:r>
      <w:r>
        <w:rPr>
          <w:shd w:val="clear" w:color="auto" w:fill="FFFFFF"/>
        </w:rPr>
        <w:t xml:space="preserve"> par les </w:t>
      </w:r>
      <w:r w:rsidRPr="002346A2">
        <w:rPr>
          <w:shd w:val="clear" w:color="auto" w:fill="FFFFFF"/>
        </w:rPr>
        <w:t xml:space="preserve">activités autres que postales, logistiques et financières. </w:t>
      </w:r>
    </w:p>
    <w:p w14:paraId="211BE250" w14:textId="41256ADC" w:rsidR="00DA6737" w:rsidRPr="002346A2" w:rsidRDefault="00DA6737" w:rsidP="00A90440">
      <w:pPr>
        <w:pStyle w:val="ENCADR-Texte"/>
        <w:pBdr>
          <w:bottom w:val="dashSmallGap" w:sz="4" w:space="4" w:color="auto"/>
        </w:pBdr>
        <w:rPr>
          <w:shd w:val="clear" w:color="auto" w:fill="FFFFFF"/>
        </w:rPr>
      </w:pPr>
      <w:r w:rsidRPr="002346A2">
        <w:rPr>
          <w:shd w:val="clear" w:color="auto" w:fill="FFFFFF"/>
        </w:rPr>
        <w:t>La plus importante d’entre elles, l’activité de transport de voyageurs par la route</w:t>
      </w:r>
      <w:r>
        <w:rPr>
          <w:shd w:val="clear" w:color="auto" w:fill="FFFFFF"/>
        </w:rPr>
        <w:t>,</w:t>
      </w:r>
      <w:r w:rsidRPr="002346A2">
        <w:rPr>
          <w:shd w:val="clear" w:color="auto" w:fill="FFFFFF"/>
        </w:rPr>
        <w:t xml:space="preserve"> CarPostal, </w:t>
      </w:r>
      <w:r>
        <w:rPr>
          <w:shd w:val="clear" w:color="auto" w:fill="FFFFFF"/>
        </w:rPr>
        <w:t>a été créée en</w:t>
      </w:r>
      <w:r w:rsidRPr="002346A2">
        <w:rPr>
          <w:shd w:val="clear" w:color="auto" w:fill="FFFFFF"/>
        </w:rPr>
        <w:t xml:space="preserve"> 1906. </w:t>
      </w:r>
      <w:r>
        <w:rPr>
          <w:shd w:val="clear" w:color="auto" w:fill="FFFFFF"/>
        </w:rPr>
        <w:t>A</w:t>
      </w:r>
      <w:r w:rsidRPr="002346A2">
        <w:rPr>
          <w:shd w:val="clear" w:color="auto" w:fill="FFFFFF"/>
        </w:rPr>
        <w:t xml:space="preserve">vec 140,6 millions de voyageurs transportés en 2014, </w:t>
      </w:r>
      <w:r>
        <w:rPr>
          <w:shd w:val="clear" w:color="auto" w:fill="FFFFFF"/>
        </w:rPr>
        <w:t>CarPostal est</w:t>
      </w:r>
      <w:r w:rsidRPr="002346A2">
        <w:rPr>
          <w:shd w:val="clear" w:color="auto" w:fill="FFFFFF"/>
        </w:rPr>
        <w:t xml:space="preserve"> la plus importante société de transport par car de Suisse. En 2014, </w:t>
      </w:r>
      <w:r>
        <w:rPr>
          <w:shd w:val="clear" w:color="auto" w:fill="FFFFFF"/>
        </w:rPr>
        <w:t>son</w:t>
      </w:r>
      <w:r w:rsidRPr="002346A2">
        <w:rPr>
          <w:shd w:val="clear" w:color="auto" w:fill="FFFFFF"/>
        </w:rPr>
        <w:t xml:space="preserve"> chiffre d’affaires a atteint 832 M€, soit 9 % du chiffre d’affaires du </w:t>
      </w:r>
      <w:r>
        <w:rPr>
          <w:shd w:val="clear" w:color="auto" w:fill="FFFFFF"/>
        </w:rPr>
        <w:t>g</w:t>
      </w:r>
      <w:r w:rsidRPr="002346A2">
        <w:rPr>
          <w:shd w:val="clear" w:color="auto" w:fill="FFFFFF"/>
        </w:rPr>
        <w:t>roupe, et son REX 29 M€, soit 4 % du total (</w:t>
      </w:r>
      <w:r w:rsidR="0016755D">
        <w:rPr>
          <w:shd w:val="clear" w:color="auto" w:fill="FFFFFF"/>
        </w:rPr>
        <w:t xml:space="preserve">soit un taux de </w:t>
      </w:r>
      <w:r w:rsidRPr="002346A2">
        <w:rPr>
          <w:shd w:val="clear" w:color="auto" w:fill="FFFFFF"/>
        </w:rPr>
        <w:t xml:space="preserve">marge de 3,6 %). </w:t>
      </w:r>
    </w:p>
    <w:p w14:paraId="211BE251" w14:textId="2C87358B" w:rsidR="00775D44" w:rsidRDefault="00DA6737" w:rsidP="00A90440">
      <w:pPr>
        <w:pStyle w:val="ENCADR-Texte"/>
        <w:pBdr>
          <w:top w:val="dashSmallGap" w:sz="4" w:space="4" w:color="auto"/>
        </w:pBdr>
        <w:rPr>
          <w:shd w:val="clear" w:color="auto" w:fill="FFFFFF"/>
        </w:rPr>
      </w:pPr>
      <w:r w:rsidRPr="005A1F16">
        <w:rPr>
          <w:i/>
          <w:shd w:val="clear" w:color="auto" w:fill="FFFFFF"/>
        </w:rPr>
        <w:t>Swiss Post</w:t>
      </w:r>
      <w:r w:rsidRPr="002346A2">
        <w:rPr>
          <w:shd w:val="clear" w:color="auto" w:fill="FFFFFF"/>
        </w:rPr>
        <w:t xml:space="preserve"> </w:t>
      </w:r>
      <w:r>
        <w:rPr>
          <w:shd w:val="clear" w:color="auto" w:fill="FFFFFF"/>
        </w:rPr>
        <w:t>est également</w:t>
      </w:r>
      <w:r w:rsidRPr="002346A2">
        <w:rPr>
          <w:shd w:val="clear" w:color="auto" w:fill="FFFFFF"/>
        </w:rPr>
        <w:t xml:space="preserve"> numéro 1 pour la téléphonie mobile prépayée</w:t>
      </w:r>
      <w:r>
        <w:rPr>
          <w:shd w:val="clear" w:color="auto" w:fill="FFFFFF"/>
        </w:rPr>
        <w:t xml:space="preserve"> : </w:t>
      </w:r>
      <w:r w:rsidRPr="002346A2">
        <w:rPr>
          <w:shd w:val="clear" w:color="auto" w:fill="FFFFFF"/>
        </w:rPr>
        <w:t xml:space="preserve">les ventes de produits tiers au guichet ont </w:t>
      </w:r>
      <w:r>
        <w:rPr>
          <w:shd w:val="clear" w:color="auto" w:fill="FFFFFF"/>
        </w:rPr>
        <w:t xml:space="preserve">ainsi </w:t>
      </w:r>
      <w:r w:rsidRPr="002346A2">
        <w:rPr>
          <w:shd w:val="clear" w:color="auto" w:fill="FFFFFF"/>
        </w:rPr>
        <w:t>représenté un chiffre d’affaires de 487 M€ en 2014</w:t>
      </w:r>
      <w:r>
        <w:rPr>
          <w:shd w:val="clear" w:color="auto" w:fill="FFFFFF"/>
        </w:rPr>
        <w:t>.</w:t>
      </w:r>
    </w:p>
    <w:p w14:paraId="211BE252" w14:textId="561F68C6" w:rsidR="00DA6737" w:rsidRPr="004E6AFD" w:rsidRDefault="00DA6737" w:rsidP="00A90440">
      <w:pPr>
        <w:pStyle w:val="ENCADR-Texte"/>
        <w:pBdr>
          <w:top w:val="dashSmallGap" w:sz="4" w:space="4" w:color="auto"/>
        </w:pBdr>
        <w:rPr>
          <w:shd w:val="clear" w:color="auto" w:fill="FFFFFF"/>
        </w:rPr>
      </w:pPr>
      <w:r>
        <w:rPr>
          <w:shd w:val="clear" w:color="auto" w:fill="FFFFFF"/>
        </w:rPr>
        <w:t xml:space="preserve">La diversification de </w:t>
      </w:r>
      <w:r w:rsidRPr="005A1F16">
        <w:rPr>
          <w:i/>
          <w:shd w:val="clear" w:color="auto" w:fill="FFFFFF"/>
        </w:rPr>
        <w:t>Swiss Post</w:t>
      </w:r>
      <w:r>
        <w:rPr>
          <w:shd w:val="clear" w:color="auto" w:fill="FFFFFF"/>
        </w:rPr>
        <w:t xml:space="preserve"> devrait se poursuivre à l’avenir, le groupe affichant les</w:t>
      </w:r>
      <w:r w:rsidRPr="002346A2">
        <w:rPr>
          <w:shd w:val="clear" w:color="auto" w:fill="FFFFFF"/>
        </w:rPr>
        <w:t xml:space="preserve"> six priorités de développement</w:t>
      </w:r>
      <w:r>
        <w:rPr>
          <w:shd w:val="clear" w:color="auto" w:fill="FFFFFF"/>
        </w:rPr>
        <w:t xml:space="preserve"> suivantes</w:t>
      </w:r>
      <w:r w:rsidRPr="002346A2">
        <w:rPr>
          <w:shd w:val="clear" w:color="auto" w:fill="FFFFFF"/>
        </w:rPr>
        <w:t xml:space="preserve"> : le </w:t>
      </w:r>
      <w:r w:rsidR="007D5648">
        <w:rPr>
          <w:shd w:val="clear" w:color="auto" w:fill="FFFFFF"/>
        </w:rPr>
        <w:br/>
      </w:r>
      <w:r w:rsidRPr="002346A2">
        <w:rPr>
          <w:shd w:val="clear" w:color="auto" w:fill="FFFFFF"/>
        </w:rPr>
        <w:t>e-commerce (avec son site Postshop.ch, dont le chiffre d’affaires avoisine 450 M€ par an, ce qui permet d’amortir en partie le 2</w:t>
      </w:r>
      <w:r w:rsidRPr="002346A2">
        <w:rPr>
          <w:shd w:val="clear" w:color="auto" w:fill="FFFFFF"/>
          <w:vertAlign w:val="superscript"/>
        </w:rPr>
        <w:t>ème</w:t>
      </w:r>
      <w:r w:rsidRPr="002346A2">
        <w:rPr>
          <w:shd w:val="clear" w:color="auto" w:fill="FFFFFF"/>
        </w:rPr>
        <w:t xml:space="preserve"> réseau de bureaux de postes le plus dense d’Europe), les solutions de mobilité (comme la gestion de systèmes de covoiturage), la banque en ligne, la cyber-santé (dossier électronique du patient avec la plateforme Vivates depuis 2011), le marketing direct et la gestion de documents numérisés.</w:t>
      </w:r>
    </w:p>
    <w:p w14:paraId="211BE253" w14:textId="0B9D7316" w:rsidR="00DA6737" w:rsidRPr="00646D07" w:rsidRDefault="00DA6737" w:rsidP="00DA6737">
      <w:pPr>
        <w:pStyle w:val="Titre4"/>
      </w:pPr>
      <w:bookmarkStart w:id="1644" w:name="_Toc456782854"/>
      <w:bookmarkStart w:id="1645" w:name="_Toc456795854"/>
      <w:bookmarkStart w:id="1646" w:name="_Toc456796898"/>
      <w:bookmarkStart w:id="1647" w:name="_Toc456806132"/>
      <w:bookmarkStart w:id="1648" w:name="_Toc456808156"/>
      <w:bookmarkStart w:id="1649" w:name="_Toc456861969"/>
      <w:bookmarkStart w:id="1650" w:name="_Toc456882121"/>
      <w:bookmarkStart w:id="1651" w:name="_Toc456884693"/>
      <w:bookmarkStart w:id="1652" w:name="_Toc456888112"/>
      <w:bookmarkStart w:id="1653" w:name="_Toc456951214"/>
      <w:bookmarkStart w:id="1654" w:name="_Toc456952341"/>
      <w:bookmarkStart w:id="1655" w:name="_Toc456952555"/>
      <w:bookmarkStart w:id="1656" w:name="_Toc456972110"/>
      <w:bookmarkStart w:id="1657" w:name="_Toc457235341"/>
      <w:bookmarkStart w:id="1658" w:name="_Toc457235838"/>
      <w:bookmarkStart w:id="1659" w:name="_Toc457298379"/>
      <w:bookmarkStart w:id="1660" w:name="_Toc457317803"/>
      <w:r w:rsidRPr="00646D07">
        <w:t xml:space="preserve">Des produits numériques qui ne présentent pas </w:t>
      </w:r>
      <w:r>
        <w:t>encore</w:t>
      </w:r>
      <w:r w:rsidR="00A571D5">
        <w:br/>
      </w:r>
      <w:r w:rsidRPr="00646D07">
        <w:t>de rentabilité</w:t>
      </w:r>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p>
    <w:p w14:paraId="211BE254" w14:textId="3254BF47" w:rsidR="00DA6737" w:rsidRDefault="00DA6737" w:rsidP="00DA6737">
      <w:pPr>
        <w:pStyle w:val="Titre5"/>
      </w:pPr>
      <w:r>
        <w:t>Les ambitions financières encore mal établies</w:t>
      </w:r>
      <w:r w:rsidR="00A571D5">
        <w:br/>
      </w:r>
      <w:r>
        <w:t>de la branche numérique</w:t>
      </w:r>
    </w:p>
    <w:p w14:paraId="211BE255" w14:textId="424B5153" w:rsidR="00DA6737" w:rsidRDefault="00DA6737" w:rsidP="00DA6737">
      <w:r w:rsidRPr="00646D07">
        <w:t xml:space="preserve">La Poste a affiché ses ambitions </w:t>
      </w:r>
      <w:r>
        <w:t>en matière de services numériques</w:t>
      </w:r>
      <w:r w:rsidRPr="00646D07">
        <w:t xml:space="preserve"> en créant </w:t>
      </w:r>
      <w:r>
        <w:t xml:space="preserve">en 2014 </w:t>
      </w:r>
      <w:r w:rsidRPr="00646D07">
        <w:t>une nouvelle branche numérique,</w:t>
      </w:r>
      <w:r w:rsidRPr="00646D07" w:rsidDel="009207F5">
        <w:t xml:space="preserve"> </w:t>
      </w:r>
      <w:r>
        <w:t xml:space="preserve">à laquelle a été assigné </w:t>
      </w:r>
      <w:r w:rsidRPr="00646D07">
        <w:t>un objectif</w:t>
      </w:r>
      <w:r w:rsidRPr="00646D07" w:rsidDel="009207F5">
        <w:t xml:space="preserve"> </w:t>
      </w:r>
      <w:r w:rsidRPr="00646D07">
        <w:t xml:space="preserve">de </w:t>
      </w:r>
      <w:r>
        <w:t>718</w:t>
      </w:r>
      <w:r w:rsidRPr="00646D07">
        <w:t xml:space="preserve"> M€ de chiffre d’affaires et de </w:t>
      </w:r>
      <w:r w:rsidR="00674908">
        <w:t>42 </w:t>
      </w:r>
      <w:r>
        <w:t>M€ de résultat d’exploitation</w:t>
      </w:r>
      <w:r w:rsidRPr="009207F5">
        <w:t xml:space="preserve"> </w:t>
      </w:r>
      <w:r w:rsidRPr="00646D07">
        <w:t>en 2020</w:t>
      </w:r>
      <w:r w:rsidR="00674908">
        <w:t>. A</w:t>
      </w:r>
      <w:r w:rsidRPr="00646D07">
        <w:t xml:space="preserve">lors que la branche est </w:t>
      </w:r>
      <w:r w:rsidR="00674908">
        <w:t>actuellement</w:t>
      </w:r>
      <w:r w:rsidR="00674908" w:rsidRPr="00646D07">
        <w:t xml:space="preserve"> </w:t>
      </w:r>
      <w:r w:rsidRPr="00646D07">
        <w:t xml:space="preserve">déficitaire </w:t>
      </w:r>
      <w:r>
        <w:t>(-</w:t>
      </w:r>
      <w:r w:rsidR="00BA0643">
        <w:t> </w:t>
      </w:r>
      <w:r>
        <w:t>14 M</w:t>
      </w:r>
      <w:r w:rsidR="00DE7977">
        <w:t>€</w:t>
      </w:r>
      <w:r w:rsidR="00DE7977" w:rsidRPr="00DE7977">
        <w:t xml:space="preserve"> </w:t>
      </w:r>
      <w:r w:rsidR="00DE7977" w:rsidRPr="00646D07">
        <w:t>en 2015</w:t>
      </w:r>
      <w:r>
        <w:t>)</w:t>
      </w:r>
      <w:r w:rsidR="00DE7977">
        <w:t xml:space="preserve">, </w:t>
      </w:r>
      <w:r w:rsidR="00DE7977" w:rsidRPr="00A90440">
        <w:t>la prévision de son résultat d’exploitation en 2020 a déjà été revue à la baisse par deux fois depuis 2014 (144 M€, puis 65 M€, puis 42 M€). En outre,</w:t>
      </w:r>
      <w:r>
        <w:t xml:space="preserve"> </w:t>
      </w:r>
      <w:r w:rsidR="00DE7977">
        <w:t xml:space="preserve">ces </w:t>
      </w:r>
      <w:r>
        <w:t xml:space="preserve">ambitions sont susceptibles de se heurter à deux faiblesses. </w:t>
      </w:r>
    </w:p>
    <w:p w14:paraId="211BE256" w14:textId="020B4398" w:rsidR="00DA6737" w:rsidRDefault="00DA6737" w:rsidP="00DA6737">
      <w:r>
        <w:t>D</w:t>
      </w:r>
      <w:r w:rsidRPr="0002385C">
        <w:t xml:space="preserve">’abord, les </w:t>
      </w:r>
      <w:r>
        <w:t>holdings constitutive</w:t>
      </w:r>
      <w:r w:rsidRPr="0002385C">
        <w:t xml:space="preserve">s de la branche, Docapost SAS et Mediapost Communication, présentent un modèle économique vulnérable. Le portefeuille d’activités de Docapost reste constitué pour moitié d’activités physiques en extinction (traitement des chèques, éditique industrielle et préparation de courriers en Bretagne), même si cette </w:t>
      </w:r>
      <w:r w:rsidR="004B7426">
        <w:t xml:space="preserve">entité </w:t>
      </w:r>
      <w:r w:rsidRPr="0002385C">
        <w:t xml:space="preserve">génère un </w:t>
      </w:r>
      <w:r>
        <w:t xml:space="preserve">résultat d’exploitation </w:t>
      </w:r>
      <w:r w:rsidRPr="0002385C">
        <w:t>positif (13,8</w:t>
      </w:r>
      <w:r>
        <w:t> </w:t>
      </w:r>
      <w:r w:rsidRPr="0002385C">
        <w:t>M€ en 2015)</w:t>
      </w:r>
      <w:r>
        <w:t xml:space="preserve"> et porte des projets prometteurs (une plateforme de services pour les professionnels, des offres de dématérialisation des services de gestion)</w:t>
      </w:r>
      <w:r w:rsidRPr="0002385C">
        <w:t>. Mediapost Communication est, elle, constituée de filiales acquises en 2011 et 2012, à faible rentabilité</w:t>
      </w:r>
      <w:r w:rsidR="00FC4D72">
        <w:t xml:space="preserve"> </w:t>
      </w:r>
      <w:r w:rsidRPr="0002385C">
        <w:t>et cumule de manière récurrente</w:t>
      </w:r>
      <w:r>
        <w:t xml:space="preserve"> </w:t>
      </w:r>
      <w:r w:rsidRPr="0002385C">
        <w:t xml:space="preserve">des pertes d’exploitation </w:t>
      </w:r>
      <w:r>
        <w:t>dont la résorption n’est pas acquise.</w:t>
      </w:r>
    </w:p>
    <w:p w14:paraId="211BE257" w14:textId="5D153BF7" w:rsidR="00DA6737" w:rsidRPr="00646D07" w:rsidRDefault="00DA6737" w:rsidP="00DA6737">
      <w:r>
        <w:t>Ensuite, l</w:t>
      </w:r>
      <w:r w:rsidRPr="00646D07">
        <w:t xml:space="preserve">a croissance de la branche numérique </w:t>
      </w:r>
      <w:r>
        <w:t xml:space="preserve">doit </w:t>
      </w:r>
      <w:r w:rsidR="0016755D">
        <w:t xml:space="preserve">provenir </w:t>
      </w:r>
      <w:r w:rsidRPr="00646D07">
        <w:t xml:space="preserve">pour moitié </w:t>
      </w:r>
      <w:r w:rsidR="0016755D">
        <w:t xml:space="preserve">de </w:t>
      </w:r>
      <w:r w:rsidRPr="00646D07">
        <w:t xml:space="preserve">la croissance externe. La trajectoire 2014-2020 du groupe </w:t>
      </w:r>
      <w:r>
        <w:t>prévoit dans cet objectif</w:t>
      </w:r>
      <w:r w:rsidRPr="00646D07">
        <w:t xml:space="preserve"> une enveloppe indicative de 400 M€, dont 30</w:t>
      </w:r>
      <w:r w:rsidR="00BA0643">
        <w:t> </w:t>
      </w:r>
      <w:r w:rsidRPr="00646D07">
        <w:t>% pour des acquisitions de start-up</w:t>
      </w:r>
      <w:r>
        <w:t>s. Or, ces montants</w:t>
      </w:r>
      <w:r w:rsidRPr="00646D07" w:rsidDel="00A439B7">
        <w:t xml:space="preserve"> </w:t>
      </w:r>
      <w:r>
        <w:t>doivent être investis dans</w:t>
      </w:r>
      <w:r w:rsidRPr="00646D07">
        <w:t xml:space="preserve"> un secteur d’activité caractérisé par des valorisations élevées, une forte incertitude et des taux de rentabilité difficiles à anticiper. Les expériences contrastées de GeoPost avec les start-ups de la livraison ultra-rapide sont éclairantes à cet égard, de même que l’activité du fonds de capital-risque X-Ange, dont L</w:t>
      </w:r>
      <w:r>
        <w:t xml:space="preserve">BP a cédé le contrôle </w:t>
      </w:r>
      <w:r w:rsidRPr="00646D07">
        <w:t>en 2015.</w:t>
      </w:r>
    </w:p>
    <w:p w14:paraId="3101992C" w14:textId="497D5168" w:rsidR="0036796B" w:rsidRDefault="009B7146" w:rsidP="00870567">
      <w:pPr>
        <w:numPr>
          <w:ilvl w:val="1"/>
          <w:numId w:val="40"/>
        </w:numPr>
      </w:pPr>
      <w:r>
        <w:t>L</w:t>
      </w:r>
      <w:r w:rsidR="00AD0D3D">
        <w:t>es</w:t>
      </w:r>
      <w:r w:rsidR="003E4608">
        <w:t xml:space="preserve"> modalités de croissance externe de la branche numérique </w:t>
      </w:r>
      <w:r w:rsidR="0036796B">
        <w:t>ont besoin d’être revues </w:t>
      </w:r>
      <w:r w:rsidR="0031441A">
        <w:t>: en envisageant des prises de participation (et non des acquisitions</w:t>
      </w:r>
      <w:r w:rsidR="00AD0D3D">
        <w:t>)</w:t>
      </w:r>
      <w:r w:rsidR="0031441A">
        <w:t>, moins coûteuses</w:t>
      </w:r>
      <w:r w:rsidR="00E04C98">
        <w:t xml:space="preserve">, ce qui réduit l’impact des échecs possibles </w:t>
      </w:r>
      <w:r w:rsidR="0031441A">
        <w:t xml:space="preserve">; en </w:t>
      </w:r>
      <w:r w:rsidR="00AD0D3D">
        <w:t>renforçant</w:t>
      </w:r>
      <w:r w:rsidR="0031441A">
        <w:t xml:space="preserve"> les diligences préalables aux décisions ; et surtout, </w:t>
      </w:r>
      <w:r w:rsidR="007134EF">
        <w:t xml:space="preserve">en recherchant plus </w:t>
      </w:r>
      <w:r w:rsidR="0031441A" w:rsidRPr="00455E2F">
        <w:t xml:space="preserve">de synergies commerciales entre </w:t>
      </w:r>
      <w:r w:rsidR="0036796B">
        <w:t xml:space="preserve">les </w:t>
      </w:r>
      <w:r w:rsidR="00AD0D3D">
        <w:t xml:space="preserve">nouvelles </w:t>
      </w:r>
      <w:r w:rsidR="0036796B">
        <w:t xml:space="preserve">filiales </w:t>
      </w:r>
      <w:r w:rsidR="0031441A" w:rsidRPr="00455E2F">
        <w:t xml:space="preserve">et </w:t>
      </w:r>
      <w:r w:rsidR="0031441A">
        <w:t>les</w:t>
      </w:r>
      <w:r w:rsidR="0031441A" w:rsidRPr="00455E2F">
        <w:t xml:space="preserve"> services du groupe</w:t>
      </w:r>
      <w:r w:rsidR="007134EF">
        <w:t xml:space="preserve">. </w:t>
      </w:r>
    </w:p>
    <w:p w14:paraId="211BE25A" w14:textId="6EC36B1C" w:rsidR="00DA6737" w:rsidRPr="00646D07" w:rsidRDefault="00DA6737" w:rsidP="00DA6737">
      <w:r w:rsidRPr="00646D07">
        <w:t xml:space="preserve">En tout état de cause, </w:t>
      </w:r>
      <w:r w:rsidR="00D44AD9">
        <w:t xml:space="preserve">la </w:t>
      </w:r>
      <w:r w:rsidRPr="00646D07">
        <w:t>contribution du numérique</w:t>
      </w:r>
      <w:r w:rsidR="00D44AD9">
        <w:t xml:space="preserve"> </w:t>
      </w:r>
      <w:r w:rsidRPr="00646D07">
        <w:t xml:space="preserve">sera insuffisante pour couvrir les manques à gagner </w:t>
      </w:r>
      <w:r>
        <w:t>liés à</w:t>
      </w:r>
      <w:r w:rsidRPr="00646D07">
        <w:t xml:space="preserve"> la </w:t>
      </w:r>
      <w:r w:rsidR="00D44AD9">
        <w:t>chute du courrier</w:t>
      </w:r>
      <w:r w:rsidRPr="00646D07">
        <w:t xml:space="preserve">. </w:t>
      </w:r>
      <w:r w:rsidR="00D5586C">
        <w:t xml:space="preserve">Toutefois, l’apport de la </w:t>
      </w:r>
      <w:r w:rsidR="00D5586C" w:rsidRPr="00646D07">
        <w:t xml:space="preserve">branche numérique </w:t>
      </w:r>
      <w:r w:rsidR="00D5586C">
        <w:t xml:space="preserve">n’est pas que financier : elle peut aussi </w:t>
      </w:r>
      <w:r w:rsidR="00837236">
        <w:t xml:space="preserve">contribuer à </w:t>
      </w:r>
      <w:r w:rsidR="00D5586C">
        <w:t xml:space="preserve">accélérer la </w:t>
      </w:r>
      <w:r w:rsidRPr="00646D07">
        <w:t xml:space="preserve">numérisation des activités </w:t>
      </w:r>
      <w:r w:rsidR="00D5586C">
        <w:t xml:space="preserve">existantes, à coordonner </w:t>
      </w:r>
      <w:r w:rsidR="00837236">
        <w:t xml:space="preserve">des projets au sein du groupe et à </w:t>
      </w:r>
      <w:r w:rsidRPr="00646D07">
        <w:t>insuffler une nouvelle culture.</w:t>
      </w:r>
    </w:p>
    <w:p w14:paraId="211BE25B" w14:textId="77777777" w:rsidR="00DA6737" w:rsidRPr="00646D07" w:rsidRDefault="00DA6737" w:rsidP="00DA6737">
      <w:pPr>
        <w:pStyle w:val="Titre5"/>
      </w:pPr>
      <w:r w:rsidRPr="00646D07">
        <w:t>Les produits numérique</w:t>
      </w:r>
      <w:r>
        <w:t xml:space="preserve">s de La </w:t>
      </w:r>
      <w:r w:rsidRPr="001D6A63">
        <w:t>Poste</w:t>
      </w:r>
      <w:r w:rsidRPr="00646D07">
        <w:t> : des actifs en attente de rentabilité</w:t>
      </w:r>
    </w:p>
    <w:p w14:paraId="211BE25C" w14:textId="1E962D83" w:rsidR="00DA6737" w:rsidRDefault="00DA6737" w:rsidP="00870567">
      <w:r w:rsidRPr="00646D07">
        <w:t xml:space="preserve">Si les projets relatifs à la numérisation des différentes étapes logistiques du transport de colis sont </w:t>
      </w:r>
      <w:r w:rsidR="00816E3A">
        <w:t xml:space="preserve">bien </w:t>
      </w:r>
      <w:r w:rsidRPr="00646D07">
        <w:t xml:space="preserve">avancés, principalement en raison de la pression concurrentielle, ceux liés au courrier, activité où La Poste est le seul acteur, sont encore en phase </w:t>
      </w:r>
      <w:r w:rsidR="00816E3A">
        <w:t xml:space="preserve">de démarrage </w:t>
      </w:r>
      <w:r w:rsidRPr="00646D07">
        <w:t>(</w:t>
      </w:r>
      <w:r>
        <w:t xml:space="preserve">incitation à recourir à la </w:t>
      </w:r>
      <w:r w:rsidRPr="00646D07">
        <w:t>lettre recommandée électronique</w:t>
      </w:r>
      <w:r w:rsidR="005C25D1">
        <w:t>, </w:t>
      </w:r>
      <w:r w:rsidRPr="00646D07">
        <w:t xml:space="preserve">ventes en ligne, utilisation de Facteo dans les tournées). </w:t>
      </w:r>
    </w:p>
    <w:p w14:paraId="211BE25E" w14:textId="463CE0EC" w:rsidR="00DA6737" w:rsidRDefault="00816E3A">
      <w:r>
        <w:t>P</w:t>
      </w:r>
      <w:r w:rsidR="00DA6737" w:rsidRPr="00646D07">
        <w:t xml:space="preserve">lusieurs projets innovants </w:t>
      </w:r>
      <w:r w:rsidR="00DA6737">
        <w:t xml:space="preserve">ont été mis en œuvre </w:t>
      </w:r>
      <w:r w:rsidR="00DA6737" w:rsidRPr="00646D07">
        <w:t>au sein de la branche Courrier, parfois de manière particulièrement précoce (service de messagerie en 2000, coffre-fort électronique en 2009)</w:t>
      </w:r>
      <w:r>
        <w:t>. L</w:t>
      </w:r>
      <w:r w:rsidR="00DA6737">
        <w:t xml:space="preserve">eur commercialisation reste </w:t>
      </w:r>
      <w:r>
        <w:t xml:space="preserve">toutefois </w:t>
      </w:r>
      <w:r w:rsidR="00DA6737">
        <w:t>très limitée.</w:t>
      </w:r>
      <w:r w:rsidR="00DA6737" w:rsidRPr="00646D07">
        <w:t xml:space="preserve"> </w:t>
      </w:r>
      <w:r w:rsidR="00DA6737">
        <w:t>C</w:t>
      </w:r>
      <w:r w:rsidR="00DA6737" w:rsidRPr="00646D07">
        <w:t>es activités sont structurellement</w:t>
      </w:r>
      <w:r w:rsidR="00DF6F5D">
        <w:t xml:space="preserve"> </w:t>
      </w:r>
      <w:r w:rsidR="00DA6737" w:rsidRPr="00646D07">
        <w:t>déficitaires</w:t>
      </w:r>
      <w:r w:rsidR="00DF6F5D">
        <w:t xml:space="preserve">, </w:t>
      </w:r>
      <w:r w:rsidR="00DE7977" w:rsidRPr="00A90440">
        <w:t>avec par exemple des pertes d’exploitation récurrentes pour le coffre-électronique</w:t>
      </w:r>
      <w:r w:rsidR="00DA6737" w:rsidRPr="00646D07">
        <w:rPr>
          <w:rStyle w:val="Appelnotedebasdep"/>
        </w:rPr>
        <w:footnoteReference w:id="157"/>
      </w:r>
      <w:r w:rsidR="00DA6737" w:rsidRPr="00646D07">
        <w:t xml:space="preserve">. Cette situation est également décevante pour ce qui concerne la messagerie </w:t>
      </w:r>
      <w:r w:rsidR="00DA6737">
        <w:t>électronique</w:t>
      </w:r>
      <w:r w:rsidR="00DA6737" w:rsidRPr="00646D07">
        <w:t xml:space="preserve">, qui présente des recettes publicitaires négligeables (2 M€ en 2014). </w:t>
      </w:r>
      <w:r w:rsidR="00DA6737">
        <w:t>Le</w:t>
      </w:r>
      <w:r w:rsidR="00DA6737" w:rsidRPr="00646D07">
        <w:t xml:space="preserve"> </w:t>
      </w:r>
      <w:r>
        <w:t>« </w:t>
      </w:r>
      <w:r w:rsidR="00DA6737" w:rsidRPr="00646D07">
        <w:t>hub</w:t>
      </w:r>
      <w:r>
        <w:t> »</w:t>
      </w:r>
      <w:r w:rsidR="00DA6737" w:rsidRPr="00646D07">
        <w:t xml:space="preserve"> numérique </w:t>
      </w:r>
      <w:r>
        <w:t xml:space="preserve">pour </w:t>
      </w:r>
      <w:r w:rsidR="00DA6737" w:rsidRPr="00646D07">
        <w:t>objets connectés</w:t>
      </w:r>
      <w:r w:rsidR="00DA6737">
        <w:t>,</w:t>
      </w:r>
      <w:r w:rsidR="00DA6737" w:rsidRPr="00646D07">
        <w:t xml:space="preserve"> créé en 2014</w:t>
      </w:r>
      <w:r w:rsidR="00DA6737">
        <w:t>-2015,</w:t>
      </w:r>
      <w:r w:rsidR="00DA6737" w:rsidRPr="00646D07">
        <w:t xml:space="preserve"> est</w:t>
      </w:r>
      <w:r w:rsidR="00DA6737">
        <w:t>, lui,</w:t>
      </w:r>
      <w:r w:rsidR="00DA6737" w:rsidRPr="00646D07">
        <w:t xml:space="preserve"> encore en phase</w:t>
      </w:r>
      <w:r w:rsidR="0010092F">
        <w:t> </w:t>
      </w:r>
      <w:r w:rsidR="00DA6737" w:rsidRPr="00646D07">
        <w:t>d’investissement.</w:t>
      </w:r>
      <w:r w:rsidR="0085526A">
        <w:t xml:space="preserve"> I</w:t>
      </w:r>
      <w:r w:rsidR="00DA6737" w:rsidRPr="00646D07">
        <w:t xml:space="preserve">l n’existe pas d’indicateur financier </w:t>
      </w:r>
      <w:r w:rsidR="00A76C91">
        <w:t xml:space="preserve">transversal </w:t>
      </w:r>
      <w:r w:rsidR="00DA6737" w:rsidRPr="00646D07">
        <w:t xml:space="preserve">sur les investissements qui ont été alloués </w:t>
      </w:r>
      <w:r w:rsidR="00DA6737">
        <w:t>aux produits numériques</w:t>
      </w:r>
      <w:r w:rsidR="00DA6737" w:rsidRPr="00646D07">
        <w:t xml:space="preserve"> depuis leur création</w:t>
      </w:r>
      <w:r w:rsidR="00DA6737">
        <w:t>, outil</w:t>
      </w:r>
      <w:r w:rsidR="00DA6737" w:rsidRPr="00646D07">
        <w:t xml:space="preserve"> qui</w:t>
      </w:r>
      <w:r w:rsidR="00DA6737">
        <w:t> </w:t>
      </w:r>
      <w:r w:rsidR="00DA6737" w:rsidRPr="00646D07">
        <w:t>garantir</w:t>
      </w:r>
      <w:r w:rsidR="00DA6737">
        <w:t>ait</w:t>
      </w:r>
      <w:r w:rsidR="00DA6737" w:rsidRPr="00646D07">
        <w:t xml:space="preserve"> que les montants investis jusqu’ici ont été </w:t>
      </w:r>
      <w:r w:rsidR="00DA6737">
        <w:t>pleinement</w:t>
      </w:r>
      <w:r w:rsidR="00DA6737" w:rsidRPr="00646D07">
        <w:t xml:space="preserve"> justifiés. </w:t>
      </w:r>
    </w:p>
    <w:p w14:paraId="211BE25F" w14:textId="0F384742" w:rsidR="00DA6737" w:rsidRPr="00646D07" w:rsidRDefault="00DA6737" w:rsidP="00870567">
      <w:r w:rsidRPr="00646D07">
        <w:t xml:space="preserve">Nombre </w:t>
      </w:r>
      <w:r>
        <w:t>de ces projets pourraient être accélérés</w:t>
      </w:r>
      <w:r w:rsidRPr="00646D07">
        <w:t xml:space="preserve"> mais ils pâtissent </w:t>
      </w:r>
      <w:r>
        <w:t>parfois d’une relative inertie</w:t>
      </w:r>
      <w:r w:rsidRPr="00646D07">
        <w:t>, souvent non formulée explicitement, des réseaux physiques (agences postales, facteurs), dont l’activité consiste en la réalisation d’actes matériels (tournées de distributi</w:t>
      </w:r>
      <w:r>
        <w:t>on, accueil en agence, ventes).</w:t>
      </w:r>
    </w:p>
    <w:p w14:paraId="211BE260" w14:textId="77777777" w:rsidR="00DA6737" w:rsidRDefault="00DA6737" w:rsidP="00DA6737">
      <w:r w:rsidRPr="00646D07">
        <w:t>Avec le coffre-fort, l’identité numérique et les objets connectés, La Poste possède depuis 2009, 2014 et 2015, trois actifs sur des marchés numériques émergents pour des montants investis encore faibles donc soutenables à l’échelle du groupe. Néanmoins, il n’existe pas pour l’heure de modèle de rentabilité tangible qui confirme la pertinence de</w:t>
      </w:r>
      <w:r>
        <w:t xml:space="preserve"> ce</w:t>
      </w:r>
      <w:r w:rsidRPr="00646D07">
        <w:t>s choix : la stratégie numérique ne présente aujourd’hui aucune réussite commerciale.</w:t>
      </w:r>
      <w:r w:rsidRPr="00D12687">
        <w:t xml:space="preserve"> </w:t>
      </w:r>
      <w:r w:rsidRPr="00864135">
        <w:t>La Poste n’a pas encore capitalisé dans le monde numérique ses atouts et son image de marque.</w:t>
      </w:r>
    </w:p>
    <w:p w14:paraId="211BE261" w14:textId="0931A989" w:rsidR="00DA6737" w:rsidRPr="00646D07" w:rsidRDefault="00DA6737" w:rsidP="00DA6737">
      <w:r>
        <w:t>Une réflexion stratégique sur la</w:t>
      </w:r>
      <w:r w:rsidRPr="00646D07">
        <w:t xml:space="preserve"> valorisation de ces actifs numériques </w:t>
      </w:r>
      <w:r>
        <w:t>s’impose</w:t>
      </w:r>
      <w:r w:rsidR="00816E3A">
        <w:t xml:space="preserve"> donc</w:t>
      </w:r>
      <w:r>
        <w:t xml:space="preserve">, </w:t>
      </w:r>
      <w:r w:rsidRPr="00646D07">
        <w:t>afin d’étayer leur rentabilité</w:t>
      </w:r>
      <w:r w:rsidR="00816E3A">
        <w:t xml:space="preserve">. Une revue d’ensemble pourrait avoir pour objectif de distinguer ceux </w:t>
      </w:r>
      <w:r w:rsidR="006D161C">
        <w:t>q</w:t>
      </w:r>
      <w:r w:rsidR="00816E3A">
        <w:t xml:space="preserve">ui peuvent être mis </w:t>
      </w:r>
      <w:r w:rsidRPr="00646D07">
        <w:t xml:space="preserve">en synergie avec d’autres activités du groupe </w:t>
      </w:r>
      <w:r>
        <w:t>pour</w:t>
      </w:r>
      <w:r w:rsidRPr="00646D07">
        <w:t xml:space="preserve"> </w:t>
      </w:r>
      <w:r w:rsidR="006D161C">
        <w:t xml:space="preserve">améliorer leur </w:t>
      </w:r>
      <w:r w:rsidRPr="00646D07">
        <w:t xml:space="preserve">rentabilité, </w:t>
      </w:r>
      <w:r>
        <w:t>de</w:t>
      </w:r>
      <w:r w:rsidRPr="00646D07">
        <w:t xml:space="preserve"> </w:t>
      </w:r>
      <w:r w:rsidR="006D161C">
        <w:t xml:space="preserve">ceux qui </w:t>
      </w:r>
      <w:r w:rsidRPr="00646D07">
        <w:t>ne présent</w:t>
      </w:r>
      <w:r w:rsidR="006D161C">
        <w:t>e</w:t>
      </w:r>
      <w:r w:rsidRPr="00646D07">
        <w:t>nt plus d’intérêt stratégique ou économique pour La Poste.</w:t>
      </w:r>
    </w:p>
    <w:p w14:paraId="211BE262" w14:textId="1AA4439F" w:rsidR="00DA6737" w:rsidRPr="00646D07" w:rsidRDefault="00DA6737" w:rsidP="00DA6737">
      <w:pPr>
        <w:pStyle w:val="Titre5"/>
      </w:pPr>
      <w:r w:rsidRPr="00646D07">
        <w:t xml:space="preserve">Des </w:t>
      </w:r>
      <w:r w:rsidRPr="001D6A63">
        <w:t>transformations</w:t>
      </w:r>
      <w:r>
        <w:t xml:space="preserve"> commerciales </w:t>
      </w:r>
      <w:r w:rsidR="00630D90">
        <w:t>incomplètes</w:t>
      </w:r>
    </w:p>
    <w:p w14:paraId="211BE264" w14:textId="2111BAEF" w:rsidR="00DA6737" w:rsidRPr="00646D07" w:rsidRDefault="00B233D3" w:rsidP="00DA6737">
      <w:r>
        <w:t>L</w:t>
      </w:r>
      <w:r w:rsidRPr="00646D07">
        <w:t>’accroissement des services permis par les plateformes numériques de La Poste et leur interconnexion avec d’autres offres et services du groupe tardent à atteindre leurs objectifs quantitatifs et qualitatifs.</w:t>
      </w:r>
      <w:r>
        <w:t xml:space="preserve"> </w:t>
      </w:r>
      <w:r w:rsidR="00DA6737" w:rsidRPr="00646D07">
        <w:t>Cette situation s’</w:t>
      </w:r>
      <w:r w:rsidR="00DA6737">
        <w:t>illustre notamment</w:t>
      </w:r>
      <w:r w:rsidR="00DA6737" w:rsidRPr="00646D07">
        <w:t xml:space="preserve"> par la lenteur et la complexité de la convergence des différentes stratégies commerciales des branches</w:t>
      </w:r>
      <w:r w:rsidR="00DA6737">
        <w:t xml:space="preserve"> en matière</w:t>
      </w:r>
      <w:r w:rsidR="00DA6737" w:rsidRPr="00646D07">
        <w:t xml:space="preserve"> de commercialisation</w:t>
      </w:r>
      <w:r w:rsidR="00DA6737">
        <w:t xml:space="preserve"> sur l’internet</w:t>
      </w:r>
      <w:r w:rsidR="00DA6737" w:rsidRPr="00646D07">
        <w:t>. Il en est ainsi des chantiers relatifs</w:t>
      </w:r>
      <w:r w:rsidR="00DA6737" w:rsidRPr="00646D07" w:rsidDel="00100184">
        <w:t> </w:t>
      </w:r>
      <w:r w:rsidR="00DA6737" w:rsidRPr="00646D07">
        <w:t>:</w:t>
      </w:r>
    </w:p>
    <w:p w14:paraId="211BE265" w14:textId="36D8E8A7" w:rsidR="00DA6737" w:rsidRPr="007A6096" w:rsidRDefault="00DF6F5D" w:rsidP="00DA6737">
      <w:pPr>
        <w:pStyle w:val="Pucetiret"/>
      </w:pPr>
      <w:r>
        <w:t>d</w:t>
      </w:r>
      <w:r w:rsidR="00DA6737">
        <w:t>’une part, à l’enregistrement</w:t>
      </w:r>
      <w:r w:rsidR="00DA6737" w:rsidRPr="007A6096">
        <w:t xml:space="preserve"> de nouveaux clients lors d’une opération auprès d’un facteur ou d’une agence postale</w:t>
      </w:r>
      <w:r w:rsidR="00DA6737" w:rsidRPr="007A6096" w:rsidDel="006C5101">
        <w:t xml:space="preserve">, </w:t>
      </w:r>
      <w:r w:rsidR="00DA6737">
        <w:t>projet</w:t>
      </w:r>
      <w:r w:rsidR="00DA6737" w:rsidDel="006C5101">
        <w:t xml:space="preserve"> de grande ampleur</w:t>
      </w:r>
      <w:r w:rsidR="00DA6737" w:rsidRPr="007A6096" w:rsidDel="006C5101">
        <w:t xml:space="preserve"> </w:t>
      </w:r>
      <w:r w:rsidR="00DA6737" w:rsidDel="006C5101">
        <w:t xml:space="preserve">qui </w:t>
      </w:r>
      <w:r w:rsidR="00DA6737" w:rsidRPr="007A6096" w:rsidDel="006C5101">
        <w:t>débute à peine</w:t>
      </w:r>
      <w:r w:rsidR="00DA6737" w:rsidRPr="007A6096">
        <w:t xml:space="preserve">. Alors </w:t>
      </w:r>
      <w:r w:rsidR="00DA6737">
        <w:t>que cet outil</w:t>
      </w:r>
      <w:r w:rsidR="00DA6737" w:rsidRPr="007A6096">
        <w:t xml:space="preserve"> serait un élément déterminant </w:t>
      </w:r>
      <w:r w:rsidR="00DA6737">
        <w:t>pour</w:t>
      </w:r>
      <w:r w:rsidR="00DA6737" w:rsidRPr="007A6096">
        <w:t xml:space="preserve"> fidéliser </w:t>
      </w:r>
      <w:r w:rsidR="00DA6737">
        <w:t>la clientèle</w:t>
      </w:r>
      <w:r w:rsidR="00DA6737" w:rsidRPr="007A6096">
        <w:t xml:space="preserve"> et lui proposer de nouveaux produits, </w:t>
      </w:r>
      <w:r w:rsidR="00484C10">
        <w:t>L</w:t>
      </w:r>
      <w:r w:rsidR="00484C10" w:rsidRPr="007A6096">
        <w:t xml:space="preserve">a </w:t>
      </w:r>
      <w:r w:rsidR="00DA6737" w:rsidRPr="007A6096">
        <w:t xml:space="preserve">Poste ne dispose </w:t>
      </w:r>
      <w:r w:rsidR="00DA6737">
        <w:t>par exemple</w:t>
      </w:r>
      <w:r w:rsidR="00DA6737" w:rsidRPr="007A6096">
        <w:t xml:space="preserve"> pas </w:t>
      </w:r>
      <w:r w:rsidR="00DA6737">
        <w:t>encore</w:t>
      </w:r>
      <w:r w:rsidR="00DA6737" w:rsidRPr="007A6096">
        <w:t xml:space="preserve"> d’une base informatique unique de suivi des clients, quel que soit le canal de contact choisi avec l’entreprise (site internet ou contact physique)</w:t>
      </w:r>
      <w:r w:rsidR="00484C10">
        <w:t> ;</w:t>
      </w:r>
      <w:r w:rsidR="00DA6737" w:rsidRPr="007A6096">
        <w:t xml:space="preserve"> ce projet </w:t>
      </w:r>
      <w:r w:rsidR="00DA6737">
        <w:t xml:space="preserve">informatique </w:t>
      </w:r>
      <w:r w:rsidR="00DA6737" w:rsidRPr="007A6096">
        <w:t>n’en est qu’à ses débuts et prendra plusieurs années ;</w:t>
      </w:r>
    </w:p>
    <w:p w14:paraId="211BE266" w14:textId="5B2B66B2" w:rsidR="00DA6737" w:rsidRPr="007A6096" w:rsidRDefault="00DF6F5D" w:rsidP="00DA6737">
      <w:pPr>
        <w:pStyle w:val="Pucetiret"/>
      </w:pPr>
      <w:r>
        <w:t>d</w:t>
      </w:r>
      <w:r w:rsidR="00DA6737">
        <w:t>’autre part, à la construction de synergies commerciales entre offres et services des différentes branches du groupe. Faute</w:t>
      </w:r>
      <w:r w:rsidR="00DA6737" w:rsidRPr="007A6096">
        <w:t xml:space="preserve"> de disposer d’infrastructures </w:t>
      </w:r>
      <w:r w:rsidR="00DA6737">
        <w:t>informatiques</w:t>
      </w:r>
      <w:r w:rsidR="00DA6737" w:rsidRPr="007A6096">
        <w:t xml:space="preserve"> rapidement adaptables et d</w:t>
      </w:r>
      <w:r w:rsidR="00DA6737">
        <w:t>’incitations fortes aux r</w:t>
      </w:r>
      <w:r w:rsidR="00DA6737" w:rsidRPr="007A6096">
        <w:t>egroupement</w:t>
      </w:r>
      <w:r w:rsidR="00DA6737">
        <w:t xml:space="preserve">s </w:t>
      </w:r>
      <w:r w:rsidR="0092006D" w:rsidRPr="007A6096">
        <w:t>transvers</w:t>
      </w:r>
      <w:r w:rsidR="0092006D">
        <w:t>aux</w:t>
      </w:r>
      <w:r w:rsidR="00DA6737">
        <w:t xml:space="preserve">, </w:t>
      </w:r>
      <w:r w:rsidR="00DA6737" w:rsidRPr="007A6096">
        <w:t xml:space="preserve">les produits numériques ne sont pour l’instant que des actifs peu partagés et peu intégrés aux autres produits et services de La Poste. </w:t>
      </w:r>
    </w:p>
    <w:p w14:paraId="373AA462" w14:textId="2F24D7A8" w:rsidR="00B233D3" w:rsidRDefault="00DA6737" w:rsidP="001A3ED7">
      <w:r w:rsidRPr="00646D07">
        <w:t>Dans des marchés hautement concurrentiels, par exemple ceux liés aux services numériques aux entreprises où est déjà présente</w:t>
      </w:r>
      <w:r w:rsidR="00B540A7">
        <w:t xml:space="preserve"> </w:t>
      </w:r>
      <w:r w:rsidRPr="00646D07">
        <w:t xml:space="preserve">Orange, ces lacunes devraient constituer un axe de travail prioritaire </w:t>
      </w:r>
      <w:r>
        <w:t>du groupe. La diffusion commerciale des offres numériques</w:t>
      </w:r>
      <w:r w:rsidR="001A3ED7">
        <w:t xml:space="preserve"> structurées</w:t>
      </w:r>
      <w:r>
        <w:t xml:space="preserve"> </w:t>
      </w:r>
      <w:r w:rsidDel="00DC661C">
        <w:t xml:space="preserve">à l’échelle du groupe </w:t>
      </w:r>
      <w:r>
        <w:t>tout entier et la conquête de marchés liés aux usages en masse de l’internet ne sont pas encore des réalités.</w:t>
      </w:r>
      <w:r w:rsidR="00B233D3" w:rsidRPr="00B233D3">
        <w:t xml:space="preserve"> </w:t>
      </w:r>
    </w:p>
    <w:p w14:paraId="211BE267" w14:textId="15915EEB" w:rsidR="005E329B" w:rsidRDefault="00B233D3" w:rsidP="00DA6737">
      <w:r w:rsidRPr="007A6096">
        <w:t xml:space="preserve">La réalisation des ambitions de la stratégie numérique de La Poste </w:t>
      </w:r>
      <w:r>
        <w:t xml:space="preserve">d’ici 2020 </w:t>
      </w:r>
      <w:r w:rsidRPr="007A6096">
        <w:t>dépendra</w:t>
      </w:r>
      <w:r w:rsidRPr="007A6096" w:rsidDel="001A7B56">
        <w:t xml:space="preserve"> </w:t>
      </w:r>
      <w:r w:rsidR="002106E8">
        <w:t xml:space="preserve">donc </w:t>
      </w:r>
      <w:r w:rsidRPr="007A6096">
        <w:t xml:space="preserve">d’une </w:t>
      </w:r>
      <w:r w:rsidR="004A5907">
        <w:t>professionnalisation</w:t>
      </w:r>
      <w:r w:rsidR="00D16732">
        <w:t xml:space="preserve"> rapide et poussée</w:t>
      </w:r>
      <w:r w:rsidRPr="007A6096">
        <w:t xml:space="preserve"> des équipes</w:t>
      </w:r>
      <w:r w:rsidR="00165A22">
        <w:t xml:space="preserve"> </w:t>
      </w:r>
      <w:r w:rsidR="004A5907">
        <w:t>pour</w:t>
      </w:r>
      <w:r w:rsidR="00165A22">
        <w:t xml:space="preserve"> </w:t>
      </w:r>
      <w:r w:rsidR="004A5907">
        <w:t xml:space="preserve">les </w:t>
      </w:r>
      <w:r w:rsidR="004F2021">
        <w:t>adapter</w:t>
      </w:r>
      <w:r w:rsidR="006D161C">
        <w:t xml:space="preserve"> </w:t>
      </w:r>
      <w:r w:rsidRPr="00646D07">
        <w:t xml:space="preserve">aux marchés </w:t>
      </w:r>
      <w:r>
        <w:t>de l’</w:t>
      </w:r>
      <w:r w:rsidRPr="00646D07">
        <w:t>internet</w:t>
      </w:r>
      <w:r w:rsidR="000007D1">
        <w:t xml:space="preserve"> commercial</w:t>
      </w:r>
      <w:r w:rsidRPr="00646D07">
        <w:t>, souvent en rapide évolution et requérant une forte technicité (développement informatique, exploitation des données)</w:t>
      </w:r>
      <w:r w:rsidR="006D161C">
        <w:t xml:space="preserve">. Dans un contexte où les recrutements externes ne peuvent qu’être rares, cela passera par </w:t>
      </w:r>
      <w:r w:rsidR="00E43F19">
        <w:t>une politique résolue de formation des personnels</w:t>
      </w:r>
      <w:r w:rsidR="006D161C">
        <w:t xml:space="preserve">. </w:t>
      </w:r>
    </w:p>
    <w:p w14:paraId="211BE269" w14:textId="77777777" w:rsidR="00DA6737" w:rsidRDefault="00DA6737" w:rsidP="00DA6737">
      <w:pPr>
        <w:pStyle w:val="CONCLU-RECO-TitreRponse"/>
        <w:pageBreakBefore w:val="0"/>
        <w:spacing w:before="360"/>
      </w:pPr>
      <w:r>
        <w:tab/>
        <w:t>CONCLUSION et Recommandations</w:t>
      </w:r>
      <w:r>
        <w:tab/>
      </w:r>
    </w:p>
    <w:p w14:paraId="211BE26A" w14:textId="77777777" w:rsidR="00DA6737" w:rsidRPr="002363E2" w:rsidRDefault="00DA6737" w:rsidP="00DA6737">
      <w:pPr>
        <w:pStyle w:val="CONCLU-RECO-Texte"/>
      </w:pPr>
      <w:r w:rsidRPr="002363E2">
        <w:t xml:space="preserve">L’examen des plans stratégiques de La Poste depuis 2010 montre que </w:t>
      </w:r>
      <w:r>
        <w:t>leurs</w:t>
      </w:r>
      <w:r w:rsidRPr="002363E2">
        <w:t xml:space="preserve"> prévisions financières se sont presque toujours révélées trop ambitieuses et ont dû être révisées à la baisse. Si la crise de 2008-2009 a</w:t>
      </w:r>
      <w:r>
        <w:t>vait</w:t>
      </w:r>
      <w:r w:rsidRPr="002363E2">
        <w:t xml:space="preserve"> pu constituer une cause exogène, l’analyse montre </w:t>
      </w:r>
      <w:r>
        <w:t>que La Poste a sur</w:t>
      </w:r>
      <w:r w:rsidRPr="002363E2">
        <w:t xml:space="preserve">estimé </w:t>
      </w:r>
      <w:r>
        <w:t xml:space="preserve">sa capacité à retrouver les résultats antérieurs, notamment parce qu’elle a pendant un temps sous-estimé l’ampleur des chocs subis, au premier rang desquels </w:t>
      </w:r>
      <w:r w:rsidRPr="002363E2">
        <w:t xml:space="preserve">la baisse </w:t>
      </w:r>
      <w:r>
        <w:t xml:space="preserve">des volumes </w:t>
      </w:r>
      <w:r w:rsidRPr="002363E2">
        <w:t xml:space="preserve">du courrier. </w:t>
      </w:r>
    </w:p>
    <w:p w14:paraId="211BE26B" w14:textId="7431B358" w:rsidR="00DA6737" w:rsidRDefault="00DA6737" w:rsidP="00DA6737">
      <w:pPr>
        <w:pStyle w:val="CONCLU-RECO-Texte"/>
      </w:pPr>
      <w:r>
        <w:t>L</w:t>
      </w:r>
      <w:r w:rsidRPr="002363E2">
        <w:t xml:space="preserve">a capacité de La Poste à réaliser son plan stratégique </w:t>
      </w:r>
      <w:r>
        <w:t>2014</w:t>
      </w:r>
      <w:r w:rsidRPr="002363E2">
        <w:t xml:space="preserve">-2020 </w:t>
      </w:r>
      <w:r w:rsidR="0092006D">
        <w:t>est donc sujette à interrogation</w:t>
      </w:r>
      <w:r w:rsidRPr="002363E2">
        <w:t xml:space="preserve">. </w:t>
      </w:r>
      <w:r>
        <w:t>Malgré une réalisation</w:t>
      </w:r>
      <w:r w:rsidRPr="002363E2">
        <w:t xml:space="preserve"> </w:t>
      </w:r>
      <w:r>
        <w:t xml:space="preserve">pour l’instant meilleure que les prévisions, </w:t>
      </w:r>
      <w:r w:rsidRPr="002363E2">
        <w:t xml:space="preserve">plusieurs motifs </w:t>
      </w:r>
      <w:r>
        <w:t>d’inquiétude</w:t>
      </w:r>
      <w:r w:rsidRPr="002363E2">
        <w:t xml:space="preserve"> se superposent</w:t>
      </w:r>
      <w:r>
        <w:t xml:space="preserve"> : </w:t>
      </w:r>
    </w:p>
    <w:p w14:paraId="211BE26C" w14:textId="77777777" w:rsidR="00DA6737" w:rsidRDefault="00DA6737" w:rsidP="00DA6737">
      <w:pPr>
        <w:pStyle w:val="CONCLU-RECO-Pucetiret"/>
      </w:pPr>
      <w:r>
        <w:t xml:space="preserve">il ne peut être exclu que la baisse du courrier s’accélère ; </w:t>
      </w:r>
    </w:p>
    <w:p w14:paraId="211BE26D" w14:textId="77777777" w:rsidR="00DA6737" w:rsidRPr="002363E2" w:rsidRDefault="00DA6737" w:rsidP="00DA6737">
      <w:pPr>
        <w:pStyle w:val="CONCLU-RECO-Pucetiret"/>
      </w:pPr>
      <w:r>
        <w:t>les hausses de tarifs qui ont jusqu’à présent compensé en partie ses effets devront trouver une limite, sauf à risquer d’accélérer la baisse des volumes ;</w:t>
      </w:r>
    </w:p>
    <w:p w14:paraId="211BE26E" w14:textId="77777777" w:rsidR="00DA6737" w:rsidRDefault="00DA6737" w:rsidP="00DA6737">
      <w:pPr>
        <w:pStyle w:val="CONCLU-RECO-Pucetiret"/>
      </w:pPr>
      <w:r>
        <w:t xml:space="preserve">si la croissance du commerce en ligne et l’essor du colis transfrontalier représentent des opportunités, la concurrence très vive sur ce marché, qui tire les prix vers le bas et oblige à une amélioration constante de la qualité du service, peut nuire aux perspectives financières de l’activité. </w:t>
      </w:r>
    </w:p>
    <w:p w14:paraId="211BE26F" w14:textId="6A660DFD" w:rsidR="00DA6737" w:rsidRPr="002363E2" w:rsidRDefault="00DA6737" w:rsidP="00DA6737">
      <w:pPr>
        <w:pStyle w:val="CONCLU-RECO-Pucetiret"/>
      </w:pPr>
      <w:r>
        <w:t xml:space="preserve">enfin, le niveau exceptionnellement et durablement bas des taux d’intérêt représente un important manque à gagner pour La Banque Postale, que les obligations prudentielles pourraient aggraver. </w:t>
      </w:r>
    </w:p>
    <w:p w14:paraId="211BE270" w14:textId="289BF096" w:rsidR="00DA6737" w:rsidRDefault="00DA6737" w:rsidP="00DA6737">
      <w:pPr>
        <w:pStyle w:val="CONCLU-RECO-Texte"/>
      </w:pPr>
      <w:r>
        <w:t>À l’horizon du plan stratégique, ses deux principales novations ne pourront compenser ces risques : si la branche numérique traduit la volonté de rattraper le temps perdu, elle ne dégage pas de résultat </w:t>
      </w:r>
      <w:r w:rsidR="006E6CEB">
        <w:t xml:space="preserve">et </w:t>
      </w:r>
      <w:r w:rsidR="00B2362B">
        <w:t>ses </w:t>
      </w:r>
      <w:r w:rsidR="006E6CEB">
        <w:t>offres commerciales demeurent peu intégré</w:t>
      </w:r>
      <w:r w:rsidR="004A4744">
        <w:t>e</w:t>
      </w:r>
      <w:r w:rsidR="006E6CEB">
        <w:t>s aux offres historiques</w:t>
      </w:r>
      <w:r w:rsidR="00B2362B">
        <w:t> </w:t>
      </w:r>
      <w:r>
        <w:t xml:space="preserve">; quant aux nouveaux services du facteur, ils sont encore en phase de développement. </w:t>
      </w:r>
    </w:p>
    <w:p w14:paraId="211BE271" w14:textId="21F72278" w:rsidR="00DA6737" w:rsidRDefault="00DA6737" w:rsidP="00DA6737">
      <w:pPr>
        <w:pStyle w:val="CONCLU-RECO-Texte"/>
      </w:pPr>
      <w:r>
        <w:t>Cette situation oblige La Poste à actionner tous les leviers à sa disposition pour préserver son équilibre économique. En conséquence, la Cour formule les recommandations suivantes :</w:t>
      </w:r>
    </w:p>
    <w:p w14:paraId="211BE272" w14:textId="77777777" w:rsidR="00DA6737" w:rsidRDefault="00DA6737" w:rsidP="00DA6737">
      <w:pPr>
        <w:pStyle w:val="CONCLU-RECO-Texte"/>
        <w:numPr>
          <w:ilvl w:val="6"/>
          <w:numId w:val="35"/>
        </w:numPr>
        <w:tabs>
          <w:tab w:val="clear" w:pos="2520"/>
        </w:tabs>
        <w:ind w:left="851" w:hanging="283"/>
      </w:pPr>
      <w:r>
        <w:t>inclure</w:t>
      </w:r>
      <w:r w:rsidRPr="00086BA8">
        <w:t xml:space="preserve"> systématiquement</w:t>
      </w:r>
      <w:r>
        <w:t xml:space="preserve"> dans</w:t>
      </w:r>
      <w:r w:rsidRPr="00086BA8">
        <w:t xml:space="preserve"> les trajectoires financières</w:t>
      </w:r>
      <w:r>
        <w:t xml:space="preserve"> des plans stratégiques</w:t>
      </w:r>
      <w:r w:rsidRPr="00086BA8">
        <w:t xml:space="preserve"> des scénarios alternatifs </w:t>
      </w:r>
      <w:r>
        <w:t>prévoyant</w:t>
      </w:r>
      <w:r w:rsidRPr="00086BA8">
        <w:t xml:space="preserve"> des mesures supplémentaires en cas </w:t>
      </w:r>
      <w:r>
        <w:t>d’accentuation des risques ;</w:t>
      </w:r>
    </w:p>
    <w:p w14:paraId="211BE273" w14:textId="77777777" w:rsidR="00DA6737" w:rsidRDefault="00DA6737" w:rsidP="00DA6737">
      <w:pPr>
        <w:pStyle w:val="CONCLU-RECO-Texte"/>
        <w:numPr>
          <w:ilvl w:val="6"/>
          <w:numId w:val="35"/>
        </w:numPr>
        <w:tabs>
          <w:tab w:val="clear" w:pos="2520"/>
        </w:tabs>
        <w:ind w:left="851" w:hanging="283"/>
      </w:pPr>
      <w:r>
        <w:t>développer</w:t>
      </w:r>
      <w:r w:rsidRPr="0073154D">
        <w:t xml:space="preserve"> </w:t>
      </w:r>
      <w:r>
        <w:t>auprès du</w:t>
      </w:r>
      <w:r w:rsidRPr="0073154D">
        <w:t xml:space="preserve"> public, dans le cadre d’une démarche commerciale structurée, </w:t>
      </w:r>
      <w:r>
        <w:t>les offres de</w:t>
      </w:r>
      <w:r w:rsidRPr="0073154D">
        <w:t xml:space="preserve"> services et produits </w:t>
      </w:r>
      <w:r>
        <w:t xml:space="preserve">numériques. </w:t>
      </w:r>
    </w:p>
    <w:p w14:paraId="211BE274" w14:textId="77777777" w:rsidR="00DF6F5D" w:rsidRDefault="00DF6F5D" w:rsidP="00DF6F5D">
      <w:pPr>
        <w:pStyle w:val="CONCLU-RECO-Traitdefin"/>
      </w:pPr>
    </w:p>
    <w:p w14:paraId="211BE275" w14:textId="77777777" w:rsidR="00DA6737" w:rsidRDefault="00DA6737" w:rsidP="00DF6F5D"/>
    <w:p w14:paraId="211BE276" w14:textId="77777777" w:rsidR="00DF6F5D" w:rsidRDefault="00DF6F5D" w:rsidP="00DF6F5D">
      <w:pPr>
        <w:sectPr w:rsidR="00DF6F5D" w:rsidSect="00C12A52">
          <w:headerReference w:type="default" r:id="rId59"/>
          <w:type w:val="oddPage"/>
          <w:pgSz w:w="11907" w:h="16840" w:code="9"/>
          <w:pgMar w:top="3515" w:right="2835" w:bottom="2722" w:left="2835" w:header="2665" w:footer="2665" w:gutter="0"/>
          <w:cols w:space="708"/>
          <w:titlePg/>
          <w:docGrid w:linePitch="360"/>
        </w:sectPr>
      </w:pPr>
    </w:p>
    <w:p w14:paraId="211BE277" w14:textId="77777777" w:rsidR="00DF6F5D" w:rsidRDefault="00DF6F5D" w:rsidP="00DF6F5D">
      <w:pPr>
        <w:pStyle w:val="Titre1"/>
      </w:pPr>
      <w:r>
        <w:br/>
      </w:r>
      <w:bookmarkStart w:id="1661" w:name="_Toc463339543"/>
      <w:bookmarkStart w:id="1662" w:name="_Toc463614058"/>
      <w:bookmarkStart w:id="1663" w:name="_Toc468868333"/>
      <w:r>
        <w:t xml:space="preserve">Changer La Poste pour mieux la préserver : une </w:t>
      </w:r>
      <w:r w:rsidRPr="007A6535">
        <w:t>accélération</w:t>
      </w:r>
      <w:r>
        <w:t xml:space="preserve"> nécessaire des réformes</w:t>
      </w:r>
      <w:bookmarkEnd w:id="1661"/>
      <w:bookmarkEnd w:id="1662"/>
      <w:bookmarkEnd w:id="1663"/>
    </w:p>
    <w:p w14:paraId="57F963A2" w14:textId="11EFB4DC" w:rsidR="00F1509C" w:rsidRDefault="00F1509C" w:rsidP="00F1509C">
      <w:r>
        <w:t>Bien qu’elle soit en avance sur ses objectifs</w:t>
      </w:r>
      <w:r w:rsidR="00B540A7">
        <w:t xml:space="preserve"> </w:t>
      </w:r>
      <w:r>
        <w:t>à la suite de résultats meilleurs que prévus au cours de ces cinq derniers semestres, La Poste reste engagée dans une course contre le temps. Il est loin d’être acquis que l’ambition du</w:t>
      </w:r>
      <w:r w:rsidRPr="005D5FD2">
        <w:t xml:space="preserve"> plan stratégique 2014-2020 </w:t>
      </w:r>
      <w:r>
        <w:t>de réaliser 2 </w:t>
      </w:r>
      <w:r w:rsidRPr="005D5FD2">
        <w:t>Md€ de REX</w:t>
      </w:r>
      <w:r>
        <w:t xml:space="preserve"> en fin de période soit atteint</w:t>
      </w:r>
      <w:r w:rsidR="00631706">
        <w:t>e</w:t>
      </w:r>
      <w:r>
        <w:t>. Les bons résultats récents ne doivent pas masquer, en effet, les risques qui peuvent menacer le groupe et amener</w:t>
      </w:r>
      <w:r w:rsidR="00B540A7">
        <w:t xml:space="preserve"> </w:t>
      </w:r>
      <w:r>
        <w:t>l’entreprise à renoncer à des efforts exigeants en vue de sa transformation.</w:t>
      </w:r>
    </w:p>
    <w:p w14:paraId="15702E06" w14:textId="31BA2F14" w:rsidR="00F1509C" w:rsidRDefault="00F1509C" w:rsidP="00F1509C">
      <w:r>
        <w:t xml:space="preserve">Le maintien de taux d’intérêt bas, voire négatifs, remet en cause l’apport de La Banque Postale aux résultats du groupe et, plus globalement, une stratégie consistant à s’appuyer sur ses relais de croissance pour gagner du temps afin d’accompagner le déclin ses activités traditionnelles (courrier, réseau). L’intensité de la concurrence dans le secteur du colis-express peut également conduire à une baisse des revenus attendus de cette activité, en contribuant à tirer les prix vers le bas. Enfin, les nouveaux relais de croissance, sur lesquels s’appuie le plan stratégique 2014-2020, sont encore loin d’être rentables et de contribuer significativement aux résultats du groupe. Dans ce contexte, et alors que La Poste n’est pas à l’abri d’une chute plus rapide des volumes de courrier, elle doit mobiliser tous les leviers à sa disposition pour consolider son modèle économique face à ces facteurs de vulnérabilité. </w:t>
      </w:r>
    </w:p>
    <w:p w14:paraId="211BE279" w14:textId="2A9BB015" w:rsidR="00DF6F5D" w:rsidRDefault="00F1509C" w:rsidP="00F1509C">
      <w:r>
        <w:t xml:space="preserve">Il est urgent pour La Poste, d’une part, de mieux maîtriser ses charges, notamment en limitant le coût de ses réseaux et celui de sa masse salariale, et en améliorant sa gestion. Il est, </w:t>
      </w:r>
      <w:r w:rsidR="008E0687">
        <w:t xml:space="preserve">d’autre part, indispensable que </w:t>
      </w:r>
      <w:r>
        <w:t>le groupe tire pleinement parti de son modèle stratégique, en développant les synergies entre ses différentes activités et en menant une politique de croissance externe cohérente. Enfin, il revient à l’État d’examiner les leviers susceptibles d’être actionnés en lançant, notamment, une réflexion sur le contenu des missions de service public qui lui sont confiées</w:t>
      </w:r>
      <w:r w:rsidRPr="005D5FD2">
        <w:t>.</w:t>
      </w:r>
    </w:p>
    <w:p w14:paraId="211BE330" w14:textId="77777777" w:rsidR="00DF6F5D" w:rsidRDefault="00DF6F5D" w:rsidP="00E80207">
      <w:pPr>
        <w:pStyle w:val="Titre2"/>
        <w:spacing w:before="360" w:after="240"/>
      </w:pPr>
      <w:bookmarkStart w:id="1664" w:name="_Toc464562737"/>
      <w:bookmarkStart w:id="1665" w:name="_Toc464660012"/>
      <w:bookmarkStart w:id="1666" w:name="_Toc453834776"/>
      <w:bookmarkStart w:id="1667" w:name="_Toc454470079"/>
      <w:bookmarkStart w:id="1668" w:name="_Toc454980060"/>
      <w:bookmarkStart w:id="1669" w:name="_Toc454991203"/>
      <w:bookmarkStart w:id="1670" w:name="_Toc454992564"/>
      <w:bookmarkStart w:id="1671" w:name="_Toc455156550"/>
      <w:bookmarkStart w:id="1672" w:name="_Toc455166104"/>
      <w:bookmarkStart w:id="1673" w:name="_Toc455392791"/>
      <w:bookmarkStart w:id="1674" w:name="_Toc455396679"/>
      <w:bookmarkStart w:id="1675" w:name="_Toc455412903"/>
      <w:bookmarkStart w:id="1676" w:name="_Toc455415300"/>
      <w:bookmarkStart w:id="1677" w:name="_Toc455419845"/>
      <w:bookmarkStart w:id="1678" w:name="_Toc455426782"/>
      <w:bookmarkStart w:id="1679" w:name="_Toc455430617"/>
      <w:bookmarkStart w:id="1680" w:name="_Toc455510692"/>
      <w:bookmarkStart w:id="1681" w:name="_Toc455591532"/>
      <w:bookmarkStart w:id="1682" w:name="_Toc455498629"/>
      <w:bookmarkStart w:id="1683" w:name="_Toc456782864"/>
      <w:bookmarkStart w:id="1684" w:name="_Toc456795864"/>
      <w:bookmarkStart w:id="1685" w:name="_Toc456796908"/>
      <w:bookmarkStart w:id="1686" w:name="_Toc456806142"/>
      <w:bookmarkStart w:id="1687" w:name="_Toc456808166"/>
      <w:bookmarkStart w:id="1688" w:name="_Toc456861979"/>
      <w:bookmarkStart w:id="1689" w:name="_Toc456882131"/>
      <w:bookmarkStart w:id="1690" w:name="_Toc456884703"/>
      <w:bookmarkStart w:id="1691" w:name="_Toc456888122"/>
      <w:bookmarkStart w:id="1692" w:name="_Toc456951226"/>
      <w:bookmarkStart w:id="1693" w:name="_Toc456952354"/>
      <w:bookmarkStart w:id="1694" w:name="_Toc456952568"/>
      <w:bookmarkStart w:id="1695" w:name="_Toc456972121"/>
      <w:bookmarkStart w:id="1696" w:name="_Toc457235352"/>
      <w:bookmarkStart w:id="1697" w:name="_Toc457235849"/>
      <w:bookmarkStart w:id="1698" w:name="_Toc457298390"/>
      <w:bookmarkStart w:id="1699" w:name="_Toc457317814"/>
      <w:bookmarkStart w:id="1700" w:name="_Toc462390598"/>
      <w:bookmarkStart w:id="1701" w:name="_Toc462395062"/>
      <w:bookmarkStart w:id="1702" w:name="_Toc462396742"/>
      <w:bookmarkStart w:id="1703" w:name="_Toc462397649"/>
      <w:bookmarkStart w:id="1704" w:name="_Toc462402638"/>
      <w:bookmarkStart w:id="1705" w:name="_Toc462402760"/>
      <w:bookmarkStart w:id="1706" w:name="_Toc463339548"/>
      <w:bookmarkStart w:id="1707" w:name="_Toc463614063"/>
      <w:bookmarkStart w:id="1708" w:name="_Toc468868334"/>
      <w:bookmarkStart w:id="1709" w:name="_Toc455510415"/>
      <w:bookmarkEnd w:id="1664"/>
      <w:bookmarkEnd w:id="1665"/>
      <w:commentRangeStart w:id="1710"/>
      <w:r>
        <w:t xml:space="preserve">Renforcer les leviers de maîtrise des </w:t>
      </w:r>
      <w:r w:rsidRPr="00DE1432">
        <w:t>charges</w:t>
      </w:r>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commentRangeEnd w:id="1710"/>
      <w:r w:rsidR="008A2D2E">
        <w:rPr>
          <w:rStyle w:val="Marquedecommentaire"/>
          <w:rFonts w:eastAsiaTheme="minorHAnsi" w:cstheme="minorBidi"/>
          <w:b w:val="0"/>
          <w:bCs w:val="0"/>
        </w:rPr>
        <w:commentReference w:id="1710"/>
      </w:r>
      <w:bookmarkEnd w:id="1708"/>
    </w:p>
    <w:bookmarkEnd w:id="1709"/>
    <w:p w14:paraId="211BE331" w14:textId="4EACF2B3" w:rsidR="00DF6F5D" w:rsidRDefault="00DF6F5D" w:rsidP="00DF6F5D">
      <w:pPr>
        <w:rPr>
          <w:rFonts w:ascii="Times New Roman" w:eastAsia="Calibri" w:hAnsi="Times New Roman"/>
          <w:szCs w:val="20"/>
        </w:rPr>
      </w:pPr>
      <w:r>
        <w:rPr>
          <w:rFonts w:ascii="Times New Roman" w:eastAsia="Calibri" w:hAnsi="Times New Roman"/>
          <w:szCs w:val="20"/>
        </w:rPr>
        <w:t>L</w:t>
      </w:r>
      <w:r w:rsidRPr="00FE4120">
        <w:rPr>
          <w:rFonts w:ascii="Times New Roman" w:eastAsia="Calibri" w:hAnsi="Times New Roman"/>
          <w:szCs w:val="20"/>
        </w:rPr>
        <w:t xml:space="preserve">e </w:t>
      </w:r>
      <w:r>
        <w:rPr>
          <w:rFonts w:ascii="Times New Roman" w:eastAsia="Calibri" w:hAnsi="Times New Roman"/>
          <w:szCs w:val="20"/>
        </w:rPr>
        <w:t>R</w:t>
      </w:r>
      <w:r w:rsidRPr="00FE4120">
        <w:rPr>
          <w:rFonts w:ascii="Times New Roman" w:eastAsia="Calibri" w:hAnsi="Times New Roman"/>
          <w:szCs w:val="20"/>
        </w:rPr>
        <w:t xml:space="preserve">éseau et le </w:t>
      </w:r>
      <w:r>
        <w:rPr>
          <w:rFonts w:ascii="Times New Roman" w:eastAsia="Calibri" w:hAnsi="Times New Roman"/>
          <w:szCs w:val="20"/>
        </w:rPr>
        <w:t>C</w:t>
      </w:r>
      <w:r w:rsidRPr="00FE4120">
        <w:rPr>
          <w:rFonts w:ascii="Times New Roman" w:eastAsia="Calibri" w:hAnsi="Times New Roman"/>
          <w:szCs w:val="20"/>
        </w:rPr>
        <w:t xml:space="preserve">ourrier ont fait la preuve de leur capacité à maîtriser leurs charges pour faire face à la crise, mais ont ensuite subi les conséquences du « Grand </w:t>
      </w:r>
      <w:r w:rsidR="00635232">
        <w:rPr>
          <w:rFonts w:ascii="Times New Roman" w:eastAsia="Calibri" w:hAnsi="Times New Roman"/>
          <w:szCs w:val="20"/>
        </w:rPr>
        <w:t>D</w:t>
      </w:r>
      <w:r w:rsidRPr="00FE4120">
        <w:rPr>
          <w:rFonts w:ascii="Times New Roman" w:eastAsia="Calibri" w:hAnsi="Times New Roman"/>
          <w:szCs w:val="20"/>
        </w:rPr>
        <w:t>ialogue</w:t>
      </w:r>
      <w:r>
        <w:rPr>
          <w:rFonts w:ascii="Times New Roman" w:eastAsia="Calibri" w:hAnsi="Times New Roman"/>
          <w:szCs w:val="20"/>
        </w:rPr>
        <w:t> »</w:t>
      </w:r>
      <w:r w:rsidRPr="00FE4120">
        <w:rPr>
          <w:rFonts w:ascii="Times New Roman" w:eastAsia="Calibri" w:hAnsi="Times New Roman"/>
          <w:szCs w:val="20"/>
        </w:rPr>
        <w:t>, qui a ralenti les réorganisations et les efforts de productivité au moment où la baisse d’activi</w:t>
      </w:r>
      <w:r>
        <w:rPr>
          <w:rFonts w:ascii="Times New Roman" w:eastAsia="Calibri" w:hAnsi="Times New Roman"/>
          <w:szCs w:val="20"/>
        </w:rPr>
        <w:t>té s’accélérait.</w:t>
      </w:r>
    </w:p>
    <w:p w14:paraId="211BE332" w14:textId="77777777" w:rsidR="00DF6F5D" w:rsidRPr="001B28A0" w:rsidRDefault="00DF6F5D" w:rsidP="00DF6F5D">
      <w:pPr>
        <w:rPr>
          <w:rFonts w:ascii="Times New Roman" w:eastAsia="Calibri" w:hAnsi="Times New Roman"/>
          <w:szCs w:val="20"/>
        </w:rPr>
      </w:pPr>
      <w:r>
        <w:rPr>
          <w:rFonts w:ascii="Times New Roman" w:eastAsia="Calibri" w:hAnsi="Times New Roman"/>
          <w:szCs w:val="20"/>
        </w:rPr>
        <w:t>L’ampleur du choc que représente cette baisse, ainsi que les incertitudes associées à plusieurs variables clés du plan stratégique, obligent La Poste à intensifier ses efforts.</w:t>
      </w:r>
      <w:r>
        <w:rPr>
          <w:rFonts w:eastAsia="Calibri"/>
        </w:rPr>
        <w:t xml:space="preserve"> </w:t>
      </w:r>
    </w:p>
    <w:p w14:paraId="211BE333" w14:textId="77777777" w:rsidR="00DF6F5D" w:rsidRDefault="00DF6F5D" w:rsidP="00DF6F5D">
      <w:pPr>
        <w:pStyle w:val="Titre3"/>
      </w:pPr>
      <w:bookmarkStart w:id="1711" w:name="_Toc456888123"/>
      <w:bookmarkStart w:id="1712" w:name="_Toc456951227"/>
      <w:bookmarkStart w:id="1713" w:name="_Toc456952355"/>
      <w:bookmarkStart w:id="1714" w:name="_Toc456952569"/>
      <w:bookmarkStart w:id="1715" w:name="_Toc456972122"/>
      <w:bookmarkStart w:id="1716" w:name="_Toc457235353"/>
      <w:bookmarkStart w:id="1717" w:name="_Toc457235850"/>
      <w:bookmarkStart w:id="1718" w:name="_Toc457298391"/>
      <w:bookmarkStart w:id="1719" w:name="_Toc457317815"/>
      <w:bookmarkStart w:id="1720" w:name="_Toc462390599"/>
      <w:bookmarkStart w:id="1721" w:name="_Toc462395063"/>
      <w:bookmarkStart w:id="1722" w:name="_Toc462396743"/>
      <w:bookmarkStart w:id="1723" w:name="_Toc462397650"/>
      <w:bookmarkStart w:id="1724" w:name="_Toc462402639"/>
      <w:bookmarkStart w:id="1725" w:name="_Toc462402761"/>
      <w:bookmarkStart w:id="1726" w:name="_Toc463339549"/>
      <w:bookmarkStart w:id="1727" w:name="_Toc463614064"/>
      <w:bookmarkStart w:id="1728" w:name="_Toc468868335"/>
      <w:bookmarkStart w:id="1729" w:name="_Toc455392799"/>
      <w:bookmarkStart w:id="1730" w:name="_Toc455396687"/>
      <w:bookmarkStart w:id="1731" w:name="_Toc455412911"/>
      <w:bookmarkStart w:id="1732" w:name="_Toc455415308"/>
      <w:bookmarkStart w:id="1733" w:name="_Toc455419853"/>
      <w:bookmarkStart w:id="1734" w:name="_Toc455426790"/>
      <w:bookmarkStart w:id="1735" w:name="_Toc455430625"/>
      <w:bookmarkStart w:id="1736" w:name="_Toc455498637"/>
      <w:bookmarkStart w:id="1737" w:name="_Toc455510423"/>
      <w:bookmarkStart w:id="1738" w:name="_Toc455510700"/>
      <w:bookmarkStart w:id="1739" w:name="_Toc455591541"/>
      <w:bookmarkStart w:id="1740" w:name="_Toc456782865"/>
      <w:bookmarkStart w:id="1741" w:name="_Toc456795865"/>
      <w:bookmarkStart w:id="1742" w:name="_Toc456796909"/>
      <w:bookmarkStart w:id="1743" w:name="_Toc456806143"/>
      <w:bookmarkStart w:id="1744" w:name="_Toc456808167"/>
      <w:bookmarkStart w:id="1745" w:name="_Toc456861980"/>
      <w:bookmarkStart w:id="1746" w:name="_Toc456882132"/>
      <w:bookmarkStart w:id="1747" w:name="_Toc456884704"/>
      <w:bookmarkStart w:id="1748" w:name="_Toc454470080"/>
      <w:bookmarkStart w:id="1749" w:name="_Toc454980061"/>
      <w:bookmarkStart w:id="1750" w:name="_Toc454991204"/>
      <w:bookmarkStart w:id="1751" w:name="_Toc454992565"/>
      <w:bookmarkStart w:id="1752" w:name="_Toc455156551"/>
      <w:bookmarkStart w:id="1753" w:name="_Toc455166105"/>
      <w:bookmarkStart w:id="1754" w:name="_Toc455392792"/>
      <w:bookmarkStart w:id="1755" w:name="_Toc455396680"/>
      <w:bookmarkStart w:id="1756" w:name="_Toc455412904"/>
      <w:bookmarkStart w:id="1757" w:name="_Toc455415301"/>
      <w:bookmarkStart w:id="1758" w:name="_Toc455419846"/>
      <w:bookmarkStart w:id="1759" w:name="_Toc455426783"/>
      <w:bookmarkStart w:id="1760" w:name="_Toc455430618"/>
      <w:bookmarkStart w:id="1761" w:name="_Toc455498630"/>
      <w:bookmarkStart w:id="1762" w:name="_Toc455510416"/>
      <w:bookmarkStart w:id="1763" w:name="_Toc455510693"/>
      <w:bookmarkStart w:id="1764" w:name="_Toc455591533"/>
      <w:r>
        <w:t>La nécessaire baisse des coûts des réseaux</w:t>
      </w:r>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r>
        <w:t xml:space="preserve"> </w:t>
      </w:r>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14:paraId="211BE334" w14:textId="77777777" w:rsidR="00DF6F5D" w:rsidRPr="00A37C4E" w:rsidRDefault="00DF6F5D" w:rsidP="00DF6F5D">
      <w:pPr>
        <w:rPr>
          <w:rFonts w:ascii="Times New Roman" w:hAnsi="Times New Roman"/>
        </w:rPr>
      </w:pPr>
      <w:r>
        <w:rPr>
          <w:rFonts w:ascii="Times New Roman" w:hAnsi="Times New Roman"/>
        </w:rPr>
        <w:t xml:space="preserve">La Poste devra dans les années à venir chercher sans relâche à réduire les coûts de ses réseaux (bureaux de poste et facteurs), à la fois au niveau de chaque établissement et en les appréhendant sur des périmètres plus larges. Une telle démarche, qui s’inscrit nécessairement dans une logique de moyen, voire de long terme, est plus exigeante que la maîtrise des charges réalisée jusqu’à présent, car elle oblige à remettre en cause l’organisation du travail. </w:t>
      </w:r>
    </w:p>
    <w:p w14:paraId="211BE335" w14:textId="77777777" w:rsidR="00DF6F5D" w:rsidRDefault="00DF6F5D" w:rsidP="00DF6F5D">
      <w:pPr>
        <w:pStyle w:val="Titre4"/>
      </w:pPr>
      <w:bookmarkStart w:id="1765" w:name="_Toc455392801"/>
      <w:bookmarkStart w:id="1766" w:name="_Toc455396689"/>
      <w:bookmarkStart w:id="1767" w:name="_Toc455412913"/>
      <w:bookmarkStart w:id="1768" w:name="_Toc455415310"/>
      <w:bookmarkStart w:id="1769" w:name="_Toc455419855"/>
      <w:bookmarkStart w:id="1770" w:name="_Toc455426792"/>
      <w:bookmarkStart w:id="1771" w:name="_Toc455430627"/>
      <w:bookmarkStart w:id="1772" w:name="_Toc455498639"/>
      <w:bookmarkStart w:id="1773" w:name="_Toc455510425"/>
      <w:bookmarkStart w:id="1774" w:name="_Toc455510702"/>
      <w:bookmarkStart w:id="1775" w:name="_Toc455591543"/>
      <w:bookmarkStart w:id="1776" w:name="_Toc456782867"/>
      <w:bookmarkStart w:id="1777" w:name="_Toc456795867"/>
      <w:bookmarkStart w:id="1778" w:name="_Toc456796911"/>
      <w:bookmarkStart w:id="1779" w:name="_Toc456806145"/>
      <w:bookmarkStart w:id="1780" w:name="_Toc456808169"/>
      <w:bookmarkStart w:id="1781" w:name="_Toc456861982"/>
      <w:bookmarkStart w:id="1782" w:name="_Toc456882134"/>
      <w:bookmarkStart w:id="1783" w:name="_Toc456884705"/>
      <w:bookmarkStart w:id="1784" w:name="_Toc456888124"/>
      <w:bookmarkStart w:id="1785" w:name="_Toc456951228"/>
      <w:bookmarkStart w:id="1786" w:name="_Toc456952356"/>
      <w:bookmarkStart w:id="1787" w:name="_Toc456952570"/>
      <w:bookmarkStart w:id="1788" w:name="_Toc456972123"/>
      <w:bookmarkStart w:id="1789" w:name="_Toc457235354"/>
      <w:bookmarkStart w:id="1790" w:name="_Toc457235851"/>
      <w:bookmarkStart w:id="1791" w:name="_Toc457298392"/>
      <w:bookmarkStart w:id="1792" w:name="_Toc457317816"/>
      <w:r>
        <w:t xml:space="preserve">Améliorer l’efficience du tri et de la distribution du </w:t>
      </w:r>
      <w:r w:rsidRPr="00C81092">
        <w:t>courrier</w:t>
      </w:r>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p>
    <w:p w14:paraId="211BE336" w14:textId="77777777" w:rsidR="00DF6F5D" w:rsidRDefault="00DF6F5D" w:rsidP="00DF6F5D">
      <w:pPr>
        <w:rPr>
          <w:rFonts w:ascii="Times New Roman" w:hAnsi="Times New Roman"/>
        </w:rPr>
      </w:pPr>
      <w:r>
        <w:rPr>
          <w:rFonts w:ascii="Times New Roman" w:hAnsi="Times New Roman"/>
        </w:rPr>
        <w:t>L</w:t>
      </w:r>
      <w:r w:rsidRPr="008D699A">
        <w:rPr>
          <w:rFonts w:ascii="Times New Roman" w:hAnsi="Times New Roman"/>
        </w:rPr>
        <w:t xml:space="preserve">a baisse des effectifs </w:t>
      </w:r>
      <w:r>
        <w:rPr>
          <w:rFonts w:ascii="Times New Roman" w:hAnsi="Times New Roman"/>
        </w:rPr>
        <w:t xml:space="preserve">des facteurs </w:t>
      </w:r>
      <w:r w:rsidRPr="008D699A">
        <w:rPr>
          <w:rFonts w:ascii="Times New Roman" w:hAnsi="Times New Roman"/>
        </w:rPr>
        <w:t xml:space="preserve">a été </w:t>
      </w:r>
      <w:r>
        <w:rPr>
          <w:rFonts w:ascii="Times New Roman" w:hAnsi="Times New Roman"/>
        </w:rPr>
        <w:t xml:space="preserve">au cours des dernières années </w:t>
      </w:r>
      <w:r w:rsidRPr="008D699A">
        <w:rPr>
          <w:rFonts w:ascii="Times New Roman" w:hAnsi="Times New Roman"/>
        </w:rPr>
        <w:t>moins rapide que celle des volumes. Il est impératif d’arrêter ou tout au moins de contenir au maximum l’augmentation du coût par objet qui en résulte. En effet, celle-ci se révélera insoutenable dans la durée, car on ne pourra augmenter indéfiniment les tarifs pour la compenser.</w:t>
      </w:r>
      <w:r>
        <w:rPr>
          <w:rFonts w:ascii="Times New Roman" w:hAnsi="Times New Roman"/>
        </w:rPr>
        <w:t xml:space="preserve"> </w:t>
      </w:r>
    </w:p>
    <w:p w14:paraId="211BE337" w14:textId="77777777" w:rsidR="00DF6F5D" w:rsidRDefault="00DF6F5D" w:rsidP="00DF6F5D">
      <w:r>
        <w:t>Cette situation doit inciter La Poste à donner une plus grande place à l’enjeu de la productivité dans le pilotage et dans l’évaluation des établissements de distribution, en introduisant un objectif de productivité physique et de coût unitaire de la distribution sur lequel chaque responsable aurait à rendre compte régulièrement.</w:t>
      </w:r>
    </w:p>
    <w:p w14:paraId="211BE338" w14:textId="77777777" w:rsidR="00DF6F5D" w:rsidRDefault="00DF6F5D" w:rsidP="00DF6F5D">
      <w:r>
        <w:t>Un des axes d’amélioration de la productivité est la réduction du temps des travaux intérieurs : alors que, grâce à l’automatisation du tri réalisée en créant les plateformes industrielle du courrier, une grande majorité du courrier est délivré aux plateformes de distribution « trié dans l’ordre de la sacoche du facteur », le temps des « travaux intérieurs », c’est-à-dire des tris effectués par les facteurs dans ces plateformes, a vocation à devenir résiduel.</w:t>
      </w:r>
    </w:p>
    <w:p w14:paraId="211BE339" w14:textId="77777777" w:rsidR="00DF6F5D" w:rsidRDefault="00DF6F5D" w:rsidP="00DF6F5D">
      <w:pPr>
        <w:spacing w:after="0"/>
      </w:pPr>
      <w:r>
        <w:t>S’agissant des « travaux extérieurs », autrement dit des tournées de distribution, des gains sont aussi possibles. Si le programme « Facteurs d’Avenir » en a réalisé certains, en organisant le travail par équipes et en attribuant, les jours de faible trafic, les rues d’un secteur laissé vacant aux secteurs voisins, des progrès sont possibles :</w:t>
      </w:r>
    </w:p>
    <w:p w14:paraId="211BE33A" w14:textId="77777777" w:rsidR="00DF6F5D" w:rsidRDefault="00DF6F5D" w:rsidP="00DF6F5D">
      <w:pPr>
        <w:pStyle w:val="Pucetiret"/>
      </w:pPr>
      <w:r>
        <w:t>le partage de secteurs entre les facteurs (la « sécabilité ») n’est pas généralisé et, notamment, n’est pas effectué tous les jours où cela serait utile ;</w:t>
      </w:r>
    </w:p>
    <w:p w14:paraId="211BE33B" w14:textId="77777777" w:rsidR="00DF6F5D" w:rsidRDefault="00DF6F5D" w:rsidP="00DF6F5D">
      <w:pPr>
        <w:pStyle w:val="Pucetiret"/>
      </w:pPr>
      <w:r>
        <w:t>alors que La Poste a développé des outils sophistiqués pour calculer le temps de travail nécessaire compte tenu de la disposition des boîtes aux lettres sur le terrain, de la composition du courrier et de sa quantité, elle ne se sert de ces outils qu’à l’occasion des réorganisations, tous les deux ans environ, au lieu de s’en servir tout au long de l’année pour mesurer et mieux répartir entre les facteurs la charge de travail engendrée par le trafic de courrier effectif.</w:t>
      </w:r>
    </w:p>
    <w:p w14:paraId="211BE33C" w14:textId="77777777" w:rsidR="00DF6F5D" w:rsidRDefault="00DF6F5D" w:rsidP="00DF6F5D">
      <w:r>
        <w:t xml:space="preserve">Un élément déterminant de l’efficience de la distribution réside dans la réorganisation régulière des tournées. Leur fréquence (qui tout en respectant le délai minimum de deux ans fixé par la direction de La Poste, ne devrait pas ou guère excéder cette durée) ainsi que l’atteinte de leurs objectifs constituent des </w:t>
      </w:r>
      <w:r w:rsidRPr="009476E5">
        <w:t>facteurs clés</w:t>
      </w:r>
      <w:r>
        <w:t xml:space="preserve"> de la performance des établissements de distribution. En effet, ces réorganisations, en redécoupant les secteurs qui leur sont confiés, évitent que des facteurs restent en partie inoccupés du fait de la baisse des volumes. Elles permettent aussi de déployer des organisations du travail innovantes – mais déjà en vigueur dans beaucoup de postes étrangères. Or, à la fin de 2014, cela n’était fait que pour 18 % des 58 000 tournées.</w:t>
      </w:r>
    </w:p>
    <w:p w14:paraId="3CB0B416" w14:textId="77777777" w:rsidR="00A571D5" w:rsidRDefault="00A571D5" w:rsidP="00DF6F5D">
      <w:r>
        <w:br w:type="page"/>
      </w:r>
    </w:p>
    <w:p w14:paraId="211BE33E" w14:textId="65099BF3" w:rsidR="00DF6F5D" w:rsidRDefault="00DF6F5D" w:rsidP="00DF6F5D">
      <w:r>
        <w:t xml:space="preserve">En dépit des conflits auxquels elles donnent parfois lieu, les réorganisations de la distribution sont dans l’intérêt collectif, en tant qu’elles concourent à maintenir à un niveau soutenable le coût du réseau de distribution. Une réflexion pourra dès lors se révéler nécessaire sur certaines particularités qui peuvent les freiner, principalement la tradition de la « vente » des quartiers, qui, outre qu’elle relègue au second plan les critères de performance individuelle, peut représenter une contrainte forte lors des redécoupages de tournées. </w:t>
      </w:r>
    </w:p>
    <w:p w14:paraId="211BE33F" w14:textId="77777777" w:rsidR="00DF6F5D" w:rsidRPr="008F311C" w:rsidRDefault="00DF6F5D" w:rsidP="00DF6F5D">
      <w:r>
        <w:t xml:space="preserve">Enfin, les boîtes aux lettres collectives et l’amélioration du raccordement postal sont deux voies d’amélioration de la productivité de la distribution qui devront être explorées de manière volontariste, même si elles impliquent des évolutions réglementaires. </w:t>
      </w:r>
    </w:p>
    <w:p w14:paraId="211BE340" w14:textId="77777777" w:rsidR="00DF6F5D" w:rsidRDefault="00DF6F5D" w:rsidP="00DF6F5D">
      <w:pPr>
        <w:pStyle w:val="Titre4"/>
      </w:pPr>
      <w:bookmarkStart w:id="1793" w:name="_Toc455591544"/>
      <w:bookmarkStart w:id="1794" w:name="_Toc456782868"/>
      <w:bookmarkStart w:id="1795" w:name="_Toc456795868"/>
      <w:bookmarkStart w:id="1796" w:name="_Toc456796912"/>
      <w:bookmarkStart w:id="1797" w:name="_Toc456806146"/>
      <w:bookmarkStart w:id="1798" w:name="_Toc456808170"/>
      <w:bookmarkStart w:id="1799" w:name="_Toc456861983"/>
      <w:bookmarkStart w:id="1800" w:name="_Toc456882135"/>
      <w:bookmarkStart w:id="1801" w:name="_Toc456884706"/>
      <w:bookmarkStart w:id="1802" w:name="_Toc456888125"/>
      <w:bookmarkStart w:id="1803" w:name="_Toc456951229"/>
      <w:bookmarkStart w:id="1804" w:name="_Toc456952357"/>
      <w:bookmarkStart w:id="1805" w:name="_Toc456952571"/>
      <w:bookmarkStart w:id="1806" w:name="_Toc456972124"/>
      <w:bookmarkStart w:id="1807" w:name="_Toc457235355"/>
      <w:bookmarkStart w:id="1808" w:name="_Toc457235852"/>
      <w:bookmarkStart w:id="1809" w:name="_Toc457298393"/>
      <w:bookmarkStart w:id="1810" w:name="_Toc457317817"/>
      <w:bookmarkStart w:id="1811" w:name="_Toc455392802"/>
      <w:bookmarkStart w:id="1812" w:name="_Toc455396690"/>
      <w:bookmarkStart w:id="1813" w:name="_Toc455412914"/>
      <w:bookmarkStart w:id="1814" w:name="_Toc455415311"/>
      <w:bookmarkStart w:id="1815" w:name="_Toc455419856"/>
      <w:bookmarkStart w:id="1816" w:name="_Toc455426793"/>
      <w:bookmarkStart w:id="1817" w:name="_Toc455430628"/>
      <w:bookmarkStart w:id="1818" w:name="_Toc455498640"/>
      <w:bookmarkStart w:id="1819" w:name="_Toc455510426"/>
      <w:bookmarkStart w:id="1820" w:name="_Toc455510703"/>
      <w:r>
        <w:t>Accélérer les transformations au sein du Réseau</w:t>
      </w:r>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r>
        <w:t xml:space="preserve"> </w:t>
      </w:r>
      <w:bookmarkEnd w:id="1811"/>
      <w:bookmarkEnd w:id="1812"/>
      <w:bookmarkEnd w:id="1813"/>
      <w:bookmarkEnd w:id="1814"/>
      <w:bookmarkEnd w:id="1815"/>
      <w:bookmarkEnd w:id="1816"/>
      <w:bookmarkEnd w:id="1817"/>
      <w:bookmarkEnd w:id="1818"/>
      <w:bookmarkEnd w:id="1819"/>
      <w:bookmarkEnd w:id="1820"/>
    </w:p>
    <w:p w14:paraId="211BE341" w14:textId="77777777" w:rsidR="00DF6F5D" w:rsidRPr="000D787B" w:rsidRDefault="00DF6F5D" w:rsidP="00DF6F5D">
      <w:pPr>
        <w:pStyle w:val="Titre5"/>
      </w:pPr>
      <w:r w:rsidRPr="000D787B">
        <w:t xml:space="preserve">Le </w:t>
      </w:r>
      <w:r w:rsidRPr="00BF72E4">
        <w:t>poids</w:t>
      </w:r>
      <w:r w:rsidRPr="000D787B">
        <w:t xml:space="preserve"> du réseau</w:t>
      </w:r>
      <w:r>
        <w:t xml:space="preserve"> des </w:t>
      </w:r>
      <w:r w:rsidRPr="00C81092">
        <w:t>bureaux</w:t>
      </w:r>
      <w:r>
        <w:t xml:space="preserve"> de poste</w:t>
      </w:r>
    </w:p>
    <w:p w14:paraId="211BE342" w14:textId="5BE78E19" w:rsidR="00DF6F5D" w:rsidRDefault="00DF6F5D" w:rsidP="00DF6F5D">
      <w:r w:rsidRPr="00116623">
        <w:t xml:space="preserve">Une caractéristique importante du groupe est que toutes ses activités sont aussi en partie dépendantes du réseau des bureaux de poste, dont elles se partagent les charges par refacturation. Même si les branches ont la maîtrise de certaines dépenses du réseau (par exemple, il relève d’une décision de LBP d’installer des automates bancaires), elles se partagent également des coûts de structure sans lien direct avec leur activité. Par conséquent, un objectif constant des plans stratégiques depuis 2008 est que le réseau assure </w:t>
      </w:r>
      <w:r w:rsidR="00C60086" w:rsidRPr="0014605E">
        <w:t>au moins</w:t>
      </w:r>
      <w:r w:rsidRPr="00116623">
        <w:t xml:space="preserve"> la stabilité en euros courants des charges qu’il refacture aux autres branches.</w:t>
      </w:r>
    </w:p>
    <w:p w14:paraId="211BE343" w14:textId="77777777" w:rsidR="00DF6F5D" w:rsidRPr="00116623" w:rsidRDefault="00DF6F5D" w:rsidP="00DF6F5D">
      <w:r w:rsidRPr="00116623">
        <w:t xml:space="preserve">Ces dernières années, le réseau a consenti des efforts notables pour se transformer, en poursuivant la diversification </w:t>
      </w:r>
      <w:r w:rsidR="00F8462F">
        <w:t xml:space="preserve">des points de contact </w:t>
      </w:r>
      <w:r w:rsidR="00F8462F">
        <w:br/>
      </w:r>
      <w:r w:rsidRPr="00116623">
        <w:t>(</w:t>
      </w:r>
      <w:r w:rsidRPr="00F8462F">
        <w:t>cf</w:t>
      </w:r>
      <w:r w:rsidRPr="00C46BA4">
        <w:rPr>
          <w:i/>
        </w:rPr>
        <w:t>.</w:t>
      </w:r>
      <w:r w:rsidRPr="00116623">
        <w:t xml:space="preserve"> </w:t>
      </w:r>
      <w:r>
        <w:rPr>
          <w:i/>
        </w:rPr>
        <w:t>supra</w:t>
      </w:r>
      <w:r w:rsidRPr="00116623">
        <w:t xml:space="preserve"> </w:t>
      </w:r>
      <w:r>
        <w:t>chapitre I, II-B</w:t>
      </w:r>
      <w:r w:rsidRPr="00116623">
        <w:t xml:space="preserve">) </w:t>
      </w:r>
      <w:r>
        <w:t>la</w:t>
      </w:r>
      <w:r w:rsidRPr="00116623">
        <w:t xml:space="preserve"> différenciation des formats de bureaux </w:t>
      </w:r>
      <w:r w:rsidR="00F8462F">
        <w:br/>
      </w:r>
      <w:r w:rsidRPr="00116623">
        <w:t>(les bureaux conservés en propre devenant à titre principal des agences bancaires). Les charges du réseau</w:t>
      </w:r>
      <w:r>
        <w:rPr>
          <w:rStyle w:val="Appelnotedebasdep"/>
        </w:rPr>
        <w:footnoteReference w:id="158"/>
      </w:r>
      <w:r w:rsidRPr="00116623">
        <w:t xml:space="preserve"> ont ainsi baissé de 8,1 % entre 2008 et 2014, c’est-à-dire une performance meilleure qu’escomptée dans le plan stratégique 2010-2015 (</w:t>
      </w:r>
      <w:r w:rsidRPr="00F8462F">
        <w:t>cf</w:t>
      </w:r>
      <w:r w:rsidRPr="00C46BA4">
        <w:rPr>
          <w:i/>
        </w:rPr>
        <w:t>.</w:t>
      </w:r>
      <w:r w:rsidRPr="00116623">
        <w:t xml:space="preserve"> graphique ci-après).</w:t>
      </w:r>
    </w:p>
    <w:p w14:paraId="211BE344" w14:textId="77777777" w:rsidR="00DF6F5D" w:rsidRPr="00116623" w:rsidRDefault="00DF6F5D" w:rsidP="00F8462F">
      <w:pPr>
        <w:pStyle w:val="Titregraphique"/>
      </w:pPr>
      <w:r>
        <w:t>é</w:t>
      </w:r>
      <w:r w:rsidRPr="00116623">
        <w:t>volution des charges du réseau</w:t>
      </w:r>
    </w:p>
    <w:p w14:paraId="211BE345" w14:textId="77777777" w:rsidR="00DF6F5D" w:rsidRDefault="00DF6F5D" w:rsidP="00A571D5">
      <w:pPr>
        <w:ind w:firstLine="0"/>
        <w:jc w:val="center"/>
      </w:pPr>
      <w:r>
        <w:rPr>
          <w:noProof/>
          <w:lang w:eastAsia="fr-FR"/>
        </w:rPr>
        <w:drawing>
          <wp:inline distT="0" distB="0" distL="0" distR="0" wp14:anchorId="211BF367" wp14:editId="7EF4CB52">
            <wp:extent cx="3240000" cy="1944000"/>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40000" cy="1944000"/>
                    </a:xfrm>
                    <a:prstGeom prst="rect">
                      <a:avLst/>
                    </a:prstGeom>
                    <a:noFill/>
                    <a:ln>
                      <a:noFill/>
                    </a:ln>
                  </pic:spPr>
                </pic:pic>
              </a:graphicData>
            </a:graphic>
          </wp:inline>
        </w:drawing>
      </w:r>
    </w:p>
    <w:p w14:paraId="211BE346" w14:textId="77777777" w:rsidR="00DF6F5D" w:rsidRPr="006E6256" w:rsidRDefault="00DF6F5D" w:rsidP="00F8462F">
      <w:pPr>
        <w:pStyle w:val="TexteSource"/>
        <w:ind w:left="993"/>
      </w:pPr>
      <w:r w:rsidRPr="006E6256">
        <w:t>Source : Cour des comptes, données La Poste</w:t>
      </w:r>
    </w:p>
    <w:p w14:paraId="211BE347" w14:textId="77777777" w:rsidR="00DF6F5D" w:rsidRDefault="00DF6F5D" w:rsidP="00F8462F">
      <w:pPr>
        <w:spacing w:before="360"/>
      </w:pPr>
      <w:r w:rsidRPr="00116623">
        <w:t xml:space="preserve">La </w:t>
      </w:r>
      <w:r>
        <w:t xml:space="preserve">poursuite de la </w:t>
      </w:r>
      <w:r w:rsidRPr="00116623">
        <w:t xml:space="preserve">maîtrise des coûts du réseau se justifie </w:t>
      </w:r>
      <w:r>
        <w:t xml:space="preserve">néanmoins par la dégradation de </w:t>
      </w:r>
      <w:r w:rsidRPr="00116623">
        <w:t xml:space="preserve">sa productivité </w:t>
      </w:r>
      <w:r>
        <w:t>parallèlement à</w:t>
      </w:r>
      <w:r w:rsidRPr="00116623">
        <w:t xml:space="preserve"> la baisse d</w:t>
      </w:r>
      <w:r>
        <w:t xml:space="preserve">e son </w:t>
      </w:r>
      <w:r w:rsidRPr="00116623">
        <w:t>activité.</w:t>
      </w:r>
    </w:p>
    <w:p w14:paraId="211BE348" w14:textId="77777777" w:rsidR="00DF6F5D" w:rsidRPr="000D787B" w:rsidRDefault="00DF6F5D" w:rsidP="00DF6F5D">
      <w:pPr>
        <w:pStyle w:val="Titre5"/>
      </w:pPr>
      <w:r>
        <w:t xml:space="preserve">Une activité qui oblige à accélérer la </w:t>
      </w:r>
      <w:r w:rsidRPr="00C81092">
        <w:t>transformation</w:t>
      </w:r>
      <w:r>
        <w:t xml:space="preserve">, surtout en zone urbaine </w:t>
      </w:r>
    </w:p>
    <w:p w14:paraId="211BE349" w14:textId="465D43A7" w:rsidR="00DF6F5D" w:rsidRDefault="00DF6F5D" w:rsidP="00DF6F5D">
      <w:pPr>
        <w:spacing w:after="0"/>
      </w:pPr>
      <w:r>
        <w:t xml:space="preserve">L’activité des bureaux de poste a diminué de près de 28 % entre 2010 et 2015, proportion très supérieure à la baisse des coûts et de l’effectif, si bien que les coûts unitaires et la productivité par agent se sont dégradés. Le nombre de bureaux de poste à faible et très faible activité a ainsi progressé de </w:t>
      </w:r>
      <w:r w:rsidR="00DE7977">
        <w:t>7 </w:t>
      </w:r>
      <w:r>
        <w:t xml:space="preserve">%, avec </w:t>
      </w:r>
      <w:r w:rsidR="00DE7977">
        <w:t>une hausse</w:t>
      </w:r>
      <w:r>
        <w:t xml:space="preserve"> </w:t>
      </w:r>
      <w:r w:rsidR="00DE7977">
        <w:t>de près de</w:t>
      </w:r>
      <w:r>
        <w:t xml:space="preserve"> </w:t>
      </w:r>
      <w:r w:rsidR="00DE7977">
        <w:t>45 </w:t>
      </w:r>
      <w:r>
        <w:t>% en milieu urbain</w:t>
      </w:r>
      <w:r>
        <w:rPr>
          <w:rStyle w:val="Appelnotedebasdep"/>
        </w:rPr>
        <w:footnoteReference w:id="159"/>
      </w:r>
      <w:r>
        <w:t>.</w:t>
      </w:r>
    </w:p>
    <w:p w14:paraId="211BE34A" w14:textId="77777777" w:rsidR="00DF6F5D" w:rsidRDefault="00DF6F5D" w:rsidP="00DF6F5D">
      <w:pPr>
        <w:pStyle w:val="Titregraphique"/>
        <w:spacing w:before="360"/>
      </w:pPr>
      <w:r>
        <w:t>évolution du nombre de bureaux de poste à faible et très faible activité</w:t>
      </w:r>
    </w:p>
    <w:p w14:paraId="211BE34B" w14:textId="77777777" w:rsidR="00DF6F5D" w:rsidRPr="007A267A" w:rsidRDefault="00DF6F5D" w:rsidP="00DF6F5D">
      <w:pPr>
        <w:pBdr>
          <w:top w:val="single" w:sz="4" w:space="7" w:color="auto"/>
          <w:left w:val="single" w:sz="4" w:space="4" w:color="auto"/>
          <w:bottom w:val="single" w:sz="4" w:space="1" w:color="auto"/>
          <w:right w:val="single" w:sz="4" w:space="4" w:color="auto"/>
        </w:pBdr>
        <w:spacing w:after="0"/>
        <w:rPr>
          <w:sz w:val="4"/>
          <w:szCs w:val="4"/>
        </w:rPr>
      </w:pPr>
      <w:r>
        <w:rPr>
          <w:noProof/>
          <w:lang w:eastAsia="fr-FR"/>
        </w:rPr>
        <w:drawing>
          <wp:anchor distT="0" distB="0" distL="114300" distR="114300" simplePos="0" relativeHeight="251657216" behindDoc="1" locked="0" layoutInCell="1" allowOverlap="1" wp14:anchorId="211BF369" wp14:editId="211BF36A">
            <wp:simplePos x="0" y="0"/>
            <wp:positionH relativeFrom="column">
              <wp:posOffset>2066925</wp:posOffset>
            </wp:positionH>
            <wp:positionV relativeFrom="paragraph">
              <wp:posOffset>96520</wp:posOffset>
            </wp:positionV>
            <wp:extent cx="1952625" cy="1524000"/>
            <wp:effectExtent l="0" t="0" r="9525" b="19050"/>
            <wp:wrapNone/>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anchor>
        </w:drawing>
      </w:r>
      <w:r>
        <w:rPr>
          <w:noProof/>
          <w:lang w:eastAsia="fr-FR"/>
        </w:rPr>
        <w:drawing>
          <wp:inline distT="0" distB="0" distL="0" distR="0" wp14:anchorId="211BF36B" wp14:editId="211BF36C">
            <wp:extent cx="2066925" cy="1524000"/>
            <wp:effectExtent l="0" t="0" r="9525" b="19050"/>
            <wp:docPr id="157" name="Graphique 1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11BE34C" w14:textId="0B85C9FE" w:rsidR="00DF6F5D" w:rsidRPr="006E6256" w:rsidRDefault="00DF6F5D" w:rsidP="00F8462F">
      <w:pPr>
        <w:pStyle w:val="TexteSource"/>
      </w:pPr>
      <w:r w:rsidRPr="006E6256">
        <w:t xml:space="preserve">Source : La Poste, Retraitements Cour des comptes. Les </w:t>
      </w:r>
      <w:r w:rsidRPr="00F8462F">
        <w:t>bureaux</w:t>
      </w:r>
      <w:r w:rsidRPr="006E6256">
        <w:t xml:space="preserve"> de poste de faible activité correspondent à environ une à trois heures d’activité effective par jour (de 16 000 minutes ROP à moins de 40 000 minutes ROP par an) et les bureaux </w:t>
      </w:r>
      <w:r w:rsidR="00DE7977">
        <w:t xml:space="preserve">de </w:t>
      </w:r>
      <w:r w:rsidRPr="006E6256">
        <w:t>poste de très faible activité à une heure d’activité ou moins par jour (soit moins de 15 000 minutes ROP par an).</w:t>
      </w:r>
    </w:p>
    <w:p w14:paraId="211BE34D" w14:textId="5D434373" w:rsidR="00DF6F5D" w:rsidRDefault="00DF6F5D" w:rsidP="00DF6F5D">
      <w:r>
        <w:t>P</w:t>
      </w:r>
      <w:r w:rsidRPr="00116623">
        <w:t>our respecter l’objectif du plan stratégique 2014-2020 d’un coût total du réseau inférieur à 4 Md€ en 2020</w:t>
      </w:r>
      <w:r>
        <w:rPr>
          <w:rStyle w:val="Appelnotedebasdep"/>
        </w:rPr>
        <w:footnoteReference w:id="160"/>
      </w:r>
      <w:r w:rsidRPr="00116623">
        <w:t xml:space="preserve">, des efforts devront de nouveau être </w:t>
      </w:r>
      <w:r>
        <w:t>accomplis</w:t>
      </w:r>
      <w:r w:rsidRPr="00116623">
        <w:t xml:space="preserve">, notamment </w:t>
      </w:r>
      <w:r>
        <w:t xml:space="preserve">par </w:t>
      </w:r>
      <w:r w:rsidRPr="00116623">
        <w:t xml:space="preserve">la restructuration des bureaux de poste en milieu urbain et </w:t>
      </w:r>
      <w:r>
        <w:t xml:space="preserve">par </w:t>
      </w:r>
      <w:r w:rsidRPr="00116623">
        <w:t>la poursuite des mutualisations en milieu rural, en particulier avec le développement des maisons de service au public (</w:t>
      </w:r>
      <w:r w:rsidRPr="00F8462F">
        <w:t>cf</w:t>
      </w:r>
      <w:r w:rsidRPr="00C46BA4">
        <w:rPr>
          <w:i/>
        </w:rPr>
        <w:t>.</w:t>
      </w:r>
      <w:r w:rsidRPr="00116623">
        <w:t xml:space="preserve"> </w:t>
      </w:r>
      <w:r w:rsidRPr="00F8462F">
        <w:rPr>
          <w:i/>
        </w:rPr>
        <w:t>supra</w:t>
      </w:r>
      <w:r>
        <w:t xml:space="preserve"> chapitre II, IV-B 3</w:t>
      </w:r>
      <w:r w:rsidRPr="00116623">
        <w:t xml:space="preserve">), mais également grâce à une baisse du coût des fonctions </w:t>
      </w:r>
      <w:r w:rsidR="0011670E">
        <w:t>de soutien</w:t>
      </w:r>
      <w:r w:rsidR="0011670E" w:rsidRPr="00116623">
        <w:t xml:space="preserve"> </w:t>
      </w:r>
      <w:r w:rsidRPr="00116623">
        <w:t>(- 20 % attendus à horizon 2020).</w:t>
      </w:r>
    </w:p>
    <w:p w14:paraId="211BE34E" w14:textId="13764030" w:rsidR="00DF6F5D" w:rsidRDefault="00DF6F5D" w:rsidP="00DF6F5D">
      <w:r>
        <w:t>La restructuration du réseau urbain constitue à cet égard une priorité. Compte tenu des coûts élevés de l'immobilier en zone urbaine, elle est en effet de nature à dégager des économies substantielles. Or, elle est beaucoup moins engagée en milieu urbain (où en janvier 2016, seulement 10,4 % des points de contacts du réseau urbain, soit 712, s’appuyaient sur des partenariats), qu’en milieu rural, si bien que le nombre de bureaux de plein exercice a très peu varié en milieu urbain au cours des dernières années, comme le montre le graphique ci-</w:t>
      </w:r>
      <w:r w:rsidR="00BC6EA0">
        <w:t>après</w:t>
      </w:r>
      <w:r>
        <w:t>.</w:t>
      </w:r>
    </w:p>
    <w:p w14:paraId="211BE34F" w14:textId="77777777" w:rsidR="00DF6F5D" w:rsidRDefault="00DF6F5D" w:rsidP="00F8462F">
      <w:pPr>
        <w:pStyle w:val="Titregraphique"/>
      </w:pPr>
      <w:r>
        <w:t>évolution du nombre de bureaux de poste selon les zones de chalandise</w:t>
      </w:r>
    </w:p>
    <w:p w14:paraId="211BE350" w14:textId="77777777" w:rsidR="00DF6F5D" w:rsidRDefault="00DF6F5D" w:rsidP="00F8462F">
      <w:pPr>
        <w:jc w:val="center"/>
      </w:pPr>
      <w:r>
        <w:rPr>
          <w:noProof/>
          <w:lang w:eastAsia="fr-FR"/>
        </w:rPr>
        <w:drawing>
          <wp:inline distT="0" distB="0" distL="0" distR="0" wp14:anchorId="211BF36D" wp14:editId="211BF36E">
            <wp:extent cx="4085112" cy="2101933"/>
            <wp:effectExtent l="0" t="0" r="0" b="0"/>
            <wp:docPr id="42" name="Graphique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11BE351" w14:textId="77777777" w:rsidR="00DF6F5D" w:rsidRPr="000C0308" w:rsidRDefault="00DF6F5D" w:rsidP="00F8462F">
      <w:pPr>
        <w:pStyle w:val="TexteSource"/>
        <w:ind w:left="142"/>
      </w:pPr>
      <w:r w:rsidRPr="000C0308">
        <w:t>Source : La Poste, retraitements Cour des comptes</w:t>
      </w:r>
    </w:p>
    <w:p w14:paraId="211BE352" w14:textId="41F89E34" w:rsidR="00DF6F5D" w:rsidRPr="008504EC" w:rsidRDefault="00DF6F5D" w:rsidP="00DF6F5D">
      <w:r>
        <w:t>Une partie des gains tirés de la</w:t>
      </w:r>
      <w:r w:rsidR="00B540A7">
        <w:t xml:space="preserve"> </w:t>
      </w:r>
      <w:r>
        <w:t xml:space="preserve">restructuration du réseau devrait servir à mieux répondre </w:t>
      </w:r>
      <w:r w:rsidR="00585D77">
        <w:t xml:space="preserve">aux </w:t>
      </w:r>
      <w:r>
        <w:t>besoins des quartiers prioritaires de la politique de la ville en y améliorant le service là où cela est nécessaire. </w:t>
      </w:r>
    </w:p>
    <w:p w14:paraId="211BE353" w14:textId="77777777" w:rsidR="00DF6F5D" w:rsidRDefault="00DF6F5D" w:rsidP="00DF6F5D">
      <w:pPr>
        <w:pStyle w:val="Titre3"/>
      </w:pPr>
      <w:bookmarkStart w:id="1821" w:name="_Toc456782870"/>
      <w:bookmarkStart w:id="1822" w:name="_Toc456795870"/>
      <w:bookmarkStart w:id="1823" w:name="_Toc456796914"/>
      <w:bookmarkStart w:id="1824" w:name="_Toc456806148"/>
      <w:bookmarkStart w:id="1825" w:name="_Toc456808172"/>
      <w:bookmarkStart w:id="1826" w:name="_Toc456861985"/>
      <w:bookmarkStart w:id="1827" w:name="_Toc456882137"/>
      <w:bookmarkStart w:id="1828" w:name="_Toc456884708"/>
      <w:bookmarkStart w:id="1829" w:name="_Toc456888127"/>
      <w:bookmarkStart w:id="1830" w:name="_Toc456951231"/>
      <w:bookmarkStart w:id="1831" w:name="_Toc456952359"/>
      <w:bookmarkStart w:id="1832" w:name="_Toc456952573"/>
      <w:bookmarkStart w:id="1833" w:name="_Toc456972126"/>
      <w:bookmarkStart w:id="1834" w:name="_Toc457235357"/>
      <w:bookmarkStart w:id="1835" w:name="_Toc457235854"/>
      <w:bookmarkStart w:id="1836" w:name="_Toc457298395"/>
      <w:bookmarkStart w:id="1837" w:name="_Toc457317819"/>
      <w:bookmarkStart w:id="1838" w:name="_Toc462390600"/>
      <w:bookmarkStart w:id="1839" w:name="_Toc462395064"/>
      <w:bookmarkStart w:id="1840" w:name="_Toc462396744"/>
      <w:bookmarkStart w:id="1841" w:name="_Toc462397651"/>
      <w:bookmarkStart w:id="1842" w:name="_Toc462402640"/>
      <w:bookmarkStart w:id="1843" w:name="_Toc462402762"/>
      <w:bookmarkStart w:id="1844" w:name="_Toc463339550"/>
      <w:bookmarkStart w:id="1845" w:name="_Toc463614065"/>
      <w:bookmarkStart w:id="1846" w:name="_Toc468868336"/>
      <w:r>
        <w:t>Amplifier l’effort d’adaptation des effectifs et des carrières</w:t>
      </w:r>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p>
    <w:p w14:paraId="211BE354" w14:textId="77777777" w:rsidR="00F8462F" w:rsidRDefault="00DF6F5D" w:rsidP="00DF6F5D">
      <w:r>
        <w:t>La Poste devra mener des exercices contraints et ambitieux pour maîtriser ses charges, exercices principalement liés aux sujets des ressources humaines, puisqu’il s’agit de maintenir une politique de baisses d’effectifs et de modération salariale dans un contexte d’adaptations des métiers et des carrières, notamment des facteurs.</w:t>
      </w:r>
    </w:p>
    <w:p w14:paraId="211BE356" w14:textId="77777777" w:rsidR="00DF6F5D" w:rsidRDefault="00DF6F5D" w:rsidP="00DF6F5D">
      <w:pPr>
        <w:pStyle w:val="Titre4"/>
      </w:pPr>
      <w:bookmarkStart w:id="1847" w:name="_Toc456951232"/>
      <w:bookmarkStart w:id="1848" w:name="_Toc456952360"/>
      <w:bookmarkStart w:id="1849" w:name="_Toc456952574"/>
      <w:bookmarkStart w:id="1850" w:name="_Toc456972127"/>
      <w:bookmarkStart w:id="1851" w:name="_Toc457235358"/>
      <w:bookmarkStart w:id="1852" w:name="_Toc457235855"/>
      <w:bookmarkStart w:id="1853" w:name="_Toc457298396"/>
      <w:bookmarkStart w:id="1854" w:name="_Toc457317820"/>
      <w:bookmarkStart w:id="1855" w:name="_Toc456782871"/>
      <w:bookmarkStart w:id="1856" w:name="_Toc456795871"/>
      <w:bookmarkStart w:id="1857" w:name="_Toc456796915"/>
      <w:bookmarkStart w:id="1858" w:name="_Toc456806149"/>
      <w:bookmarkStart w:id="1859" w:name="_Toc456808173"/>
      <w:bookmarkStart w:id="1860" w:name="_Toc456861986"/>
      <w:bookmarkStart w:id="1861" w:name="_Toc456882138"/>
      <w:bookmarkStart w:id="1862" w:name="_Toc456884709"/>
      <w:bookmarkStart w:id="1863" w:name="_Toc456888128"/>
      <w:r>
        <w:t>Adapter les effectifs de postiers aux nouveaux métiers</w:t>
      </w:r>
      <w:bookmarkEnd w:id="1847"/>
      <w:bookmarkEnd w:id="1848"/>
      <w:bookmarkEnd w:id="1849"/>
      <w:bookmarkEnd w:id="1850"/>
      <w:bookmarkEnd w:id="1851"/>
      <w:bookmarkEnd w:id="1852"/>
      <w:bookmarkEnd w:id="1853"/>
      <w:bookmarkEnd w:id="1854"/>
    </w:p>
    <w:p w14:paraId="211BE357" w14:textId="77777777" w:rsidR="00DF6F5D" w:rsidRDefault="00DF6F5D" w:rsidP="00DF6F5D">
      <w:pPr>
        <w:pStyle w:val="Titre5"/>
      </w:pPr>
      <w:r>
        <w:t>Des contraintes exigeantes à l’avenir</w:t>
      </w:r>
    </w:p>
    <w:p w14:paraId="211BE358" w14:textId="77777777" w:rsidR="00DF6F5D" w:rsidRDefault="00DF6F5D" w:rsidP="00DF6F5D">
      <w:r>
        <w:t xml:space="preserve">Le groupe comptait en moyenne 253 158 ETP en 2015, répartis comme suit : </w:t>
      </w:r>
    </w:p>
    <w:p w14:paraId="211BE359" w14:textId="77777777" w:rsidR="00DF6F5D" w:rsidRDefault="00DF6F5D" w:rsidP="00DF6F5D">
      <w:pPr>
        <w:pStyle w:val="Titregraphique"/>
        <w:spacing w:before="360"/>
      </w:pPr>
      <w:r>
        <w:t>effectifs du groupe La Poste</w:t>
      </w:r>
    </w:p>
    <w:p w14:paraId="211BE35A" w14:textId="77777777" w:rsidR="00DF6F5D" w:rsidRDefault="00DF6F5D" w:rsidP="000D13C7">
      <w:pPr>
        <w:ind w:firstLine="0"/>
      </w:pPr>
      <w:r>
        <w:rPr>
          <w:noProof/>
          <w:lang w:eastAsia="fr-FR"/>
        </w:rPr>
        <w:drawing>
          <wp:inline distT="0" distB="0" distL="0" distR="0" wp14:anchorId="211BF36F" wp14:editId="211BF370">
            <wp:extent cx="3774558" cy="1541721"/>
            <wp:effectExtent l="0" t="0" r="0" b="0"/>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11BE35B" w14:textId="77777777" w:rsidR="00DF6F5D" w:rsidRDefault="00DF6F5D" w:rsidP="00F8462F">
      <w:pPr>
        <w:pStyle w:val="TexteSource"/>
        <w:ind w:left="993"/>
      </w:pPr>
      <w:r w:rsidRPr="004C5A08">
        <w:t>Source</w:t>
      </w:r>
      <w:r>
        <w:t> : La Poste</w:t>
      </w:r>
    </w:p>
    <w:p w14:paraId="211BE35C" w14:textId="77777777" w:rsidR="00DF6F5D" w:rsidRDefault="00DF6F5D" w:rsidP="00F8462F">
      <w:pPr>
        <w:spacing w:before="360"/>
      </w:pPr>
      <w:r>
        <w:t>Dans le plan stratégique 2014-2020, l’objectif affiché est un taux annuel de remplacement des départs entre 20 et 25 %. Il s’agit donc de revenir au niveau des résultats réalisés en 2010 – ce qui a été le cas en 2015 avec un</w:t>
      </w:r>
      <w:r w:rsidRPr="00EC52EB">
        <w:t xml:space="preserve"> </w:t>
      </w:r>
      <w:r>
        <w:t xml:space="preserve">taux de remplacement qui a été limité à 23 % – et surtout de le maintenir ces prochaines années. </w:t>
      </w:r>
    </w:p>
    <w:p w14:paraId="211BE35D" w14:textId="77777777" w:rsidR="00DF6F5D" w:rsidRPr="00F42E69" w:rsidDel="00600523" w:rsidRDefault="00DF6F5D" w:rsidP="00DF6F5D">
      <w:r w:rsidRPr="00F42E69">
        <w:t xml:space="preserve">Pour l’avenir, </w:t>
      </w:r>
      <w:r>
        <w:t xml:space="preserve">cet effort de maîtrise des effectifs devra s’effectuer sous deux contraintes exigeantes </w:t>
      </w:r>
      <w:r w:rsidRPr="00F42E69">
        <w:t>:</w:t>
      </w:r>
    </w:p>
    <w:p w14:paraId="211BE35E" w14:textId="445CB94B" w:rsidR="00DF6F5D" w:rsidRDefault="00DF6F5D" w:rsidP="00F31E5B">
      <w:pPr>
        <w:pStyle w:val="Pucetiret"/>
      </w:pPr>
      <w:r w:rsidRPr="00F42E69" w:rsidDel="00600523">
        <w:t>les départs naturels seront en recul :</w:t>
      </w:r>
      <w:r>
        <w:t xml:space="preserve"> </w:t>
      </w:r>
      <w:r w:rsidRPr="00F42E69">
        <w:t xml:space="preserve">les départs en retraite </w:t>
      </w:r>
      <w:r>
        <w:t>sont en diminution régulière</w:t>
      </w:r>
      <w:r w:rsidRPr="00F42E69">
        <w:t xml:space="preserve">, </w:t>
      </w:r>
      <w:r>
        <w:t xml:space="preserve">avec 6 392 départs </w:t>
      </w:r>
      <w:r w:rsidRPr="00F42E69">
        <w:t>en 201</w:t>
      </w:r>
      <w:r>
        <w:t>5 (soit 3</w:t>
      </w:r>
      <w:r w:rsidR="00E21048">
        <w:t xml:space="preserve"> </w:t>
      </w:r>
      <w:r>
        <w:t>% des effectifs)</w:t>
      </w:r>
      <w:r w:rsidRPr="00F42E69">
        <w:t xml:space="preserve"> contre plus de 9</w:t>
      </w:r>
      <w:r>
        <w:t> </w:t>
      </w:r>
      <w:r w:rsidRPr="00F42E69">
        <w:t xml:space="preserve">000 en 2008. </w:t>
      </w:r>
      <w:r>
        <w:t>C</w:t>
      </w:r>
      <w:r w:rsidRPr="005E15B0">
        <w:t xml:space="preserve">ette situation va durer, avec une démographie relativement défavorable </w:t>
      </w:r>
      <w:r>
        <w:t>aux retraites</w:t>
      </w:r>
      <w:r w:rsidRPr="005E15B0">
        <w:t xml:space="preserve"> jusqu’en 2018</w:t>
      </w:r>
      <w:r>
        <w:t xml:space="preserve">. </w:t>
      </w:r>
      <w:r w:rsidRPr="00F42E69">
        <w:t xml:space="preserve">En y ajoutant les autres départs volontaires, </w:t>
      </w:r>
      <w:r>
        <w:t>les départs naturels totaux</w:t>
      </w:r>
      <w:r w:rsidRPr="00F42E69">
        <w:t xml:space="preserve"> ser</w:t>
      </w:r>
      <w:r>
        <w:t xml:space="preserve">ont </w:t>
      </w:r>
      <w:r w:rsidRPr="00F42E69">
        <w:t>quasiment divisé</w:t>
      </w:r>
      <w:r>
        <w:t>s </w:t>
      </w:r>
      <w:r w:rsidRPr="00F42E69">
        <w:t>par</w:t>
      </w:r>
      <w:r>
        <w:t> </w:t>
      </w:r>
      <w:r w:rsidRPr="00F42E69">
        <w:t>deux</w:t>
      </w:r>
      <w:r>
        <w:t xml:space="preserve"> par rapport à la période 2008-2015</w:t>
      </w:r>
      <w:r w:rsidRPr="00F42E69">
        <w:t>. Il sera donc nécessaire de prolonger voire d’accentuer les incitations au</w:t>
      </w:r>
      <w:r>
        <w:t>x</w:t>
      </w:r>
      <w:r w:rsidRPr="00F42E69">
        <w:t xml:space="preserve"> départ</w:t>
      </w:r>
      <w:r>
        <w:t>s volontaires </w:t>
      </w:r>
      <w:r w:rsidRPr="00F42E69">
        <w:t xml:space="preserve">telles que les pré-retraites </w:t>
      </w:r>
      <w:r>
        <w:t>(l’accès au dispositif « TPAS » a déjà été facilité à partir de 2015</w:t>
      </w:r>
      <w:r w:rsidR="00F31E5B">
        <w:t xml:space="preserve">, </w:t>
      </w:r>
      <w:r w:rsidR="000F7320">
        <w:t>pour</w:t>
      </w:r>
      <w:r w:rsidR="00F31E5B">
        <w:t xml:space="preserve"> </w:t>
      </w:r>
      <w:r w:rsidR="004A0FE6">
        <w:t xml:space="preserve">une </w:t>
      </w:r>
      <w:r w:rsidR="00F31E5B">
        <w:t xml:space="preserve">provision </w:t>
      </w:r>
      <w:r w:rsidR="00F46A6A">
        <w:t xml:space="preserve">comptable </w:t>
      </w:r>
      <w:r w:rsidR="00F31E5B">
        <w:t xml:space="preserve">de </w:t>
      </w:r>
      <w:r w:rsidR="00F31E5B" w:rsidRPr="00F31E5B">
        <w:t>143</w:t>
      </w:r>
      <w:r w:rsidR="00F31E5B">
        <w:t xml:space="preserve"> M€</w:t>
      </w:r>
      <w:r>
        <w:t>), ainsi que l</w:t>
      </w:r>
      <w:r w:rsidRPr="00F42E69">
        <w:t>es dispositifs d</w:t>
      </w:r>
      <w:r>
        <w:t xml:space="preserve">e formation, de reconversion </w:t>
      </w:r>
      <w:r w:rsidRPr="00F42E69">
        <w:t>et de mobilité</w:t>
      </w:r>
      <w:r>
        <w:t>, encore peu efficaces, quoiqu’en progrès depuis 2015</w:t>
      </w:r>
      <w:r w:rsidRPr="00F42E69">
        <w:rPr>
          <w:vertAlign w:val="superscript"/>
        </w:rPr>
        <w:footnoteReference w:id="161"/>
      </w:r>
      <w:r w:rsidDel="00A83B0F">
        <w:t> </w:t>
      </w:r>
      <w:r w:rsidRPr="00F42E69" w:rsidDel="00A83B0F">
        <w:t>;</w:t>
      </w:r>
    </w:p>
    <w:p w14:paraId="211BE35F" w14:textId="0987CDE6" w:rsidR="00DF6F5D" w:rsidRDefault="00DF6F5D" w:rsidP="00F8462F">
      <w:pPr>
        <w:pStyle w:val="Pucetiret"/>
      </w:pPr>
      <w:r w:rsidRPr="00F42E69" w:rsidDel="00D434D4">
        <w:t xml:space="preserve">il faudra identifier année après année </w:t>
      </w:r>
      <w:r w:rsidDel="00D434D4">
        <w:t>de nouvelles</w:t>
      </w:r>
      <w:r w:rsidRPr="00F42E69" w:rsidDel="00D434D4">
        <w:t xml:space="preserve"> sources de productivité et les projets industriels associés, qui sont de plus en plus difficiles à mettre en œuvre au fur et à mesure que les effectifs se ré</w:t>
      </w:r>
      <w:r w:rsidR="00585D77">
        <w:t>duisent</w:t>
      </w:r>
      <w:r w:rsidRPr="00F42E69" w:rsidDel="00D434D4">
        <w:t xml:space="preserve">. </w:t>
      </w:r>
      <w:r w:rsidDel="00D434D4">
        <w:t>À</w:t>
      </w:r>
      <w:r w:rsidRPr="00F42E69" w:rsidDel="00D434D4">
        <w:t xml:space="preserve"> titre d’exemple, au Courrier, la substitution capital/travail a déjà été en grande partie réalisée</w:t>
      </w:r>
      <w:r w:rsidDel="00D434D4">
        <w:rPr>
          <w:rStyle w:val="Appelnotedebasdep"/>
        </w:rPr>
        <w:footnoteReference w:id="162"/>
      </w:r>
      <w:r w:rsidDel="00D434D4">
        <w:t>.</w:t>
      </w:r>
      <w:r w:rsidRPr="00F42E69" w:rsidDel="00D434D4">
        <w:t xml:space="preserve"> </w:t>
      </w:r>
      <w:r w:rsidDel="00D434D4">
        <w:t>I</w:t>
      </w:r>
      <w:r w:rsidRPr="00F42E69" w:rsidDel="00D434D4">
        <w:t xml:space="preserve">l </w:t>
      </w:r>
      <w:r w:rsidDel="00D434D4">
        <w:t>faudra</w:t>
      </w:r>
      <w:r w:rsidRPr="00F42E69" w:rsidDel="00D434D4">
        <w:t xml:space="preserve"> </w:t>
      </w:r>
      <w:r w:rsidDel="00D434D4">
        <w:t xml:space="preserve">donc </w:t>
      </w:r>
      <w:r w:rsidRPr="00F42E69" w:rsidDel="00D434D4">
        <w:t>revoir l’organisation du travail des agents</w:t>
      </w:r>
      <w:r w:rsidDel="00D434D4">
        <w:t xml:space="preserve"> en maintenant un rythme de réorganisation conforme aux baisses de volumes de courrier</w:t>
      </w:r>
      <w:r w:rsidRPr="00F42E69" w:rsidDel="00D434D4">
        <w:t xml:space="preserve">, </w:t>
      </w:r>
      <w:r w:rsidDel="00D434D4">
        <w:t>exigence</w:t>
      </w:r>
      <w:r w:rsidRPr="00F42E69" w:rsidDel="00D434D4">
        <w:t xml:space="preserve"> qui peut être</w:t>
      </w:r>
      <w:r w:rsidDel="00D434D4">
        <w:t> porteuse</w:t>
      </w:r>
      <w:r w:rsidRPr="00F42E69" w:rsidDel="00D434D4">
        <w:t xml:space="preserve"> de tensions sociales</w:t>
      </w:r>
      <w:r w:rsidDel="00D434D4">
        <w:t>.</w:t>
      </w:r>
    </w:p>
    <w:p w14:paraId="211BE360" w14:textId="77777777" w:rsidR="00DF6F5D" w:rsidRPr="00E91304" w:rsidRDefault="00DF6F5D" w:rsidP="00F8462F">
      <w:pPr>
        <w:pStyle w:val="Titre5"/>
        <w:spacing w:before="360" w:after="240"/>
      </w:pPr>
      <w:r w:rsidRPr="00E91304">
        <w:t>Des carrières à réinventer : l’exemple des facteurs </w:t>
      </w:r>
    </w:p>
    <w:p w14:paraId="211BE361" w14:textId="787F81F8" w:rsidR="00DF6F5D" w:rsidRDefault="00DF6F5D" w:rsidP="00DF6F5D">
      <w:r>
        <w:t xml:space="preserve">La difficulté que va éprouver La Poste à l’avenir à </w:t>
      </w:r>
      <w:r w:rsidR="00C60086">
        <w:t xml:space="preserve">réaliser </w:t>
      </w:r>
      <w:r>
        <w:t>de nouveaux gains de productivité en diminuant ses effectifs lui impose de considérer d’autres options et, notamment, de repenser les carrières des agents. Cette analyse est particulièrement avérée dans le cas des effectifs du Courrier, qui représentent une partie substantielle des effectifs du groupe La Poste (45 % en 2015) et où</w:t>
      </w:r>
      <w:r w:rsidR="00B540A7">
        <w:t xml:space="preserve"> </w:t>
      </w:r>
      <w:r>
        <w:t>d’importantes baisses d’effectifs ont été constatées ces dernières années (cf. Chapitre I, III – C).</w:t>
      </w:r>
    </w:p>
    <w:p w14:paraId="211BE362" w14:textId="77777777" w:rsidR="00DF6F5D" w:rsidRDefault="00DF6F5D" w:rsidP="00DF6F5D">
      <w:pPr>
        <w:rPr>
          <w:rFonts w:ascii="Times New Roman" w:eastAsia="Calibri" w:hAnsi="Times New Roman"/>
        </w:rPr>
      </w:pPr>
      <w:r>
        <w:t xml:space="preserve"> Au sein du Courrier, être facteur est le métier le plus courant. La Cour a déjà relevé l’existence d’un sureffectif dans ces fonctions</w:t>
      </w:r>
      <w:r>
        <w:rPr>
          <w:rStyle w:val="Appelnotedebasdep"/>
        </w:rPr>
        <w:footnoteReference w:id="163"/>
      </w:r>
      <w:r>
        <w:rPr>
          <w:rFonts w:eastAsia="Calibri"/>
        </w:rPr>
        <w:t xml:space="preserve">, en raison d’une </w:t>
      </w:r>
      <w:r w:rsidRPr="00F53576">
        <w:rPr>
          <w:rFonts w:eastAsia="Calibri"/>
        </w:rPr>
        <w:t xml:space="preserve">productivité technique supérieure à </w:t>
      </w:r>
      <w:r>
        <w:rPr>
          <w:rFonts w:eastAsia="Calibri"/>
        </w:rPr>
        <w:t>la</w:t>
      </w:r>
      <w:r w:rsidRPr="00F53576">
        <w:rPr>
          <w:rFonts w:eastAsia="Calibri"/>
        </w:rPr>
        <w:t xml:space="preserve"> capacité à faire évoluer les facteurs vers de nouveaux emplois</w:t>
      </w:r>
      <w:r>
        <w:t xml:space="preserve">. Par ailleurs, leur pyramide </w:t>
      </w:r>
      <w:r w:rsidRPr="00BF70C5">
        <w:rPr>
          <w:rFonts w:ascii="Times New Roman" w:eastAsia="Calibri" w:hAnsi="Times New Roman"/>
        </w:rPr>
        <w:t>des âges, avec des départs en retraite en-deçà des besoins liés à la</w:t>
      </w:r>
      <w:r>
        <w:rPr>
          <w:rFonts w:ascii="Times New Roman" w:eastAsia="Calibri" w:hAnsi="Times New Roman"/>
        </w:rPr>
        <w:t xml:space="preserve"> baisse des volumes de courrier, est défavorable à une maîtrise des effectifs.</w:t>
      </w:r>
      <w:r w:rsidRPr="00EA3254">
        <w:rPr>
          <w:rFonts w:ascii="Times New Roman" w:eastAsia="Calibri" w:hAnsi="Times New Roman"/>
        </w:rPr>
        <w:t xml:space="preserve"> </w:t>
      </w:r>
      <w:bookmarkEnd w:id="1855"/>
      <w:bookmarkEnd w:id="1856"/>
      <w:bookmarkEnd w:id="1857"/>
      <w:bookmarkEnd w:id="1858"/>
      <w:bookmarkEnd w:id="1859"/>
      <w:bookmarkEnd w:id="1860"/>
      <w:bookmarkEnd w:id="1861"/>
      <w:bookmarkEnd w:id="1862"/>
      <w:r w:rsidRPr="00BF70C5">
        <w:rPr>
          <w:rFonts w:ascii="Times New Roman" w:eastAsia="Calibri" w:hAnsi="Times New Roman"/>
        </w:rPr>
        <w:t xml:space="preserve">Dans la trajectoire qui sous-tend son plan stratégique, le Courrier ajoute </w:t>
      </w:r>
      <w:r>
        <w:rPr>
          <w:rFonts w:ascii="Times New Roman" w:eastAsia="Calibri" w:hAnsi="Times New Roman"/>
        </w:rPr>
        <w:t>aux</w:t>
      </w:r>
      <w:r w:rsidRPr="00BF70C5">
        <w:rPr>
          <w:rFonts w:ascii="Times New Roman" w:eastAsia="Calibri" w:hAnsi="Times New Roman"/>
        </w:rPr>
        <w:t xml:space="preserve"> prévisions de départs en retraite l’hypothèse de maintien des dispositifs de départ anticipé </w:t>
      </w:r>
      <w:r>
        <w:rPr>
          <w:rFonts w:ascii="Times New Roman" w:eastAsia="Calibri" w:hAnsi="Times New Roman"/>
        </w:rPr>
        <w:t>(</w:t>
      </w:r>
      <w:r w:rsidRPr="00BF70C5">
        <w:rPr>
          <w:rFonts w:ascii="Times New Roman" w:eastAsia="Calibri" w:hAnsi="Times New Roman"/>
        </w:rPr>
        <w:t>entre 1</w:t>
      </w:r>
      <w:r>
        <w:rPr>
          <w:rFonts w:ascii="Times New Roman" w:eastAsia="Calibri" w:hAnsi="Times New Roman"/>
        </w:rPr>
        <w:t> </w:t>
      </w:r>
      <w:r w:rsidRPr="00BF70C5">
        <w:rPr>
          <w:rFonts w:ascii="Times New Roman" w:eastAsia="Calibri" w:hAnsi="Times New Roman"/>
        </w:rPr>
        <w:t>000 et 1 400 départs par an</w:t>
      </w:r>
      <w:r>
        <w:rPr>
          <w:rFonts w:ascii="Times New Roman" w:eastAsia="Calibri" w:hAnsi="Times New Roman"/>
        </w:rPr>
        <w:t>)</w:t>
      </w:r>
      <w:r w:rsidRPr="00BF70C5">
        <w:rPr>
          <w:rFonts w:ascii="Times New Roman" w:eastAsia="Calibri" w:hAnsi="Times New Roman"/>
        </w:rPr>
        <w:t xml:space="preserve">, et un nombre équivalent de sorties définitives, correspondant à une stabilité par rapport à la situation de 2013. </w:t>
      </w:r>
    </w:p>
    <w:p w14:paraId="211BE363" w14:textId="77777777" w:rsidR="00DF6F5D" w:rsidRDefault="00DF6F5D" w:rsidP="00DF6F5D">
      <w:pPr>
        <w:rPr>
          <w:rFonts w:eastAsia="Calibri"/>
        </w:rPr>
      </w:pPr>
      <w:r>
        <w:rPr>
          <w:rFonts w:ascii="Times New Roman" w:eastAsia="Calibri" w:hAnsi="Times New Roman"/>
        </w:rPr>
        <w:t>Alors que les difficultés à maîtriser les effectifs de facteurs ont été</w:t>
      </w:r>
      <w:r w:rsidRPr="00A54152">
        <w:rPr>
          <w:rFonts w:ascii="Times New Roman" w:eastAsia="Calibri" w:hAnsi="Times New Roman"/>
        </w:rPr>
        <w:t xml:space="preserve"> identifié</w:t>
      </w:r>
      <w:r>
        <w:rPr>
          <w:rFonts w:ascii="Times New Roman" w:eastAsia="Calibri" w:hAnsi="Times New Roman"/>
        </w:rPr>
        <w:t>es par La Poste</w:t>
      </w:r>
      <w:r w:rsidRPr="00A54152">
        <w:rPr>
          <w:rFonts w:ascii="Times New Roman" w:eastAsia="Calibri" w:hAnsi="Times New Roman"/>
        </w:rPr>
        <w:t xml:space="preserve"> comme « risque majeur »</w:t>
      </w:r>
      <w:r>
        <w:rPr>
          <w:rFonts w:ascii="Times New Roman" w:eastAsia="Calibri" w:hAnsi="Times New Roman"/>
        </w:rPr>
        <w:t xml:space="preserve"> de gestion dès</w:t>
      </w:r>
      <w:r w:rsidRPr="00A54152">
        <w:rPr>
          <w:rFonts w:ascii="Times New Roman" w:eastAsia="Calibri" w:hAnsi="Times New Roman"/>
        </w:rPr>
        <w:t xml:space="preserve"> 2013</w:t>
      </w:r>
      <w:r>
        <w:rPr>
          <w:rFonts w:ascii="Times New Roman" w:eastAsia="Calibri" w:hAnsi="Times New Roman"/>
        </w:rPr>
        <w:t>, la mise en œuvre de plans d’action visant à confirmer les hypothèses du plan stratégique en agissant notamment sur les dynamiques de carrière est indispensable.</w:t>
      </w:r>
      <w:r w:rsidRPr="008F7221">
        <w:rPr>
          <w:rFonts w:eastAsia="Calibri"/>
        </w:rPr>
        <w:t xml:space="preserve"> </w:t>
      </w:r>
      <w:r>
        <w:rPr>
          <w:rFonts w:eastAsia="Calibri"/>
        </w:rPr>
        <w:t>En dépit de la prorogation du dispositif de facilitation des fins de carrière (</w:t>
      </w:r>
      <w:r w:rsidRPr="009C26EF">
        <w:rPr>
          <w:rFonts w:eastAsia="Calibri"/>
        </w:rPr>
        <w:t>549</w:t>
      </w:r>
      <w:r>
        <w:rPr>
          <w:rFonts w:eastAsia="Calibri"/>
        </w:rPr>
        <w:t xml:space="preserve"> facteurs en 2014, </w:t>
      </w:r>
      <w:r w:rsidRPr="009C26EF">
        <w:rPr>
          <w:rFonts w:eastAsia="Calibri"/>
        </w:rPr>
        <w:t>765</w:t>
      </w:r>
      <w:r>
        <w:rPr>
          <w:rFonts w:eastAsia="Calibri"/>
        </w:rPr>
        <w:t xml:space="preserve"> en 2015), des pistes comme l’orientation vers le temps partiel choisi, ou les mobilités vers les fonctions de guichetiers (163 en 2015) ou vers les filiales (51 cas en 2015) sont encore trop peu explorées au regard des objectifs. </w:t>
      </w:r>
    </w:p>
    <w:p w14:paraId="211BE364" w14:textId="77777777" w:rsidR="00DF6F5D" w:rsidRDefault="00DF6F5D" w:rsidP="00DF6F5D">
      <w:pPr>
        <w:rPr>
          <w:rFonts w:eastAsia="Calibri"/>
        </w:rPr>
      </w:pPr>
      <w:r w:rsidRPr="00F53576">
        <w:rPr>
          <w:rFonts w:eastAsia="Calibri"/>
        </w:rPr>
        <w:t xml:space="preserve">La gestion des carrières est </w:t>
      </w:r>
      <w:r>
        <w:rPr>
          <w:rFonts w:eastAsia="Calibri"/>
        </w:rPr>
        <w:t>aujourd’hui</w:t>
      </w:r>
      <w:r w:rsidRPr="00F53576">
        <w:rPr>
          <w:rFonts w:eastAsia="Calibri"/>
        </w:rPr>
        <w:t xml:space="preserve"> théoriquement orientée vers deux objectifs</w:t>
      </w:r>
      <w:r>
        <w:rPr>
          <w:rFonts w:eastAsia="Calibri"/>
        </w:rPr>
        <w:t xml:space="preserve"> </w:t>
      </w:r>
      <w:r w:rsidRPr="00F53576">
        <w:rPr>
          <w:rFonts w:eastAsia="Calibri"/>
        </w:rPr>
        <w:t xml:space="preserve">: assurer les ajustements de postes nécessaires par la voie interne et susciter des flux de mobilité sortants au-delà des départs naturels attendus. </w:t>
      </w:r>
      <w:r>
        <w:rPr>
          <w:rFonts w:eastAsia="Calibri"/>
        </w:rPr>
        <w:t>Or, l’</w:t>
      </w:r>
      <w:r w:rsidRPr="00F53576">
        <w:rPr>
          <w:rFonts w:eastAsia="Calibri"/>
        </w:rPr>
        <w:t>examen de</w:t>
      </w:r>
      <w:r>
        <w:rPr>
          <w:rFonts w:eastAsia="Calibri"/>
        </w:rPr>
        <w:t>s dispositifs actuels</w:t>
      </w:r>
      <w:r w:rsidRPr="00F53576">
        <w:rPr>
          <w:rFonts w:eastAsia="Calibri"/>
        </w:rPr>
        <w:t xml:space="preserve"> </w:t>
      </w:r>
      <w:r>
        <w:rPr>
          <w:rFonts w:eastAsia="Calibri"/>
        </w:rPr>
        <w:t>de mobilité hors des branches montre</w:t>
      </w:r>
      <w:r w:rsidRPr="00F53576">
        <w:rPr>
          <w:rFonts w:eastAsia="Calibri"/>
        </w:rPr>
        <w:t xml:space="preserve"> que ces objectifs seront difficiles à atteindre à modèle de carrière inchangé.</w:t>
      </w:r>
      <w:r>
        <w:rPr>
          <w:rFonts w:eastAsia="Calibri"/>
        </w:rPr>
        <w:t xml:space="preserve"> En effet, la gestion actuelle des carrières présente plusieurs faiblesses :</w:t>
      </w:r>
    </w:p>
    <w:p w14:paraId="211BE365" w14:textId="77777777" w:rsidR="00DF6F5D" w:rsidRDefault="00DF6F5D" w:rsidP="00DF6F5D">
      <w:pPr>
        <w:pStyle w:val="Pucetiret"/>
        <w:rPr>
          <w:rFonts w:eastAsia="Calibri"/>
        </w:rPr>
      </w:pPr>
      <w:r w:rsidRPr="00366CDA">
        <w:rPr>
          <w:rFonts w:eastAsia="Calibri"/>
        </w:rPr>
        <w:t xml:space="preserve">une mobilité </w:t>
      </w:r>
      <w:r>
        <w:rPr>
          <w:rFonts w:eastAsia="Calibri"/>
        </w:rPr>
        <w:t xml:space="preserve">limitée </w:t>
      </w:r>
      <w:r w:rsidRPr="00366CDA">
        <w:rPr>
          <w:rFonts w:eastAsia="Calibri"/>
        </w:rPr>
        <w:t>qui ne concourt pas à la réduction des effectifs ;</w:t>
      </w:r>
    </w:p>
    <w:p w14:paraId="211BE366" w14:textId="77777777" w:rsidR="00DF6F5D" w:rsidRPr="00F907A0" w:rsidRDefault="00DF6F5D" w:rsidP="00DF6F5D">
      <w:pPr>
        <w:pStyle w:val="Pucetiret"/>
        <w:rPr>
          <w:rFonts w:eastAsia="Calibri"/>
        </w:rPr>
      </w:pPr>
      <w:r w:rsidRPr="00366CDA">
        <w:rPr>
          <w:rFonts w:eastAsia="Calibri"/>
        </w:rPr>
        <w:t>des instruments d’accompagnement à la mobilité peu différenciés malgré des progrès récents ;</w:t>
      </w:r>
    </w:p>
    <w:p w14:paraId="211BE367" w14:textId="0320BB7E" w:rsidR="00DF6F5D" w:rsidRPr="00F907A0" w:rsidRDefault="00DF6F5D" w:rsidP="00DF6F5D">
      <w:pPr>
        <w:pStyle w:val="Pucetiret"/>
        <w:rPr>
          <w:rFonts w:eastAsia="Calibri"/>
        </w:rPr>
      </w:pPr>
      <w:r w:rsidRPr="00366CDA">
        <w:rPr>
          <w:rFonts w:eastAsia="Calibri"/>
        </w:rPr>
        <w:t xml:space="preserve">des exercices locaux de </w:t>
      </w:r>
      <w:r w:rsidR="00585D77">
        <w:t>gestion prévisionnelle des emplois et des compétences (</w:t>
      </w:r>
      <w:r w:rsidRPr="00366CDA">
        <w:rPr>
          <w:rFonts w:eastAsia="Calibri"/>
        </w:rPr>
        <w:t>GPEC</w:t>
      </w:r>
      <w:r w:rsidR="00585D77">
        <w:rPr>
          <w:rFonts w:eastAsia="Calibri"/>
        </w:rPr>
        <w:t>)</w:t>
      </w:r>
      <w:r w:rsidRPr="00366CDA">
        <w:rPr>
          <w:rFonts w:eastAsia="Calibri"/>
        </w:rPr>
        <w:t xml:space="preserve"> de pure forme</w:t>
      </w:r>
      <w:r>
        <w:rPr>
          <w:rFonts w:eastAsia="Calibri"/>
        </w:rPr>
        <w:t xml:space="preserve"> et qui requièrent une plus forte professionnalisation et autonomie des filières RH</w:t>
      </w:r>
      <w:r w:rsidRPr="00F907A0">
        <w:rPr>
          <w:rFonts w:eastAsia="Calibri"/>
        </w:rPr>
        <w:t> ;</w:t>
      </w:r>
    </w:p>
    <w:p w14:paraId="211BE368" w14:textId="77777777" w:rsidR="00DF6F5D" w:rsidRPr="00F907A0" w:rsidRDefault="00DF6F5D" w:rsidP="00DF6F5D">
      <w:pPr>
        <w:pStyle w:val="Pucetiret"/>
        <w:rPr>
          <w:rFonts w:eastAsia="Calibri"/>
        </w:rPr>
      </w:pPr>
      <w:r w:rsidRPr="00366CDA">
        <w:rPr>
          <w:rFonts w:eastAsia="Calibri"/>
        </w:rPr>
        <w:t>des actions de formation encore insuffisantes car trop centrées sur l’adaptation aux postes actuels, au lieu de viser des évolutions ou des reconversions.</w:t>
      </w:r>
    </w:p>
    <w:p w14:paraId="211BE369" w14:textId="69575DD7" w:rsidR="00DF6F5D" w:rsidRDefault="00DF6F5D" w:rsidP="00DF6F5D">
      <w:pPr>
        <w:rPr>
          <w:rFonts w:eastAsia="Calibri"/>
        </w:rPr>
      </w:pPr>
      <w:r w:rsidRPr="00F625E7">
        <w:rPr>
          <w:rFonts w:eastAsia="Calibri"/>
        </w:rPr>
        <w:t xml:space="preserve">Afin de préparer l’avenir du modèle social de La Poste et de continuer à adapter les effectifs au déclin de certaines activités comme le courrier, </w:t>
      </w:r>
      <w:r>
        <w:t xml:space="preserve">l’entreprise doit préciser </w:t>
      </w:r>
      <w:r w:rsidR="00C60086">
        <w:t xml:space="preserve">la gestion prévisionnelle des emplois et des compétences (GPEC) mise en place </w:t>
      </w:r>
      <w:r>
        <w:t xml:space="preserve">en 2015. Distinguer les secteurs nécessitant le maintien d’effectifs de ceux dont les gains de productivité ou la démographie autoriseraient un moindre renouvellement des départs en retraite sera nécessaire. </w:t>
      </w:r>
      <w:r>
        <w:rPr>
          <w:rFonts w:eastAsia="Calibri"/>
        </w:rPr>
        <w:t xml:space="preserve">Ce travail doit s’accompagner </w:t>
      </w:r>
      <w:r w:rsidRPr="00F625E7">
        <w:rPr>
          <w:rFonts w:eastAsia="Calibri"/>
        </w:rPr>
        <w:t>de l’intensification de</w:t>
      </w:r>
      <w:r>
        <w:rPr>
          <w:rFonts w:eastAsia="Calibri"/>
        </w:rPr>
        <w:t>s</w:t>
      </w:r>
      <w:r w:rsidRPr="00F625E7">
        <w:rPr>
          <w:rFonts w:eastAsia="Calibri"/>
        </w:rPr>
        <w:t xml:space="preserve"> parcours de formation, en lien avec la montée en charge des services et du colis ou de La Banque Postale. </w:t>
      </w:r>
    </w:p>
    <w:p w14:paraId="211BE36A" w14:textId="77777777" w:rsidR="00DF6F5D" w:rsidRDefault="00DF6F5D" w:rsidP="00DF6F5D">
      <w:pPr>
        <w:rPr>
          <w:rFonts w:eastAsia="Calibri"/>
        </w:rPr>
      </w:pPr>
      <w:r>
        <w:rPr>
          <w:rFonts w:eastAsia="Calibri"/>
        </w:rPr>
        <w:t>La Poste a pris conscience de cette situation et a entamé la rénovation de ses instruments d’accompagnement de carrière, sur la base de l’accord social de février 2015.</w:t>
      </w:r>
    </w:p>
    <w:p w14:paraId="211BE36B" w14:textId="77777777" w:rsidR="00DF6F5D" w:rsidRDefault="00DF6F5D" w:rsidP="00DF6F5D">
      <w:pPr>
        <w:pStyle w:val="Titre4"/>
      </w:pPr>
      <w:bookmarkStart w:id="1864" w:name="_Toc456951233"/>
      <w:bookmarkStart w:id="1865" w:name="_Toc456952361"/>
      <w:bookmarkStart w:id="1866" w:name="_Toc456952575"/>
      <w:bookmarkStart w:id="1867" w:name="_Toc456972128"/>
      <w:bookmarkStart w:id="1868" w:name="_Toc457235359"/>
      <w:bookmarkStart w:id="1869" w:name="_Toc457235856"/>
      <w:bookmarkStart w:id="1870" w:name="_Toc457298397"/>
      <w:bookmarkStart w:id="1871" w:name="_Toc457317821"/>
      <w:r>
        <w:t xml:space="preserve">Lier l’évolution salariale aux objectifs </w:t>
      </w:r>
      <w:bookmarkEnd w:id="1863"/>
      <w:bookmarkEnd w:id="1864"/>
      <w:bookmarkEnd w:id="1865"/>
      <w:bookmarkEnd w:id="1866"/>
      <w:r>
        <w:t>stratégiques</w:t>
      </w:r>
      <w:bookmarkEnd w:id="1867"/>
      <w:bookmarkEnd w:id="1868"/>
      <w:bookmarkEnd w:id="1869"/>
      <w:bookmarkEnd w:id="1870"/>
      <w:bookmarkEnd w:id="1871"/>
    </w:p>
    <w:p w14:paraId="211BE36C" w14:textId="6B304D54" w:rsidR="00DF6F5D" w:rsidRDefault="00DF6F5D" w:rsidP="00DF6F5D">
      <w:r>
        <w:t>Depuis les années 2000, La Poste a davantage mobilisé le levier des effectifs que la rigueur salariale.</w:t>
      </w:r>
      <w:r w:rsidR="00096E74">
        <w:t xml:space="preserve"> En outre, dans le contexte du « Grand Dialogue », les efforts de maîtrise de la masse salariale ont été moindres et, par la suite, la reprise </w:t>
      </w:r>
      <w:r w:rsidR="00096E74" w:rsidRPr="006E33D2">
        <w:t xml:space="preserve">de la baisse des effectifs s’est </w:t>
      </w:r>
      <w:r w:rsidR="00096E74">
        <w:t xml:space="preserve">même </w:t>
      </w:r>
      <w:r w:rsidR="00096E74" w:rsidRPr="006E33D2">
        <w:t>accompagnée d’un</w:t>
      </w:r>
      <w:r w:rsidR="00096E74">
        <w:t>e augmentation des rémunérations moyennes</w:t>
      </w:r>
      <w:r w:rsidR="00096E74" w:rsidRPr="006E33D2">
        <w:t>.</w:t>
      </w:r>
    </w:p>
    <w:p w14:paraId="211BE36D" w14:textId="2C12575A" w:rsidR="00DF6F5D" w:rsidRDefault="00DF6F5D" w:rsidP="00DF6F5D">
      <w:r>
        <w:t>Il est à cet égard regrettable que La Poste ne calcule plus la rémunération moyenne des personnes en place (RMPP), indicateur qui décrit l’évolution dont ont bénéficié les personnes demeurées dans l’entreprise et qui est donc le plus pertinent pour appréhender la politique salariale lorsque les effectifs varient beaucoup.</w:t>
      </w:r>
    </w:p>
    <w:p w14:paraId="211BE396" w14:textId="77777777" w:rsidR="00DF6F5D" w:rsidRDefault="00DF6F5D" w:rsidP="00DF6F5D">
      <w:r>
        <w:rPr>
          <w:rFonts w:cstheme="minorHAnsi"/>
        </w:rPr>
        <w:t>À</w:t>
      </w:r>
      <w:r>
        <w:t xml:space="preserve"> partir de 2014, La Poste a mis en place une série de mesures visant à engager un effort accru de maîtrise des rémunérations. Les revalorisations salariales annuelles, les promotions et les taux de remplacement ont ainsi été réduits par rapport aux années précédentes, tant pour les personnels d’exécution que pour les cadres.</w:t>
      </w:r>
    </w:p>
    <w:p w14:paraId="5CC745C8" w14:textId="57B7F458" w:rsidR="00531004" w:rsidRDefault="00DF6F5D" w:rsidP="00DF6F5D">
      <w:r>
        <w:t>Le facteur principal de hausse des rémunérations du groupe dans les prochaines années concerne les rémunérations dans les filiales (19 % des dépenses totales de personnel du groupe en 2014). En effet, selon le contrôle général économique et financier</w:t>
      </w:r>
      <w:r>
        <w:rPr>
          <w:rStyle w:val="Appelnotedebasdep"/>
        </w:rPr>
        <w:footnoteReference w:id="164"/>
      </w:r>
      <w:r>
        <w:t>, alors que les dépenses de personnel ont diminué de 0,7 % entre 2013 et 2014 pour La Poste SA, ces dépenses ont augmenté de 0,9 % sur cette même période pour l’ensemble du groupe. </w:t>
      </w:r>
      <w:r w:rsidR="001320F2">
        <w:t xml:space="preserve">Alors que les économies </w:t>
      </w:r>
      <w:r w:rsidR="00CA2BBF">
        <w:t xml:space="preserve">salariales </w:t>
      </w:r>
      <w:r w:rsidR="001320F2">
        <w:t xml:space="preserve">issues de la baisse des effectifs totaux se sont élevées à 285 M€ entre 2014 et 2015, </w:t>
      </w:r>
      <w:r w:rsidR="001320F2" w:rsidRPr="001320F2">
        <w:t>la masse salariale des filiales du groupe a</w:t>
      </w:r>
      <w:r w:rsidR="001320F2">
        <w:t xml:space="preserve"> parallèlement </w:t>
      </w:r>
      <w:r w:rsidR="00C60086">
        <w:t xml:space="preserve">crû </w:t>
      </w:r>
      <w:r w:rsidR="001320F2">
        <w:t>à elle-seule d</w:t>
      </w:r>
      <w:r w:rsidR="001320F2" w:rsidRPr="001320F2">
        <w:t>e 229 M€.</w:t>
      </w:r>
    </w:p>
    <w:p w14:paraId="211BE397" w14:textId="63EC4C17" w:rsidR="00DF6F5D" w:rsidRDefault="00DF6F5D" w:rsidP="00DF6F5D">
      <w:r>
        <w:t>Cet effet est notamment expliqué par des décisions autonomes de revalorisation salariale dans les filiales, par exemple au sein des</w:t>
      </w:r>
      <w:r w:rsidR="00B540A7">
        <w:t xml:space="preserve"> </w:t>
      </w:r>
      <w:r>
        <w:t>filiales françaises de GeoPost, qui ont</w:t>
      </w:r>
      <w:r w:rsidRPr="00B93FF5">
        <w:t xml:space="preserve"> </w:t>
      </w:r>
      <w:r>
        <w:t>bénéficié ces dernières années de hausses qu’expliquent le développement de l’activité, mais aussi une gestion plus décentralisée des rémunérations.</w:t>
      </w:r>
    </w:p>
    <w:p w14:paraId="211BE398" w14:textId="77777777" w:rsidR="00DF6F5D" w:rsidRDefault="00DF6F5D" w:rsidP="00DF6F5D">
      <w:r>
        <w:t xml:space="preserve">La Poste devra également faire face dans les prochaines années à des facteurs structurels de hausse de la masse salariale, comme les promotions et la déformation de la structure des qualifications au profit d’emplois plus qualifiés et donc plus coûteux. La </w:t>
      </w:r>
      <w:r w:rsidRPr="00EF2705">
        <w:t>revalorisation du point d’indice des fonctionnaires</w:t>
      </w:r>
      <w:r>
        <w:t xml:space="preserve"> au 1</w:t>
      </w:r>
      <w:r w:rsidRPr="00F878E3">
        <w:rPr>
          <w:vertAlign w:val="superscript"/>
        </w:rPr>
        <w:t>er</w:t>
      </w:r>
      <w:r>
        <w:t xml:space="preserve"> juillet 2016 et au 1</w:t>
      </w:r>
      <w:r w:rsidRPr="00F878E3">
        <w:rPr>
          <w:vertAlign w:val="superscript"/>
        </w:rPr>
        <w:t>er</w:t>
      </w:r>
      <w:r>
        <w:t xml:space="preserve"> février 2017 (+1,2 % au total), qui concerne 46 % de l’effectif de La Poste, pourrait également contribuer à la dynamique générale des salaires, de même que la traduction de l’accord sur les parcours professionnels, les carrières et rémunérations (PPCR). </w:t>
      </w:r>
    </w:p>
    <w:p w14:paraId="211BE399" w14:textId="1C651C07" w:rsidR="00DF6F5D" w:rsidRDefault="00DF6F5D" w:rsidP="00DF6F5D">
      <w:r>
        <w:t xml:space="preserve">La maîtrise de son premier poste de coûts, les rémunérations, va donc exiger de La Poste une rigueur égale dans la baisse des effectifs et dans la politique salariale. Celle-ci devra s’attacher à plusieurs objectifs simultanés : </w:t>
      </w:r>
      <w:r w:rsidR="007D66A8">
        <w:t xml:space="preserve">circonscrire </w:t>
      </w:r>
      <w:r>
        <w:t xml:space="preserve">les </w:t>
      </w:r>
      <w:r w:rsidR="007D66A8">
        <w:t>augmentations</w:t>
      </w:r>
      <w:r>
        <w:t xml:space="preserve"> </w:t>
      </w:r>
      <w:r w:rsidR="007D66A8">
        <w:t>aux</w:t>
      </w:r>
      <w:r>
        <w:t xml:space="preserve"> agents qui s’engagent dans un processus d’amélioration des compétences ou de transformation significative de leur métier, tout en veillant à </w:t>
      </w:r>
      <w:r w:rsidR="007D66A8">
        <w:t>limiter</w:t>
      </w:r>
      <w:r>
        <w:t xml:space="preserve"> les effets inflationnistes des rémunérations dans ses filiales.</w:t>
      </w:r>
    </w:p>
    <w:p w14:paraId="211BE39A" w14:textId="77777777" w:rsidR="00DF6F5D" w:rsidRDefault="00DF6F5D" w:rsidP="00DF6F5D">
      <w:pPr>
        <w:pStyle w:val="Titre3"/>
        <w:rPr>
          <w:rFonts w:eastAsia="Calibri"/>
        </w:rPr>
      </w:pPr>
      <w:bookmarkStart w:id="1872" w:name="_Toc456782874"/>
      <w:bookmarkStart w:id="1873" w:name="_Toc456795874"/>
      <w:bookmarkStart w:id="1874" w:name="_Toc456796918"/>
      <w:bookmarkStart w:id="1875" w:name="_Toc456806152"/>
      <w:bookmarkStart w:id="1876" w:name="_Toc456808176"/>
      <w:bookmarkStart w:id="1877" w:name="_Toc456861989"/>
      <w:bookmarkStart w:id="1878" w:name="_Toc456882141"/>
      <w:bookmarkStart w:id="1879" w:name="_Toc456884712"/>
      <w:bookmarkStart w:id="1880" w:name="_Toc456888131"/>
      <w:bookmarkStart w:id="1881" w:name="_Toc456951234"/>
      <w:bookmarkStart w:id="1882" w:name="_Toc456952362"/>
      <w:bookmarkStart w:id="1883" w:name="_Toc456952576"/>
      <w:bookmarkStart w:id="1884" w:name="_Toc456972129"/>
      <w:bookmarkStart w:id="1885" w:name="_Toc457235360"/>
      <w:bookmarkStart w:id="1886" w:name="_Toc457235857"/>
      <w:bookmarkStart w:id="1887" w:name="_Toc457298398"/>
      <w:bookmarkStart w:id="1888" w:name="_Toc457317822"/>
      <w:bookmarkStart w:id="1889" w:name="_Toc462390601"/>
      <w:bookmarkStart w:id="1890" w:name="_Toc462395065"/>
      <w:bookmarkStart w:id="1891" w:name="_Toc462396745"/>
      <w:bookmarkStart w:id="1892" w:name="_Toc462397652"/>
      <w:bookmarkStart w:id="1893" w:name="_Toc462402641"/>
      <w:bookmarkStart w:id="1894" w:name="_Toc462402763"/>
      <w:bookmarkStart w:id="1895" w:name="_Toc463339551"/>
      <w:bookmarkStart w:id="1896" w:name="_Toc463614066"/>
      <w:bookmarkStart w:id="1897" w:name="_Toc468868337"/>
      <w:r>
        <w:rPr>
          <w:rFonts w:eastAsia="Calibri"/>
        </w:rPr>
        <w:t xml:space="preserve">Des gisements d’économie à </w:t>
      </w:r>
      <w:r w:rsidRPr="00DE1432">
        <w:t>exploiter</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p>
    <w:p w14:paraId="211BE39B" w14:textId="77777777" w:rsidR="00DF6F5D" w:rsidRDefault="00DF6F5D" w:rsidP="00DF6F5D">
      <w:r>
        <w:t xml:space="preserve">Trois domaines illustrent les potentiels d’économie qui peuvent encore être mobilisés dans la gestion interne de l’entreprise. </w:t>
      </w:r>
    </w:p>
    <w:p w14:paraId="211BE39C" w14:textId="18A9669B" w:rsidR="00DF6F5D" w:rsidRDefault="00DF6F5D" w:rsidP="00DF6F5D">
      <w:pPr>
        <w:pStyle w:val="Titre4"/>
      </w:pPr>
      <w:bookmarkStart w:id="1898" w:name="_Toc455392793"/>
      <w:bookmarkStart w:id="1899" w:name="_Toc455396681"/>
      <w:bookmarkStart w:id="1900" w:name="_Toc455412905"/>
      <w:bookmarkStart w:id="1901" w:name="_Toc455415302"/>
      <w:bookmarkStart w:id="1902" w:name="_Toc455419847"/>
      <w:bookmarkStart w:id="1903" w:name="_Toc455426784"/>
      <w:bookmarkStart w:id="1904" w:name="_Toc455430619"/>
      <w:bookmarkStart w:id="1905" w:name="_Toc455498631"/>
      <w:bookmarkStart w:id="1906" w:name="_Toc455510417"/>
      <w:bookmarkStart w:id="1907" w:name="_Toc455510694"/>
      <w:bookmarkStart w:id="1908" w:name="_Toc455591534"/>
      <w:bookmarkStart w:id="1909" w:name="_Toc456782875"/>
      <w:bookmarkStart w:id="1910" w:name="_Toc456795875"/>
      <w:bookmarkStart w:id="1911" w:name="_Toc456796919"/>
      <w:bookmarkStart w:id="1912" w:name="_Toc456806153"/>
      <w:bookmarkStart w:id="1913" w:name="_Toc456808177"/>
      <w:bookmarkStart w:id="1914" w:name="_Toc456861990"/>
      <w:bookmarkStart w:id="1915" w:name="_Toc456882142"/>
      <w:bookmarkStart w:id="1916" w:name="_Toc456884713"/>
      <w:bookmarkStart w:id="1917" w:name="_Toc456888132"/>
      <w:bookmarkStart w:id="1918" w:name="_Toc456951235"/>
      <w:bookmarkStart w:id="1919" w:name="_Toc456952363"/>
      <w:bookmarkStart w:id="1920" w:name="_Toc456952577"/>
      <w:bookmarkStart w:id="1921" w:name="_Toc456972130"/>
      <w:bookmarkStart w:id="1922" w:name="_Toc457235361"/>
      <w:bookmarkStart w:id="1923" w:name="_Toc457235858"/>
      <w:bookmarkStart w:id="1924" w:name="_Toc457298399"/>
      <w:bookmarkStart w:id="1925" w:name="_Toc457317823"/>
      <w:r>
        <w:t xml:space="preserve">Le poids excessif des fonctions </w:t>
      </w:r>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r w:rsidR="0011670E">
        <w:t>de soutien</w:t>
      </w:r>
    </w:p>
    <w:p w14:paraId="211BE39D" w14:textId="2B761A93" w:rsidR="00DF6F5D" w:rsidRDefault="00DF6F5D" w:rsidP="00DF6F5D">
      <w:pPr>
        <w:rPr>
          <w:rFonts w:ascii="Times New Roman" w:hAnsi="Times New Roman"/>
        </w:rPr>
      </w:pPr>
      <w:r>
        <w:rPr>
          <w:rFonts w:ascii="Times New Roman" w:hAnsi="Times New Roman"/>
        </w:rPr>
        <w:t>Le rapport public thématique de 2010</w:t>
      </w:r>
      <w:r w:rsidR="00F9765B">
        <w:rPr>
          <w:rStyle w:val="Appelnotedebasdep"/>
          <w:rFonts w:ascii="Times New Roman" w:hAnsi="Times New Roman"/>
        </w:rPr>
        <w:footnoteReference w:id="165"/>
      </w:r>
      <w:r>
        <w:rPr>
          <w:rFonts w:ascii="Times New Roman" w:hAnsi="Times New Roman"/>
        </w:rPr>
        <w:t xml:space="preserve"> signalait l’hypertrophie des fonctions </w:t>
      </w:r>
      <w:r w:rsidR="00C60086">
        <w:rPr>
          <w:rFonts w:ascii="Times New Roman" w:hAnsi="Times New Roman"/>
        </w:rPr>
        <w:t xml:space="preserve">de soutien </w:t>
      </w:r>
      <w:r>
        <w:rPr>
          <w:rFonts w:ascii="Times New Roman" w:hAnsi="Times New Roman"/>
        </w:rPr>
        <w:t xml:space="preserve">au sein de l’effectif du groupe La Poste, qui se manifestait à la fois par la proportion élevée dans l’effectif du groupe de fonctions comme les ressources humaines ou les finances, par l’optimisation insuffisante de ces fonctions </w:t>
      </w:r>
      <w:r w:rsidR="00C60086">
        <w:rPr>
          <w:rFonts w:ascii="Times New Roman" w:hAnsi="Times New Roman"/>
        </w:rPr>
        <w:t xml:space="preserve">de soutien </w:t>
      </w:r>
      <w:r>
        <w:rPr>
          <w:rFonts w:ascii="Times New Roman" w:hAnsi="Times New Roman"/>
        </w:rPr>
        <w:t xml:space="preserve">au sein de chaque métier et par des redondances entre les métiers et la tête du groupe. </w:t>
      </w:r>
    </w:p>
    <w:p w14:paraId="211BE39E" w14:textId="6CE64082" w:rsidR="00DF6F5D" w:rsidRDefault="00DF6F5D" w:rsidP="00DF6F5D">
      <w:pPr>
        <w:rPr>
          <w:rFonts w:ascii="Times New Roman" w:hAnsi="Times New Roman"/>
        </w:rPr>
      </w:pPr>
      <w:r>
        <w:rPr>
          <w:rFonts w:ascii="Times New Roman" w:hAnsi="Times New Roman"/>
        </w:rPr>
        <w:t xml:space="preserve">La recommandation faite dans ce rapport de diminuer les effectifs des fonctions </w:t>
      </w:r>
      <w:r w:rsidR="00C60086">
        <w:rPr>
          <w:rFonts w:ascii="Times New Roman" w:hAnsi="Times New Roman"/>
        </w:rPr>
        <w:t xml:space="preserve">de soutien </w:t>
      </w:r>
      <w:r>
        <w:rPr>
          <w:rFonts w:ascii="Times New Roman" w:hAnsi="Times New Roman"/>
        </w:rPr>
        <w:t>a été peu suivie : en 2013, ceux de la maison mère avaient même légèrement augmenté par rapport à 2008. C’est donc à juste titre que le plan stratégique La Poste 2020 a prévu un e</w:t>
      </w:r>
      <w:r w:rsidRPr="00B3017A">
        <w:rPr>
          <w:rFonts w:ascii="Times New Roman" w:hAnsi="Times New Roman"/>
        </w:rPr>
        <w:t>ffort spécifique</w:t>
      </w:r>
      <w:r>
        <w:rPr>
          <w:rFonts w:ascii="Times New Roman" w:hAnsi="Times New Roman"/>
        </w:rPr>
        <w:t xml:space="preserve"> </w:t>
      </w:r>
      <w:r w:rsidRPr="00B3017A">
        <w:rPr>
          <w:rFonts w:ascii="Times New Roman" w:hAnsi="Times New Roman"/>
        </w:rPr>
        <w:t xml:space="preserve">de réduction des coûts </w:t>
      </w:r>
      <w:r>
        <w:rPr>
          <w:rFonts w:ascii="Times New Roman" w:hAnsi="Times New Roman"/>
        </w:rPr>
        <w:t>d</w:t>
      </w:r>
      <w:r w:rsidRPr="00B3017A">
        <w:rPr>
          <w:rFonts w:ascii="Times New Roman" w:hAnsi="Times New Roman"/>
        </w:rPr>
        <w:t xml:space="preserve">es sièges et </w:t>
      </w:r>
      <w:r>
        <w:rPr>
          <w:rFonts w:ascii="Times New Roman" w:hAnsi="Times New Roman"/>
        </w:rPr>
        <w:t>d</w:t>
      </w:r>
      <w:r w:rsidRPr="00B3017A">
        <w:rPr>
          <w:rFonts w:ascii="Times New Roman" w:hAnsi="Times New Roman"/>
        </w:rPr>
        <w:t>es structures</w:t>
      </w:r>
      <w:r>
        <w:rPr>
          <w:rFonts w:ascii="Times New Roman" w:hAnsi="Times New Roman"/>
        </w:rPr>
        <w:t xml:space="preserve">, sous la forme d’un « projet prioritaire » nommé « Servir le </w:t>
      </w:r>
      <w:r w:rsidR="00585D77">
        <w:rPr>
          <w:rFonts w:ascii="Times New Roman" w:hAnsi="Times New Roman"/>
        </w:rPr>
        <w:t>développement </w:t>
      </w:r>
      <w:r>
        <w:rPr>
          <w:rFonts w:ascii="Times New Roman" w:hAnsi="Times New Roman"/>
        </w:rPr>
        <w:t>»</w:t>
      </w:r>
      <w:r w:rsidR="00BE7D85">
        <w:t xml:space="preserve">, </w:t>
      </w:r>
      <w:r>
        <w:rPr>
          <w:rFonts w:ascii="Times New Roman" w:hAnsi="Times New Roman"/>
        </w:rPr>
        <w:t xml:space="preserve">confié au </w:t>
      </w:r>
      <w:r w:rsidR="00DE7977">
        <w:rPr>
          <w:rFonts w:ascii="Times New Roman" w:hAnsi="Times New Roman"/>
        </w:rPr>
        <w:t>secrétaire général</w:t>
      </w:r>
      <w:r>
        <w:rPr>
          <w:rFonts w:ascii="Times New Roman" w:hAnsi="Times New Roman"/>
        </w:rPr>
        <w:t xml:space="preserve"> du groupe. </w:t>
      </w:r>
    </w:p>
    <w:p w14:paraId="211BE39F" w14:textId="5845A387" w:rsidR="00DF6F5D" w:rsidRPr="00B6728B" w:rsidRDefault="007D5648" w:rsidP="00DF6F5D">
      <w:pPr>
        <w:pStyle w:val="Titretableau"/>
        <w:numPr>
          <w:ilvl w:val="0"/>
          <w:numId w:val="25"/>
        </w:numPr>
        <w:spacing w:before="360"/>
        <w:ind w:left="0"/>
      </w:pPr>
      <w:r>
        <w:t>e</w:t>
      </w:r>
      <w:r w:rsidR="00BE7D85">
        <w:t xml:space="preserve">ffectifs </w:t>
      </w:r>
      <w:r w:rsidR="00DF6F5D" w:rsidRPr="00B6728B">
        <w:t xml:space="preserve">de siège et de structure du groupe La Poste </w:t>
      </w:r>
    </w:p>
    <w:tbl>
      <w:tblPr>
        <w:tblStyle w:val="TABLEAURAPPORTPUBLICTHMATIQUE"/>
        <w:tblW w:w="4984" w:type="dxa"/>
        <w:tblInd w:w="675" w:type="dxa"/>
        <w:tblLook w:val="04A0" w:firstRow="1" w:lastRow="0" w:firstColumn="1" w:lastColumn="0" w:noHBand="0" w:noVBand="1"/>
      </w:tblPr>
      <w:tblGrid>
        <w:gridCol w:w="1037"/>
        <w:gridCol w:w="1037"/>
        <w:gridCol w:w="836"/>
        <w:gridCol w:w="1037"/>
        <w:gridCol w:w="1037"/>
      </w:tblGrid>
      <w:tr w:rsidR="00C60086" w:rsidRPr="001F66E2" w14:paraId="211BE3A6" w14:textId="77777777" w:rsidTr="00146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1BE3A1" w14:textId="77777777" w:rsidR="00C60086" w:rsidRPr="0014605E" w:rsidRDefault="00C60086" w:rsidP="00902FC8">
            <w:pPr>
              <w:pStyle w:val="TableauSchmaOrganigrammecentr"/>
              <w:rPr>
                <w:i w:val="0"/>
              </w:rPr>
            </w:pPr>
            <w:r w:rsidRPr="0014605E">
              <w:rPr>
                <w:i w:val="0"/>
              </w:rPr>
              <w:t>2005</w:t>
            </w:r>
          </w:p>
        </w:tc>
        <w:tc>
          <w:tcPr>
            <w:tcW w:w="0" w:type="auto"/>
          </w:tcPr>
          <w:p w14:paraId="211BE3A2" w14:textId="77777777" w:rsidR="00C60086" w:rsidRPr="001F66E2" w:rsidRDefault="00C60086" w:rsidP="00902FC8">
            <w:pPr>
              <w:pStyle w:val="TableauSchmaOrganigrammecentr"/>
              <w:cnfStyle w:val="100000000000" w:firstRow="1" w:lastRow="0" w:firstColumn="0" w:lastColumn="0" w:oddVBand="0" w:evenVBand="0" w:oddHBand="0" w:evenHBand="0" w:firstRowFirstColumn="0" w:firstRowLastColumn="0" w:lastRowFirstColumn="0" w:lastRowLastColumn="0"/>
            </w:pPr>
            <w:r w:rsidRPr="001F66E2">
              <w:t>2008</w:t>
            </w:r>
          </w:p>
        </w:tc>
        <w:tc>
          <w:tcPr>
            <w:tcW w:w="0" w:type="auto"/>
          </w:tcPr>
          <w:p w14:paraId="211BE3A3" w14:textId="77777777" w:rsidR="00C60086" w:rsidRPr="001F66E2" w:rsidRDefault="00C60086" w:rsidP="00902FC8">
            <w:pPr>
              <w:pStyle w:val="TableauSchmaOrganigrammecentr"/>
              <w:cnfStyle w:val="100000000000" w:firstRow="1" w:lastRow="0" w:firstColumn="0" w:lastColumn="0" w:oddVBand="0" w:evenVBand="0" w:oddHBand="0" w:evenHBand="0" w:firstRowFirstColumn="0" w:firstRowLastColumn="0" w:lastRowFirstColumn="0" w:lastRowLastColumn="0"/>
            </w:pPr>
            <w:r w:rsidRPr="001F66E2">
              <w:t>2011</w:t>
            </w:r>
          </w:p>
        </w:tc>
        <w:tc>
          <w:tcPr>
            <w:tcW w:w="0" w:type="auto"/>
          </w:tcPr>
          <w:p w14:paraId="211BE3A4" w14:textId="77777777" w:rsidR="00C60086" w:rsidRPr="001F66E2" w:rsidRDefault="00C60086" w:rsidP="00902FC8">
            <w:pPr>
              <w:pStyle w:val="TableauSchmaOrganigrammecentr"/>
              <w:cnfStyle w:val="100000000000" w:firstRow="1" w:lastRow="0" w:firstColumn="0" w:lastColumn="0" w:oddVBand="0" w:evenVBand="0" w:oddHBand="0" w:evenHBand="0" w:firstRowFirstColumn="0" w:firstRowLastColumn="0" w:lastRowFirstColumn="0" w:lastRowLastColumn="0"/>
            </w:pPr>
            <w:r w:rsidRPr="001F66E2">
              <w:t>2013</w:t>
            </w:r>
          </w:p>
        </w:tc>
        <w:tc>
          <w:tcPr>
            <w:tcW w:w="0" w:type="auto"/>
          </w:tcPr>
          <w:p w14:paraId="211BE3A5" w14:textId="77777777" w:rsidR="00C60086" w:rsidRPr="001F66E2" w:rsidRDefault="00C60086" w:rsidP="00902FC8">
            <w:pPr>
              <w:pStyle w:val="TableauSchmaOrganigrammecentr"/>
              <w:cnfStyle w:val="100000000000" w:firstRow="1" w:lastRow="0" w:firstColumn="0" w:lastColumn="0" w:oddVBand="0" w:evenVBand="0" w:oddHBand="0" w:evenHBand="0" w:firstRowFirstColumn="0" w:firstRowLastColumn="0" w:lastRowFirstColumn="0" w:lastRowLastColumn="0"/>
            </w:pPr>
            <w:r w:rsidRPr="001F66E2">
              <w:t>2015</w:t>
            </w:r>
          </w:p>
        </w:tc>
      </w:tr>
      <w:tr w:rsidR="00C60086" w:rsidRPr="001F66E2" w14:paraId="211BE3AD" w14:textId="77777777" w:rsidTr="0014605E">
        <w:tc>
          <w:tcPr>
            <w:cnfStyle w:val="001000000000" w:firstRow="0" w:lastRow="0" w:firstColumn="1" w:lastColumn="0" w:oddVBand="0" w:evenVBand="0" w:oddHBand="0" w:evenHBand="0" w:firstRowFirstColumn="0" w:firstRowLastColumn="0" w:lastRowFirstColumn="0" w:lastRowLastColumn="0"/>
            <w:tcW w:w="0" w:type="auto"/>
          </w:tcPr>
          <w:p w14:paraId="211BE3A8" w14:textId="77777777" w:rsidR="00C60086" w:rsidRPr="0014605E" w:rsidRDefault="00C60086" w:rsidP="00902FC8">
            <w:pPr>
              <w:pStyle w:val="TableauSchmaOrganigrammecentr"/>
              <w:rPr>
                <w:i w:val="0"/>
              </w:rPr>
            </w:pPr>
            <w:r w:rsidRPr="0014605E">
              <w:rPr>
                <w:i w:val="0"/>
              </w:rPr>
              <w:t>25 700</w:t>
            </w:r>
          </w:p>
        </w:tc>
        <w:tc>
          <w:tcPr>
            <w:tcW w:w="0" w:type="auto"/>
          </w:tcPr>
          <w:p w14:paraId="211BE3A9" w14:textId="77777777" w:rsidR="00C60086" w:rsidRPr="001F66E2" w:rsidRDefault="00C60086" w:rsidP="00902FC8">
            <w:pPr>
              <w:pStyle w:val="TableauSchmaOrganigrammecentr"/>
              <w:cnfStyle w:val="000000000000" w:firstRow="0" w:lastRow="0" w:firstColumn="0" w:lastColumn="0" w:oddVBand="0" w:evenVBand="0" w:oddHBand="0" w:evenHBand="0" w:firstRowFirstColumn="0" w:firstRowLastColumn="0" w:lastRowFirstColumn="0" w:lastRowLastColumn="0"/>
            </w:pPr>
            <w:r w:rsidRPr="001F66E2">
              <w:t>23 600</w:t>
            </w:r>
          </w:p>
        </w:tc>
        <w:tc>
          <w:tcPr>
            <w:tcW w:w="0" w:type="auto"/>
          </w:tcPr>
          <w:p w14:paraId="211BE3AA" w14:textId="77777777" w:rsidR="00C60086" w:rsidRPr="001F66E2" w:rsidRDefault="00C60086" w:rsidP="00902FC8">
            <w:pPr>
              <w:pStyle w:val="TableauSchmaOrganigrammecentr"/>
              <w:cnfStyle w:val="000000000000" w:firstRow="0" w:lastRow="0" w:firstColumn="0" w:lastColumn="0" w:oddVBand="0" w:evenVBand="0" w:oddHBand="0" w:evenHBand="0" w:firstRowFirstColumn="0" w:firstRowLastColumn="0" w:lastRowFirstColumn="0" w:lastRowLastColumn="0"/>
            </w:pPr>
            <w:r>
              <w:t>n.c</w:t>
            </w:r>
          </w:p>
        </w:tc>
        <w:tc>
          <w:tcPr>
            <w:tcW w:w="0" w:type="auto"/>
          </w:tcPr>
          <w:p w14:paraId="211BE3AB" w14:textId="77777777" w:rsidR="00C60086" w:rsidRPr="001F66E2" w:rsidRDefault="00C60086" w:rsidP="00902FC8">
            <w:pPr>
              <w:pStyle w:val="TableauSchmaOrganigrammecentr"/>
              <w:cnfStyle w:val="000000000000" w:firstRow="0" w:lastRow="0" w:firstColumn="0" w:lastColumn="0" w:oddVBand="0" w:evenVBand="0" w:oddHBand="0" w:evenHBand="0" w:firstRowFirstColumn="0" w:firstRowLastColumn="0" w:lastRowFirstColumn="0" w:lastRowLastColumn="0"/>
            </w:pPr>
            <w:r w:rsidRPr="001F66E2">
              <w:t>24 000</w:t>
            </w:r>
          </w:p>
        </w:tc>
        <w:tc>
          <w:tcPr>
            <w:tcW w:w="0" w:type="auto"/>
          </w:tcPr>
          <w:p w14:paraId="211BE3AC" w14:textId="2B562C19" w:rsidR="00C60086" w:rsidRPr="001F66E2" w:rsidRDefault="00C60086" w:rsidP="00902FC8">
            <w:pPr>
              <w:pStyle w:val="TableauSchmaOrganigrammecentr"/>
              <w:cnfStyle w:val="000000000000" w:firstRow="0" w:lastRow="0" w:firstColumn="0" w:lastColumn="0" w:oddVBand="0" w:evenVBand="0" w:oddHBand="0" w:evenHBand="0" w:firstRowFirstColumn="0" w:firstRowLastColumn="0" w:lastRowFirstColumn="0" w:lastRowLastColumn="0"/>
            </w:pPr>
            <w:r>
              <w:t>23 675</w:t>
            </w:r>
          </w:p>
        </w:tc>
      </w:tr>
    </w:tbl>
    <w:p w14:paraId="211BE3B5" w14:textId="77777777" w:rsidR="00DF6F5D" w:rsidRPr="0063798F" w:rsidRDefault="00DF6F5D" w:rsidP="00C60086">
      <w:pPr>
        <w:pStyle w:val="TexteSource"/>
        <w:ind w:left="567"/>
      </w:pPr>
      <w:r w:rsidRPr="0063798F">
        <w:t>Source : La Poste</w:t>
      </w:r>
    </w:p>
    <w:p w14:paraId="3FDFC6D2" w14:textId="3348F91F" w:rsidR="00BE7D85" w:rsidRDefault="00BE7D85" w:rsidP="00BE7D85">
      <w:r>
        <w:t xml:space="preserve">Il importe que cet effort produise des résultats. Si une baisse des effectifs de ces fonctions </w:t>
      </w:r>
      <w:r w:rsidR="00C60086">
        <w:t xml:space="preserve">de soutien </w:t>
      </w:r>
      <w:r>
        <w:t>s’est amorcée en 2015, La Poste n’a pas été en mesure de communiquer lors de l’instruction l’évolution de leur coût, qui était estimé à 2,5 Md€ en 2013</w:t>
      </w:r>
    </w:p>
    <w:p w14:paraId="211BE3B6" w14:textId="06DB4E38" w:rsidR="00DF6F5D" w:rsidRDefault="00BE7D85" w:rsidP="00BE7D85">
      <w:pPr>
        <w:rPr>
          <w:rFonts w:ascii="Times New Roman" w:hAnsi="Times New Roman"/>
        </w:rPr>
      </w:pPr>
      <w:r>
        <w:rPr>
          <w:rFonts w:ascii="Times New Roman" w:hAnsi="Times New Roman"/>
        </w:rPr>
        <w:t xml:space="preserve"> </w:t>
      </w:r>
      <w:r w:rsidR="00DF6F5D">
        <w:rPr>
          <w:rFonts w:ascii="Times New Roman" w:hAnsi="Times New Roman"/>
        </w:rPr>
        <w:t>Le regroupement des sièges des différentes branches – à l’exception de La Banque Postale – qui a été réalisé à la limite de Paris et d’Issy les Moulineaux (92) au premier semestre de 2016, il est vrai sur trois sites et non dans un bâtiment unique, a selon La Poste engendré une économie de 11 M€. Il ne pourra que faciliter la recherche de synergies et l’élimination des redondances.</w:t>
      </w:r>
    </w:p>
    <w:p w14:paraId="211BE3B7" w14:textId="77777777" w:rsidR="00DF6F5D" w:rsidRDefault="00DF6F5D" w:rsidP="00DF6F5D">
      <w:pPr>
        <w:pStyle w:val="Titre4"/>
      </w:pPr>
      <w:bookmarkStart w:id="1926" w:name="_Toc455392794"/>
      <w:bookmarkStart w:id="1927" w:name="_Toc455396682"/>
      <w:bookmarkStart w:id="1928" w:name="_Toc455412906"/>
      <w:bookmarkStart w:id="1929" w:name="_Toc455415303"/>
      <w:bookmarkStart w:id="1930" w:name="_Toc455419848"/>
      <w:bookmarkStart w:id="1931" w:name="_Toc455426785"/>
      <w:bookmarkStart w:id="1932" w:name="_Toc455430620"/>
      <w:bookmarkStart w:id="1933" w:name="_Toc455498632"/>
      <w:bookmarkStart w:id="1934" w:name="_Toc455510418"/>
      <w:bookmarkStart w:id="1935" w:name="_Toc455510695"/>
      <w:bookmarkStart w:id="1936" w:name="_Toc455591535"/>
      <w:bookmarkStart w:id="1937" w:name="_Toc456782876"/>
      <w:bookmarkStart w:id="1938" w:name="_Toc456795876"/>
      <w:bookmarkStart w:id="1939" w:name="_Toc456796920"/>
      <w:bookmarkStart w:id="1940" w:name="_Toc456806154"/>
      <w:bookmarkStart w:id="1941" w:name="_Toc456808178"/>
      <w:bookmarkStart w:id="1942" w:name="_Toc456861991"/>
      <w:bookmarkStart w:id="1943" w:name="_Toc456882143"/>
      <w:bookmarkStart w:id="1944" w:name="_Toc456884714"/>
      <w:bookmarkStart w:id="1945" w:name="_Toc456888133"/>
      <w:bookmarkStart w:id="1946" w:name="_Toc456951236"/>
      <w:bookmarkStart w:id="1947" w:name="_Toc456952364"/>
      <w:bookmarkStart w:id="1948" w:name="_Toc456952578"/>
      <w:bookmarkStart w:id="1949" w:name="_Toc456972131"/>
      <w:bookmarkStart w:id="1950" w:name="_Toc457235362"/>
      <w:bookmarkStart w:id="1951" w:name="_Toc457235859"/>
      <w:bookmarkStart w:id="1952" w:name="_Toc457298400"/>
      <w:bookmarkStart w:id="1953" w:name="_Toc457317824"/>
      <w:r>
        <w:t xml:space="preserve">L’enjeu de </w:t>
      </w:r>
      <w:r w:rsidRPr="008B540F">
        <w:t>l’optimisation</w:t>
      </w:r>
      <w:r>
        <w:t xml:space="preserve"> des coûts </w:t>
      </w:r>
      <w:r w:rsidRPr="00DE1432">
        <w:t>immobiliers</w:t>
      </w:r>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p>
    <w:p w14:paraId="211BE3B8" w14:textId="77777777" w:rsidR="00DF6F5D" w:rsidRDefault="00DF6F5D" w:rsidP="00DF6F5D">
      <w:pPr>
        <w:ind w:firstLine="708"/>
      </w:pPr>
      <w:r>
        <w:t>La réforme de la gestion immobilière a permis de diminuer les surfaces occupées de 656 000 mètres carrés entre 2010 et 2014, soit -13 %, mais les coûts facturés par Poste Immo aux métiers ont augmenté de 748 M€ à 843 M€, en raison de l’accroissement de la part des locaux loués et des travaux de rénovation. Ces deux évolutions étaient sans doute nécessaires à l’optimisation des surfaces, à la réalisation de cessions et à l’amélioration de l’accueil du public, mais réduire le coût de la fonction immobilière, qui s’élève à 1,2 Md€</w:t>
      </w:r>
      <w:r>
        <w:rPr>
          <w:rStyle w:val="Appelnotedebasdep"/>
        </w:rPr>
        <w:footnoteReference w:id="166"/>
      </w:r>
      <w:r>
        <w:t xml:space="preserve">, doit constituer l’objectif central du pôle immobilier. À cette fin, les travaux menés par la Cour ont identifié, de manière non exhaustive, certaines actions possibles. La planification à moyen terme au plan local des besoins de surfaces des branches ou filiales utilisatrices, de leur utilisation et des économies réalisables doit devenir plus systématique et plus approfondie. Cette planification doit être menée en englobant toutes les branches et filiales du groupe présents dans la ville ou sur le territoire concernés. </w:t>
      </w:r>
    </w:p>
    <w:p w14:paraId="211BE3B9" w14:textId="77777777" w:rsidR="00DF6F5D" w:rsidRDefault="00DF6F5D" w:rsidP="00DF6F5D">
      <w:r>
        <w:t>Des ratios de mètres carrés par agent doivent être définis pour les différents types d’activité et cette planification doit se donner l’objectif de les respecter strictement.</w:t>
      </w:r>
    </w:p>
    <w:p w14:paraId="211BE3BA" w14:textId="1189E412" w:rsidR="00DF6F5D" w:rsidRDefault="00DF6F5D" w:rsidP="00DF6F5D">
      <w:r>
        <w:t xml:space="preserve">Le taux de vacance, autrement dit les surfaces inoccupées, dépasse 15 % des surfaces totales depuis 2012, en raison notamment des surfaces restituées par les utilisateurs. Le manque à gagner (estimé par les loyers qui serait perçus si elles étaient louées) peut être chiffré entre 80 M€ et 95 M€. Un tel enjeu justifie un plan d’action spécifique pour céder les surfaces inoccupées ou pour valoriser de toutes les manières possibles celles qui ne peuvent être cédées. </w:t>
      </w:r>
    </w:p>
    <w:p w14:paraId="211BE3BB" w14:textId="77777777" w:rsidR="00DF6F5D" w:rsidRPr="00FE1EB2" w:rsidRDefault="00DF6F5D" w:rsidP="00DF6F5D">
      <w:r>
        <w:t>Enfin, un suivi plus fin des dépenses énergétiques, dans chaque local et dans le temps, permettrait de réduire les charges immobilières.</w:t>
      </w:r>
    </w:p>
    <w:p w14:paraId="211BE3BC" w14:textId="77777777" w:rsidR="00DF6F5D" w:rsidRDefault="00DF6F5D" w:rsidP="00DF6F5D">
      <w:pPr>
        <w:pStyle w:val="Titre4"/>
      </w:pPr>
      <w:bookmarkStart w:id="1954" w:name="_Toc455392795"/>
      <w:bookmarkStart w:id="1955" w:name="_Toc455396683"/>
      <w:bookmarkStart w:id="1956" w:name="_Toc455412907"/>
      <w:bookmarkStart w:id="1957" w:name="_Toc455415304"/>
      <w:bookmarkStart w:id="1958" w:name="_Toc455419849"/>
      <w:bookmarkStart w:id="1959" w:name="_Toc455426786"/>
      <w:bookmarkStart w:id="1960" w:name="_Toc455430621"/>
      <w:bookmarkStart w:id="1961" w:name="_Toc455498633"/>
      <w:bookmarkStart w:id="1962" w:name="_Toc455510419"/>
      <w:bookmarkStart w:id="1963" w:name="_Toc455510696"/>
      <w:bookmarkStart w:id="1964" w:name="_Toc455591536"/>
      <w:bookmarkStart w:id="1965" w:name="_Toc456782877"/>
      <w:bookmarkStart w:id="1966" w:name="_Toc456795877"/>
      <w:bookmarkStart w:id="1967" w:name="_Toc456796921"/>
      <w:bookmarkStart w:id="1968" w:name="_Toc456806155"/>
      <w:bookmarkStart w:id="1969" w:name="_Toc456808179"/>
      <w:bookmarkStart w:id="1970" w:name="_Toc456861992"/>
      <w:bookmarkStart w:id="1971" w:name="_Toc456882144"/>
      <w:bookmarkStart w:id="1972" w:name="_Toc456884715"/>
      <w:bookmarkStart w:id="1973" w:name="_Toc456888134"/>
      <w:bookmarkStart w:id="1974" w:name="_Toc456951237"/>
      <w:bookmarkStart w:id="1975" w:name="_Toc456952365"/>
      <w:bookmarkStart w:id="1976" w:name="_Toc456952579"/>
      <w:bookmarkStart w:id="1977" w:name="_Toc456972132"/>
      <w:bookmarkStart w:id="1978" w:name="_Toc457235363"/>
      <w:bookmarkStart w:id="1979" w:name="_Toc457235860"/>
      <w:bookmarkStart w:id="1980" w:name="_Toc457298401"/>
      <w:bookmarkStart w:id="1981" w:name="_Toc457317825"/>
      <w:r>
        <w:t xml:space="preserve">Le </w:t>
      </w:r>
      <w:r w:rsidRPr="00F81E5A">
        <w:t>gisement</w:t>
      </w:r>
      <w:r>
        <w:t xml:space="preserve"> majeur des </w:t>
      </w:r>
      <w:r w:rsidRPr="00DE1432">
        <w:t>achats</w:t>
      </w:r>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p>
    <w:p w14:paraId="211BE3BD" w14:textId="77777777" w:rsidR="00DF6F5D" w:rsidRDefault="00DF6F5D" w:rsidP="00DF6F5D">
      <w:r>
        <w:t>Les enquêtes de la Cour ont mis en évidence des cas trop nombreux où les procédures de passation des contrats avaient été irrégulières ou défaillantes. Par exemple, dans le cas des équipements téléphoniques de l’Enseigne (ancienne dénomination du Réseau), la prolongation irrégulière de contrats qui dataient de 2005 pendant trente mois, de janvier 2009 à juillet 2011, a privé La Poste de la baisse des prix dans ce secteur, et le manque à gagner peut être estimé à 3,8 M€.</w:t>
      </w:r>
    </w:p>
    <w:p w14:paraId="211BE3BE" w14:textId="0CD3F4DC" w:rsidR="00DF6F5D" w:rsidRDefault="00DF6F5D" w:rsidP="00DF6F5D">
      <w:pPr>
        <w:spacing w:after="240"/>
      </w:pPr>
      <w:r>
        <w:t xml:space="preserve">Le simple rapprochement entre le montant des achats identifié par la direction des achats du groupe (3,4 Md€) et celui qui apparaît dans les comptes consolidés (8,0 Md€) montre que la centralisation des besoins et la mutualisation des contrats peuvent encore progresser. </w:t>
      </w:r>
    </w:p>
    <w:p w14:paraId="211BE3C0" w14:textId="71FF4DCB" w:rsidR="00DF6F5D" w:rsidRPr="00F97ED0" w:rsidRDefault="00DF6F5D" w:rsidP="00A90440">
      <w:pPr>
        <w:pStyle w:val="ENCADR-Titre"/>
        <w:pBdr>
          <w:bottom w:val="dashSmallGap" w:sz="4" w:space="4" w:color="auto"/>
        </w:pBdr>
      </w:pPr>
      <w:r w:rsidRPr="00F97ED0">
        <w:t>Un exemple de gain : la flotte de téléphones mobiles</w:t>
      </w:r>
    </w:p>
    <w:p w14:paraId="211BE3C1" w14:textId="77777777" w:rsidR="00DF6F5D" w:rsidRDefault="00DF6F5D" w:rsidP="00A90440">
      <w:pPr>
        <w:pStyle w:val="ENCADR-Texte"/>
        <w:pBdr>
          <w:bottom w:val="dashSmallGap" w:sz="4" w:space="4" w:color="auto"/>
        </w:pBdr>
      </w:pPr>
      <w:r>
        <w:t>En dehors du smartphone Facteo qui équipe les facteurs, La Poste fournit fréquemment à ses salariés des téléphones mobiles : avec 46 930 lignes, sa flotte est une des dix premières de France. La gestion de ces équipements était éclatée entre un grand nombre d’entités et les contrats passés avec plusieurs opérateurs, sans stratégie d’ensemble.</w:t>
      </w:r>
    </w:p>
    <w:p w14:paraId="08A51E40" w14:textId="77777777" w:rsidR="00301002" w:rsidRDefault="00301002">
      <w:pPr>
        <w:spacing w:before="0" w:after="200" w:line="276" w:lineRule="auto"/>
        <w:ind w:firstLine="0"/>
        <w:jc w:val="left"/>
        <w:rPr>
          <w:sz w:val="20"/>
        </w:rPr>
      </w:pPr>
      <w:r>
        <w:br w:type="page"/>
      </w:r>
    </w:p>
    <w:p w14:paraId="211BE3C2" w14:textId="6A585AFB" w:rsidR="00DF6F5D" w:rsidRPr="003766F6" w:rsidRDefault="00DF6F5D" w:rsidP="00A90440">
      <w:pPr>
        <w:pStyle w:val="ENCADR-Texte"/>
        <w:pBdr>
          <w:top w:val="dashSmallGap" w:sz="4" w:space="4" w:color="auto"/>
        </w:pBdr>
      </w:pPr>
      <w:r>
        <w:t>En 2013, la gestion de ce besoin a été confiée à la branche Service-Courrier-Colis, qui bénéficiait de l’expérience de Facteo. En concertation avec les autres branches ou filiales utilisatrices, elle a su standardiser les besoins selon des profils type et définir des règles contractuelles communes ainsi que des modalités simplifiées de facturation et de suivi financier. Sur ces bases, une consultation unique pour toute la flotte a été lancée. Selon la direction des achats de la branche, le nouveau contrat a engendré un gain de 30 % par rapport à la situation antérieure, soit 9 M€ en cinq ans.</w:t>
      </w:r>
    </w:p>
    <w:p w14:paraId="211BE3C3" w14:textId="37539150" w:rsidR="00DF6F5D" w:rsidRDefault="00DF6F5D" w:rsidP="00DF6F5D">
      <w:r>
        <w:t>Par ailleurs, l</w:t>
      </w:r>
      <w:r w:rsidRPr="00752560">
        <w:t xml:space="preserve">e </w:t>
      </w:r>
      <w:r>
        <w:t>management</w:t>
      </w:r>
      <w:r w:rsidRPr="00752560">
        <w:t xml:space="preserve"> des </w:t>
      </w:r>
      <w:r>
        <w:t xml:space="preserve">équipes effectuant les </w:t>
      </w:r>
      <w:r w:rsidRPr="00752560">
        <w:t xml:space="preserve">achats </w:t>
      </w:r>
      <w:r>
        <w:t xml:space="preserve">doit être plus </w:t>
      </w:r>
      <w:r w:rsidRPr="00752560">
        <w:t xml:space="preserve">orienté vers la performance, mesurée </w:t>
      </w:r>
      <w:r>
        <w:t xml:space="preserve">principalement </w:t>
      </w:r>
      <w:r w:rsidRPr="00752560">
        <w:t xml:space="preserve">par le </w:t>
      </w:r>
      <w:r>
        <w:t>« </w:t>
      </w:r>
      <w:r w:rsidRPr="00752560">
        <w:t>gain achat</w:t>
      </w:r>
      <w:r>
        <w:t xml:space="preserve"> » réalisé à l’occasion de chaque contrat. Ainsi, ce gain n’était pas mesuré au service achats du </w:t>
      </w:r>
      <w:r w:rsidRPr="00752560">
        <w:t>pôle immobilier</w:t>
      </w:r>
      <w:r>
        <w:t xml:space="preserve">, et dans aucun des services achats examinés par la Cour, la </w:t>
      </w:r>
      <w:r w:rsidRPr="00752560">
        <w:t xml:space="preserve">rémunération des acheteurs </w:t>
      </w:r>
      <w:r>
        <w:t xml:space="preserve">n’était liée aux gains achat réalisés. </w:t>
      </w:r>
    </w:p>
    <w:p w14:paraId="696690EE" w14:textId="77777777" w:rsidR="00BE2654" w:rsidRDefault="00BE2654" w:rsidP="00BE2654">
      <w:pPr>
        <w:pStyle w:val="Titre2"/>
        <w:spacing w:before="360" w:after="240"/>
      </w:pPr>
      <w:bookmarkStart w:id="1982" w:name="_Toc456782856"/>
      <w:bookmarkStart w:id="1983" w:name="_Toc456795856"/>
      <w:bookmarkStart w:id="1984" w:name="_Toc456796900"/>
      <w:bookmarkStart w:id="1985" w:name="_Toc456806134"/>
      <w:bookmarkStart w:id="1986" w:name="_Toc456808158"/>
      <w:bookmarkStart w:id="1987" w:name="_Toc456861971"/>
      <w:bookmarkStart w:id="1988" w:name="_Toc456882123"/>
      <w:bookmarkStart w:id="1989" w:name="_Toc456884695"/>
      <w:bookmarkStart w:id="1990" w:name="_Toc456888114"/>
      <w:bookmarkStart w:id="1991" w:name="_Toc456951217"/>
      <w:bookmarkStart w:id="1992" w:name="_Toc456952344"/>
      <w:bookmarkStart w:id="1993" w:name="_Toc456952558"/>
      <w:bookmarkStart w:id="1994" w:name="_Toc456972112"/>
      <w:bookmarkStart w:id="1995" w:name="_Toc457235343"/>
      <w:bookmarkStart w:id="1996" w:name="_Toc457235840"/>
      <w:bookmarkStart w:id="1997" w:name="_Toc457298381"/>
      <w:bookmarkStart w:id="1998" w:name="_Toc457317805"/>
      <w:bookmarkStart w:id="1999" w:name="_Toc462390594"/>
      <w:bookmarkStart w:id="2000" w:name="_Toc462395058"/>
      <w:bookmarkStart w:id="2001" w:name="_Toc462396738"/>
      <w:bookmarkStart w:id="2002" w:name="_Toc462397645"/>
      <w:bookmarkStart w:id="2003" w:name="_Toc462402634"/>
      <w:bookmarkStart w:id="2004" w:name="_Toc462402756"/>
      <w:bookmarkStart w:id="2005" w:name="_Toc463339544"/>
      <w:bookmarkStart w:id="2006" w:name="_Toc463614059"/>
      <w:bookmarkStart w:id="2007" w:name="_Toc468868338"/>
      <w:r>
        <w:t xml:space="preserve">Tirer toutes les </w:t>
      </w:r>
      <w:r w:rsidRPr="00DF6F5D">
        <w:t>conséquences</w:t>
      </w:r>
      <w:r>
        <w:t xml:space="preserve"> du choix d’un « modèle multi-métiers</w:t>
      </w:r>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r>
        <w:t> »</w:t>
      </w:r>
      <w:bookmarkEnd w:id="1999"/>
      <w:bookmarkEnd w:id="2000"/>
      <w:bookmarkEnd w:id="2001"/>
      <w:bookmarkEnd w:id="2002"/>
      <w:bookmarkEnd w:id="2003"/>
      <w:bookmarkEnd w:id="2004"/>
      <w:bookmarkEnd w:id="2005"/>
      <w:bookmarkEnd w:id="2006"/>
      <w:bookmarkEnd w:id="2007"/>
    </w:p>
    <w:p w14:paraId="1ED2FB44" w14:textId="263D654A" w:rsidR="00BE2654" w:rsidRPr="00DF6F5D" w:rsidRDefault="00BE2654" w:rsidP="00BE2654">
      <w:r w:rsidRPr="00DF6F5D">
        <w:t>La Poste a réaffirmé, dans le cadre de son plan stratégique</w:t>
      </w:r>
      <w:r w:rsidRPr="00DF6F5D">
        <w:br/>
        <w:t>2014-2020, le choix d’un modèle reposant sur plusieurs métiers</w:t>
      </w:r>
      <w:r w:rsidRPr="00DF6F5D">
        <w:br/>
        <w:t xml:space="preserve">(modèle multi-métiers), à rebours des autres opérateurs européens. Si ce choix n’est pas en lui-même contestable, </w:t>
      </w:r>
      <w:r w:rsidR="007033DA">
        <w:t>encore faut-il qu</w:t>
      </w:r>
      <w:r w:rsidR="004F583E">
        <w:t>e La Poste</w:t>
      </w:r>
      <w:r w:rsidR="007033DA">
        <w:t xml:space="preserve"> parvienne à en améliorer</w:t>
      </w:r>
      <w:r w:rsidR="007033DA" w:rsidRPr="00DF6F5D">
        <w:t xml:space="preserve"> </w:t>
      </w:r>
      <w:r w:rsidRPr="00DF6F5D">
        <w:t xml:space="preserve">la cohérence interne </w:t>
      </w:r>
      <w:r w:rsidR="004F583E">
        <w:t>par</w:t>
      </w:r>
      <w:r w:rsidRPr="00DF6F5D">
        <w:t xml:space="preserve"> des actions volontaristes en matière d’organisation et </w:t>
      </w:r>
      <w:r w:rsidR="004F583E">
        <w:t xml:space="preserve">par </w:t>
      </w:r>
      <w:r w:rsidRPr="00DF6F5D">
        <w:t>des choix stratégiques pertinents en matière de croissance externe.</w:t>
      </w:r>
    </w:p>
    <w:p w14:paraId="1EFE1C66" w14:textId="77777777" w:rsidR="00BE2654" w:rsidRDefault="00BE2654" w:rsidP="00BE2654">
      <w:pPr>
        <w:pStyle w:val="Titre3"/>
      </w:pPr>
      <w:bookmarkStart w:id="2008" w:name="_Toc456966381"/>
      <w:bookmarkStart w:id="2009" w:name="_Toc455510413"/>
      <w:bookmarkStart w:id="2010" w:name="_Toc455510690"/>
      <w:bookmarkStart w:id="2011" w:name="_Toc455591530"/>
      <w:bookmarkStart w:id="2012" w:name="_Toc456782857"/>
      <w:bookmarkStart w:id="2013" w:name="_Toc456795857"/>
      <w:bookmarkStart w:id="2014" w:name="_Toc456796901"/>
      <w:bookmarkStart w:id="2015" w:name="_Toc456806135"/>
      <w:bookmarkStart w:id="2016" w:name="_Toc456808159"/>
      <w:bookmarkStart w:id="2017" w:name="_Toc456861972"/>
      <w:bookmarkStart w:id="2018" w:name="_Toc456882124"/>
      <w:bookmarkStart w:id="2019" w:name="_Toc456884696"/>
      <w:bookmarkStart w:id="2020" w:name="_Toc456888115"/>
      <w:bookmarkStart w:id="2021" w:name="_Toc456951218"/>
      <w:bookmarkStart w:id="2022" w:name="_Toc456952345"/>
      <w:bookmarkStart w:id="2023" w:name="_Toc456952559"/>
      <w:bookmarkStart w:id="2024" w:name="_Toc456972113"/>
      <w:bookmarkStart w:id="2025" w:name="_Toc457235344"/>
      <w:bookmarkStart w:id="2026" w:name="_Toc457235841"/>
      <w:bookmarkStart w:id="2027" w:name="_Toc457298382"/>
      <w:bookmarkStart w:id="2028" w:name="_Toc457317806"/>
      <w:bookmarkStart w:id="2029" w:name="_Toc462390595"/>
      <w:bookmarkStart w:id="2030" w:name="_Toc462395059"/>
      <w:bookmarkStart w:id="2031" w:name="_Toc462396739"/>
      <w:bookmarkStart w:id="2032" w:name="_Toc462397646"/>
      <w:bookmarkStart w:id="2033" w:name="_Toc462402635"/>
      <w:bookmarkStart w:id="2034" w:name="_Toc462402757"/>
      <w:bookmarkStart w:id="2035" w:name="_Toc463339545"/>
      <w:bookmarkStart w:id="2036" w:name="_Toc463614060"/>
      <w:bookmarkStart w:id="2037" w:name="_Toc468868339"/>
      <w:bookmarkEnd w:id="2008"/>
      <w:r>
        <w:t>Un choix de longue date, qui s’est avéré</w:t>
      </w:r>
      <w:r>
        <w:br/>
        <w:t xml:space="preserve">jusqu’ici </w:t>
      </w:r>
      <w:r w:rsidRPr="001D00A3">
        <w:t>pertinent</w:t>
      </w:r>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p>
    <w:p w14:paraId="15942D7B" w14:textId="77777777" w:rsidR="00BE2654" w:rsidRDefault="00BE2654" w:rsidP="00BE2654">
      <w:r w:rsidRPr="006A68BA">
        <w:t xml:space="preserve">Bien avant que le courrier ne soit fragilisé par la baisse </w:t>
      </w:r>
      <w:r>
        <w:t xml:space="preserve">rapide </w:t>
      </w:r>
      <w:r w:rsidRPr="006A68BA">
        <w:t>des volumes, La Poste a choisi de développer un modèle multi-métiers</w:t>
      </w:r>
      <w:r>
        <w:t>. Ce choix a été largement contraint : il s’est agi en créant La Banque Postale</w:t>
      </w:r>
      <w:r w:rsidRPr="00891C7D">
        <w:t xml:space="preserve"> </w:t>
      </w:r>
      <w:r>
        <w:t xml:space="preserve">de financer un réseau de bureaux de poste dont la taille était prédéfinie, et, avec les activités de colis, d’assurer le plan de charge du réseau de facteurs menacé par la baisse du courrier. </w:t>
      </w:r>
    </w:p>
    <w:p w14:paraId="70A1728A" w14:textId="77777777" w:rsidR="00BE2654" w:rsidRDefault="00BE2654" w:rsidP="00BE2654">
      <w:r>
        <w:t>Tant la banque que le colis-express ont joué leur rôle au plan financier et ont aidé La Poste à compenser la chute du courrier. L</w:t>
      </w:r>
      <w:r w:rsidRPr="005B14F1">
        <w:t xml:space="preserve">e modèle multi-métiers </w:t>
      </w:r>
      <w:r>
        <w:t xml:space="preserve">a ainsi permis aux résultats de La Poste de se maintenir malgré l’importance des chocs subis. </w:t>
      </w:r>
    </w:p>
    <w:p w14:paraId="7CB4146F" w14:textId="4D736467" w:rsidR="00BE2654" w:rsidRDefault="00BE2654" w:rsidP="00BE2654">
      <w:r w:rsidRPr="00ED15C9">
        <w:t xml:space="preserve">L’effort de diversification de La Poste a néanmoins été plus tardif et plus limité que </w:t>
      </w:r>
      <w:r>
        <w:t>chez</w:t>
      </w:r>
      <w:r w:rsidRPr="00ED15C9">
        <w:t xml:space="preserve"> d’autres grands opérateurs postaux européens,</w:t>
      </w:r>
      <w:r>
        <w:t xml:space="preserve"> qui ont fait des choix plus radicaux de changement de modèle, comme l’Allemagne avec la logistique ou l’Italie avec les services financiers</w:t>
      </w:r>
      <w:r>
        <w:br/>
        <w:t>(</w:t>
      </w:r>
      <w:r w:rsidRPr="00DF6F5D">
        <w:t>cf</w:t>
      </w:r>
      <w:r w:rsidRPr="00C46BA4">
        <w:rPr>
          <w:i/>
        </w:rPr>
        <w:t>.</w:t>
      </w:r>
      <w:r>
        <w:t xml:space="preserve"> aussi l’annexe n°</w:t>
      </w:r>
      <w:r w:rsidR="00A571D5">
        <w:t> </w:t>
      </w:r>
      <w:r>
        <w:t>7 sur les opérateurs étrangers) :</w:t>
      </w:r>
    </w:p>
    <w:p w14:paraId="2380F3B7" w14:textId="77777777" w:rsidR="00BE2654" w:rsidRPr="002C52B5" w:rsidRDefault="00BE2654" w:rsidP="00BE2654">
      <w:pPr>
        <w:pStyle w:val="Titregraphique"/>
      </w:pPr>
      <w:r>
        <w:t>structure comparée du chiffre d’affaires (2014)</w:t>
      </w:r>
    </w:p>
    <w:p w14:paraId="25128408" w14:textId="77777777" w:rsidR="00BE2654" w:rsidRDefault="00BE2654" w:rsidP="00BE2654">
      <w:pPr>
        <w:spacing w:after="0"/>
        <w:jc w:val="center"/>
      </w:pPr>
      <w:r w:rsidRPr="001616A3">
        <w:rPr>
          <w:noProof/>
          <w:lang w:eastAsia="fr-FR"/>
        </w:rPr>
        <w:drawing>
          <wp:inline distT="0" distB="0" distL="0" distR="0" wp14:anchorId="02DBE2C3" wp14:editId="489705F1">
            <wp:extent cx="3053509" cy="1714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6419"/>
                    <a:stretch/>
                  </pic:blipFill>
                  <pic:spPr bwMode="auto">
                    <a:xfrm>
                      <a:off x="0" y="0"/>
                      <a:ext cx="3061869" cy="1719194"/>
                    </a:xfrm>
                    <a:prstGeom prst="rect">
                      <a:avLst/>
                    </a:prstGeom>
                    <a:noFill/>
                    <a:ln>
                      <a:noFill/>
                    </a:ln>
                    <a:extLst>
                      <a:ext uri="{53640926-AAD7-44D8-BBD7-CCE9431645EC}">
                        <a14:shadowObscured xmlns:a14="http://schemas.microsoft.com/office/drawing/2010/main"/>
                      </a:ext>
                    </a:extLst>
                  </pic:spPr>
                </pic:pic>
              </a:graphicData>
            </a:graphic>
          </wp:inline>
        </w:drawing>
      </w:r>
    </w:p>
    <w:p w14:paraId="525FE47F" w14:textId="77777777" w:rsidR="00BE2654" w:rsidRPr="00CE2FE0" w:rsidRDefault="00BE2654" w:rsidP="00BE2654">
      <w:pPr>
        <w:pStyle w:val="TexteSource"/>
      </w:pPr>
      <w:r w:rsidRPr="00CE2FE0">
        <w:t>Source : La Poste, « Benchmark 2014 des opérateurs postaux européens »</w:t>
      </w:r>
    </w:p>
    <w:p w14:paraId="43CDC1D1" w14:textId="33790745" w:rsidR="00BE2654" w:rsidRDefault="00BE2654" w:rsidP="00BE2654">
      <w:r>
        <w:t>Ces transformations en profondeur du modèle postal les immunisent aujourd’hui probablement mieux contre le choc de la baisse du courrier (qui ne représente plus que 27 % du chiffre d’affaires en Allemagne et 14 % en Italie contre 46 % en France en 2014), mais les exposent en contrepartie à des difficultés accrues en cas de choc sur leur nouveau marché dominant.</w:t>
      </w:r>
    </w:p>
    <w:p w14:paraId="4518C07A" w14:textId="77777777" w:rsidR="00301002" w:rsidRDefault="00301002" w:rsidP="00BE2654"/>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0"/>
      </w:tblGrid>
      <w:tr w:rsidR="00BE2654" w:rsidRPr="00D42843" w14:paraId="073FE7D5" w14:textId="77777777" w:rsidTr="00E525DB">
        <w:tc>
          <w:tcPr>
            <w:tcW w:w="6340" w:type="dxa"/>
            <w:shd w:val="clear" w:color="auto" w:fill="auto"/>
            <w:vAlign w:val="center"/>
          </w:tcPr>
          <w:p w14:paraId="4791350F" w14:textId="77777777" w:rsidR="00BE2654" w:rsidRPr="00ED5E03" w:rsidRDefault="00BE2654" w:rsidP="00E525DB">
            <w:pPr>
              <w:jc w:val="center"/>
              <w:rPr>
                <w:b/>
                <w:i/>
                <w:sz w:val="20"/>
                <w:szCs w:val="20"/>
              </w:rPr>
            </w:pPr>
            <w:r w:rsidRPr="00ED5E03">
              <w:rPr>
                <w:b/>
                <w:sz w:val="20"/>
                <w:szCs w:val="20"/>
              </w:rPr>
              <w:t>Poste Italiane : un exemple de compensation des pertes du courrier</w:t>
            </w:r>
            <w:r>
              <w:rPr>
                <w:b/>
                <w:sz w:val="20"/>
                <w:szCs w:val="20"/>
              </w:rPr>
              <w:t xml:space="preserve"> </w:t>
            </w:r>
            <w:r w:rsidRPr="00ED5E03">
              <w:rPr>
                <w:b/>
                <w:sz w:val="20"/>
                <w:szCs w:val="20"/>
              </w:rPr>
              <w:t>par le développement des services financiers</w:t>
            </w:r>
          </w:p>
          <w:p w14:paraId="7558F74B" w14:textId="06DE94D7" w:rsidR="00301002" w:rsidRDefault="00BE2654" w:rsidP="00E525DB">
            <w:pPr>
              <w:rPr>
                <w:b/>
                <w:i/>
                <w:sz w:val="20"/>
                <w:szCs w:val="20"/>
              </w:rPr>
            </w:pPr>
            <w:r>
              <w:rPr>
                <w:sz w:val="20"/>
                <w:szCs w:val="20"/>
              </w:rPr>
              <w:t xml:space="preserve">Pour l’opérateur italien </w:t>
            </w:r>
            <w:r w:rsidRPr="004D5C2D">
              <w:rPr>
                <w:sz w:val="20"/>
                <w:szCs w:val="20"/>
              </w:rPr>
              <w:t>Poste Italiane</w:t>
            </w:r>
            <w:r>
              <w:rPr>
                <w:sz w:val="20"/>
                <w:szCs w:val="20"/>
              </w:rPr>
              <w:t xml:space="preserve"> (PI), l’activité postale est devenue marginale : elle ne représente plus en 2014 que 14 % du chiffre d’affaires, en baisse de près de 10 points depuis 2010. Du fait d’une baisse très prononcée du volume de courrier (la 2</w:t>
            </w:r>
            <w:r w:rsidRPr="00826735">
              <w:rPr>
                <w:sz w:val="20"/>
                <w:szCs w:val="20"/>
                <w:vertAlign w:val="superscript"/>
              </w:rPr>
              <w:t>ème</w:t>
            </w:r>
            <w:r>
              <w:rPr>
                <w:sz w:val="20"/>
                <w:szCs w:val="20"/>
              </w:rPr>
              <w:t xml:space="preserve"> en Europe derrière le Danemark), l’activité postale est désormais fortement déficitaire (-500 M€ de résultat en 2014) et sa rentabilité recule fortement </w:t>
            </w:r>
            <w:r w:rsidRPr="00826735">
              <w:rPr>
                <w:sz w:val="20"/>
                <w:szCs w:val="20"/>
              </w:rPr>
              <w:t>(-177</w:t>
            </w:r>
            <w:r>
              <w:rPr>
                <w:sz w:val="20"/>
                <w:szCs w:val="20"/>
              </w:rPr>
              <w:t> </w:t>
            </w:r>
            <w:r w:rsidRPr="00826735">
              <w:rPr>
                <w:sz w:val="20"/>
                <w:szCs w:val="20"/>
              </w:rPr>
              <w:t>% entre 2011 et 2014)</w:t>
            </w:r>
            <w:r>
              <w:rPr>
                <w:sz w:val="20"/>
                <w:szCs w:val="20"/>
              </w:rPr>
              <w:t>. De surcroît, PI n’a pas su profiter du développement du e-commerce, et le volume de colis a également reculé de 18 % entre 2010 et 2014.</w:t>
            </w:r>
          </w:p>
          <w:p w14:paraId="1D849986" w14:textId="77777777" w:rsidR="00BE2654" w:rsidRPr="00F909EC" w:rsidRDefault="00BE2654" w:rsidP="00E525DB">
            <w:pPr>
              <w:pStyle w:val="Titretableau"/>
              <w:spacing w:before="240"/>
            </w:pPr>
            <w:r>
              <w:t>s</w:t>
            </w:r>
            <w:r w:rsidRPr="00F909EC">
              <w:t>tructure du résultat opérationnel 2014 du groupe Poste Italiane (M€)</w:t>
            </w:r>
          </w:p>
          <w:tbl>
            <w:tblPr>
              <w:tblStyle w:val="TABLEAURAPPORTPUBLICTHMATIQUE"/>
              <w:tblW w:w="0" w:type="auto"/>
              <w:tblLook w:val="04A0" w:firstRow="1" w:lastRow="0" w:firstColumn="1" w:lastColumn="0" w:noHBand="0" w:noVBand="1"/>
            </w:tblPr>
            <w:tblGrid>
              <w:gridCol w:w="1147"/>
              <w:gridCol w:w="1308"/>
              <w:gridCol w:w="1277"/>
              <w:gridCol w:w="1177"/>
              <w:gridCol w:w="1092"/>
            </w:tblGrid>
            <w:tr w:rsidR="00BE2654" w:rsidRPr="00EE3BC4" w14:paraId="44F3CF4B" w14:textId="77777777" w:rsidTr="00E52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0302621B" w14:textId="77777777" w:rsidR="00BE2654" w:rsidRPr="001D6A63" w:rsidRDefault="00BE2654" w:rsidP="00684EDA">
                  <w:pPr>
                    <w:keepNext w:val="0"/>
                    <w:spacing w:before="0" w:after="0"/>
                    <w:ind w:firstLine="0"/>
                    <w:jc w:val="center"/>
                    <w:rPr>
                      <w:i w:val="0"/>
                      <w:sz w:val="20"/>
                      <w:szCs w:val="20"/>
                    </w:rPr>
                  </w:pPr>
                  <w:r w:rsidRPr="001D6A63">
                    <w:rPr>
                      <w:i w:val="0"/>
                      <w:sz w:val="20"/>
                      <w:szCs w:val="20"/>
                    </w:rPr>
                    <w:t>Groupe PI</w:t>
                  </w:r>
                </w:p>
              </w:tc>
              <w:tc>
                <w:tcPr>
                  <w:tcW w:w="1765" w:type="dxa"/>
                </w:tcPr>
                <w:p w14:paraId="0D7A50AC" w14:textId="77777777" w:rsidR="00BE2654" w:rsidRPr="00EE3BC4" w:rsidRDefault="00BE2654" w:rsidP="00684EDA">
                  <w:pPr>
                    <w:keepNext w:val="0"/>
                    <w:spacing w:before="0" w:after="0"/>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Assurance</w:t>
                  </w:r>
                </w:p>
              </w:tc>
              <w:tc>
                <w:tcPr>
                  <w:tcW w:w="1765" w:type="dxa"/>
                </w:tcPr>
                <w:p w14:paraId="28758611" w14:textId="77777777" w:rsidR="00BE2654" w:rsidRPr="00EE3BC4" w:rsidRDefault="00BE2654" w:rsidP="00684EDA">
                  <w:pPr>
                    <w:keepNext w:val="0"/>
                    <w:spacing w:before="0" w:after="0"/>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Services financiers</w:t>
                  </w:r>
                </w:p>
              </w:tc>
              <w:tc>
                <w:tcPr>
                  <w:tcW w:w="1765" w:type="dxa"/>
                </w:tcPr>
                <w:p w14:paraId="3FA511C4" w14:textId="77777777" w:rsidR="00BE2654" w:rsidRPr="00EE3BC4" w:rsidRDefault="00BE2654" w:rsidP="00684EDA">
                  <w:pPr>
                    <w:keepNext w:val="0"/>
                    <w:spacing w:before="0" w:after="0"/>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Services postaux</w:t>
                  </w:r>
                </w:p>
              </w:tc>
              <w:tc>
                <w:tcPr>
                  <w:tcW w:w="1765" w:type="dxa"/>
                </w:tcPr>
                <w:p w14:paraId="3AA77301" w14:textId="77777777" w:rsidR="00BE2654" w:rsidRPr="00EE3BC4" w:rsidRDefault="00BE2654" w:rsidP="00684EDA">
                  <w:pPr>
                    <w:keepNext w:val="0"/>
                    <w:spacing w:before="0" w:after="0"/>
                    <w:ind w:firstLine="0"/>
                    <w:jc w:val="cente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Autres</w:t>
                  </w:r>
                </w:p>
              </w:tc>
            </w:tr>
            <w:tr w:rsidR="00BE2654" w:rsidRPr="00EE3BC4" w14:paraId="5440CD01" w14:textId="77777777" w:rsidTr="00E525DB">
              <w:tc>
                <w:tcPr>
                  <w:cnfStyle w:val="001000000000" w:firstRow="0" w:lastRow="0" w:firstColumn="1" w:lastColumn="0" w:oddVBand="0" w:evenVBand="0" w:oddHBand="0" w:evenHBand="0" w:firstRowFirstColumn="0" w:firstRowLastColumn="0" w:lastRowFirstColumn="0" w:lastRowLastColumn="0"/>
                  <w:tcW w:w="1765" w:type="dxa"/>
                </w:tcPr>
                <w:p w14:paraId="58645998" w14:textId="77777777" w:rsidR="00BE2654" w:rsidRPr="001D6A63" w:rsidRDefault="00BE2654" w:rsidP="00E525DB">
                  <w:pPr>
                    <w:spacing w:before="0" w:after="0"/>
                    <w:jc w:val="center"/>
                    <w:rPr>
                      <w:b/>
                      <w:i w:val="0"/>
                      <w:sz w:val="20"/>
                      <w:szCs w:val="20"/>
                    </w:rPr>
                  </w:pPr>
                  <w:r w:rsidRPr="001D6A63">
                    <w:rPr>
                      <w:b/>
                      <w:i w:val="0"/>
                      <w:sz w:val="20"/>
                      <w:szCs w:val="20"/>
                    </w:rPr>
                    <w:t>689</w:t>
                  </w:r>
                </w:p>
              </w:tc>
              <w:tc>
                <w:tcPr>
                  <w:tcW w:w="1765" w:type="dxa"/>
                </w:tcPr>
                <w:p w14:paraId="1CCE04E5" w14:textId="77777777" w:rsidR="00BE2654" w:rsidRPr="00EE3BC4" w:rsidRDefault="00BE2654" w:rsidP="00E525DB">
                  <w:pPr>
                    <w:spacing w:before="0" w:after="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415</w:t>
                  </w:r>
                </w:p>
              </w:tc>
              <w:tc>
                <w:tcPr>
                  <w:tcW w:w="1765" w:type="dxa"/>
                </w:tcPr>
                <w:p w14:paraId="269E9584" w14:textId="77777777" w:rsidR="00BE2654" w:rsidRPr="00EE3BC4" w:rsidRDefault="00BE2654" w:rsidP="00E525DB">
                  <w:pPr>
                    <w:spacing w:before="0" w:after="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766</w:t>
                  </w:r>
                </w:p>
              </w:tc>
              <w:tc>
                <w:tcPr>
                  <w:tcW w:w="1765" w:type="dxa"/>
                </w:tcPr>
                <w:p w14:paraId="2CDAB801" w14:textId="77777777" w:rsidR="00BE2654" w:rsidRPr="00EE3BC4" w:rsidRDefault="00BE2654" w:rsidP="00E525DB">
                  <w:pPr>
                    <w:spacing w:before="0" w:after="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-505</w:t>
                  </w:r>
                </w:p>
              </w:tc>
              <w:tc>
                <w:tcPr>
                  <w:tcW w:w="1765" w:type="dxa"/>
                </w:tcPr>
                <w:p w14:paraId="5DD1CA0A" w14:textId="77777777" w:rsidR="00BE2654" w:rsidRPr="00EE3BC4" w:rsidRDefault="00BE2654" w:rsidP="00E525DB">
                  <w:pPr>
                    <w:spacing w:before="0" w:after="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14</w:t>
                  </w:r>
                </w:p>
              </w:tc>
            </w:tr>
          </w:tbl>
          <w:p w14:paraId="5505845E" w14:textId="659EE15E" w:rsidR="00BE2654" w:rsidRDefault="00BE2654" w:rsidP="00E525DB">
            <w:pPr>
              <w:spacing w:before="60" w:after="180"/>
              <w:jc w:val="center"/>
              <w:rPr>
                <w:b/>
                <w:i/>
                <w:sz w:val="20"/>
                <w:szCs w:val="20"/>
              </w:rPr>
            </w:pPr>
            <w:r w:rsidRPr="00CE2FE0">
              <w:rPr>
                <w:i/>
                <w:sz w:val="16"/>
                <w:szCs w:val="16"/>
              </w:rPr>
              <w:t xml:space="preserve">Source : Cour des comptes, données </w:t>
            </w:r>
            <w:r w:rsidR="00CC1A9E">
              <w:rPr>
                <w:i/>
                <w:sz w:val="16"/>
                <w:szCs w:val="16"/>
              </w:rPr>
              <w:t>r</w:t>
            </w:r>
            <w:r w:rsidRPr="00CE2FE0">
              <w:rPr>
                <w:i/>
                <w:sz w:val="16"/>
                <w:szCs w:val="16"/>
              </w:rPr>
              <w:t xml:space="preserve">apport </w:t>
            </w:r>
            <w:r w:rsidR="00CC1A9E">
              <w:rPr>
                <w:i/>
                <w:sz w:val="16"/>
                <w:szCs w:val="16"/>
              </w:rPr>
              <w:t>a</w:t>
            </w:r>
            <w:r w:rsidRPr="00CE2FE0">
              <w:rPr>
                <w:i/>
                <w:sz w:val="16"/>
                <w:szCs w:val="16"/>
              </w:rPr>
              <w:t>nnuel 2014, Poste Italiane</w:t>
            </w:r>
          </w:p>
          <w:p w14:paraId="4FB3DE4B" w14:textId="77777777" w:rsidR="00BE2654" w:rsidRDefault="00BE2654" w:rsidP="00E525DB">
            <w:pPr>
              <w:rPr>
                <w:b/>
                <w:i/>
                <w:sz w:val="20"/>
                <w:szCs w:val="20"/>
              </w:rPr>
            </w:pPr>
            <w:r>
              <w:rPr>
                <w:sz w:val="20"/>
                <w:szCs w:val="20"/>
              </w:rPr>
              <w:t>Pour faire face à ces difficultés, PI, qui fournissait déjà depuis longtemps des services financiers, a décidé de poursuivre sa diversification dans les</w:t>
            </w:r>
            <w:r w:rsidRPr="00D05A74">
              <w:rPr>
                <w:sz w:val="20"/>
                <w:szCs w:val="20"/>
              </w:rPr>
              <w:t xml:space="preserve"> </w:t>
            </w:r>
            <w:r>
              <w:rPr>
                <w:sz w:val="20"/>
                <w:szCs w:val="20"/>
              </w:rPr>
              <w:t>assurances, dont le chiffre d’affaires</w:t>
            </w:r>
            <w:r w:rsidRPr="00D05A74">
              <w:rPr>
                <w:sz w:val="20"/>
                <w:szCs w:val="20"/>
              </w:rPr>
              <w:t xml:space="preserve"> a augmenté de 15</w:t>
            </w:r>
            <w:r>
              <w:rPr>
                <w:sz w:val="20"/>
                <w:szCs w:val="20"/>
              </w:rPr>
              <w:t> </w:t>
            </w:r>
            <w:r w:rsidRPr="00D05A74">
              <w:rPr>
                <w:sz w:val="20"/>
                <w:szCs w:val="20"/>
              </w:rPr>
              <w:t xml:space="preserve">% </w:t>
            </w:r>
            <w:r>
              <w:rPr>
                <w:sz w:val="20"/>
                <w:szCs w:val="20"/>
              </w:rPr>
              <w:t>depuis 2010</w:t>
            </w:r>
            <w:r w:rsidRPr="00D05A74">
              <w:rPr>
                <w:sz w:val="20"/>
                <w:szCs w:val="20"/>
              </w:rPr>
              <w:t>.</w:t>
            </w:r>
            <w:r>
              <w:rPr>
                <w:sz w:val="20"/>
                <w:szCs w:val="20"/>
              </w:rPr>
              <w:t xml:space="preserve"> Désormais, l</w:t>
            </w:r>
            <w:r w:rsidRPr="00E211B1">
              <w:rPr>
                <w:sz w:val="20"/>
                <w:szCs w:val="20"/>
              </w:rPr>
              <w:t>es activités banque et assurance représentent à elles deux plus de 85</w:t>
            </w:r>
            <w:r>
              <w:rPr>
                <w:sz w:val="20"/>
                <w:szCs w:val="20"/>
              </w:rPr>
              <w:t> </w:t>
            </w:r>
            <w:r w:rsidRPr="00E211B1">
              <w:rPr>
                <w:sz w:val="20"/>
                <w:szCs w:val="20"/>
              </w:rPr>
              <w:t>% du chiffre d’affaires du groupe</w:t>
            </w:r>
            <w:r>
              <w:rPr>
                <w:sz w:val="20"/>
                <w:szCs w:val="20"/>
              </w:rPr>
              <w:t xml:space="preserve"> (66 % pour l’assurance et 19 % pour les services financiers)</w:t>
            </w:r>
            <w:r w:rsidRPr="00E211B1">
              <w:rPr>
                <w:sz w:val="20"/>
                <w:szCs w:val="20"/>
              </w:rPr>
              <w:t xml:space="preserve">. </w:t>
            </w:r>
            <w:r>
              <w:rPr>
                <w:sz w:val="20"/>
                <w:szCs w:val="20"/>
              </w:rPr>
              <w:t xml:space="preserve">Avec un </w:t>
            </w:r>
            <w:r w:rsidRPr="00826735">
              <w:rPr>
                <w:sz w:val="20"/>
                <w:szCs w:val="20"/>
              </w:rPr>
              <w:t>portefeuille de plus de 30 millions de clients</w:t>
            </w:r>
            <w:r>
              <w:rPr>
                <w:sz w:val="20"/>
                <w:szCs w:val="20"/>
              </w:rPr>
              <w:t>, PI</w:t>
            </w:r>
            <w:r w:rsidRPr="00E211B1">
              <w:rPr>
                <w:sz w:val="20"/>
                <w:szCs w:val="20"/>
              </w:rPr>
              <w:t xml:space="preserve"> </w:t>
            </w:r>
            <w:r>
              <w:rPr>
                <w:sz w:val="20"/>
                <w:szCs w:val="20"/>
              </w:rPr>
              <w:t>s’appuie</w:t>
            </w:r>
            <w:r w:rsidRPr="00E211B1">
              <w:rPr>
                <w:sz w:val="20"/>
                <w:szCs w:val="20"/>
              </w:rPr>
              <w:t xml:space="preserve"> notamment </w:t>
            </w:r>
            <w:r>
              <w:rPr>
                <w:sz w:val="20"/>
                <w:szCs w:val="20"/>
              </w:rPr>
              <w:t>sur son</w:t>
            </w:r>
            <w:r w:rsidRPr="00E211B1">
              <w:rPr>
                <w:sz w:val="20"/>
                <w:szCs w:val="20"/>
              </w:rPr>
              <w:t xml:space="preserve"> réseau </w:t>
            </w:r>
            <w:r>
              <w:rPr>
                <w:sz w:val="20"/>
                <w:szCs w:val="20"/>
              </w:rPr>
              <w:t>de bureaux de postes</w:t>
            </w:r>
            <w:r w:rsidRPr="00E211B1">
              <w:rPr>
                <w:sz w:val="20"/>
                <w:szCs w:val="20"/>
              </w:rPr>
              <w:t xml:space="preserve"> (13 200</w:t>
            </w:r>
            <w:r>
              <w:rPr>
                <w:sz w:val="20"/>
                <w:szCs w:val="20"/>
              </w:rPr>
              <w:t>, tous gérés directement</w:t>
            </w:r>
            <w:r w:rsidRPr="00E211B1">
              <w:rPr>
                <w:sz w:val="20"/>
                <w:szCs w:val="20"/>
              </w:rPr>
              <w:t xml:space="preserve">), bien plus vaste que les réseaux d’agences des deux plus grosses banques du pays (respectivement 3 300 et 4 300 agences pour </w:t>
            </w:r>
            <w:r w:rsidRPr="00155FE6">
              <w:rPr>
                <w:sz w:val="20"/>
                <w:szCs w:val="20"/>
              </w:rPr>
              <w:t>UniCredit</w:t>
            </w:r>
            <w:r w:rsidRPr="00E211B1">
              <w:rPr>
                <w:sz w:val="20"/>
                <w:szCs w:val="20"/>
              </w:rPr>
              <w:t xml:space="preserve"> et </w:t>
            </w:r>
            <w:r w:rsidRPr="00155FE6">
              <w:rPr>
                <w:sz w:val="20"/>
                <w:szCs w:val="20"/>
              </w:rPr>
              <w:t>Intesa Sanpaolo</w:t>
            </w:r>
            <w:r w:rsidRPr="00E211B1">
              <w:rPr>
                <w:sz w:val="20"/>
                <w:szCs w:val="20"/>
              </w:rPr>
              <w:t>).</w:t>
            </w:r>
            <w:r>
              <w:rPr>
                <w:sz w:val="20"/>
                <w:szCs w:val="20"/>
              </w:rPr>
              <w:t xml:space="preserve"> Pour maîtriser ses charges, PI tente actuellement de rationaliser ce réseau.</w:t>
            </w:r>
          </w:p>
          <w:p w14:paraId="4263BC69" w14:textId="77777777" w:rsidR="00BE2654" w:rsidRPr="00E07F4B" w:rsidRDefault="00BE2654" w:rsidP="00E525DB">
            <w:pPr>
              <w:rPr>
                <w:b/>
                <w:i/>
                <w:sz w:val="20"/>
                <w:szCs w:val="20"/>
              </w:rPr>
            </w:pPr>
            <w:r>
              <w:rPr>
                <w:sz w:val="20"/>
                <w:szCs w:val="20"/>
              </w:rPr>
              <w:t>Le développement de l’activité assurantielle, d</w:t>
            </w:r>
            <w:r w:rsidRPr="00213E95">
              <w:rPr>
                <w:sz w:val="20"/>
                <w:szCs w:val="20"/>
              </w:rPr>
              <w:t>ont la rentabilité est faible</w:t>
            </w:r>
            <w:r>
              <w:rPr>
                <w:sz w:val="20"/>
                <w:szCs w:val="20"/>
              </w:rPr>
              <w:t xml:space="preserve"> (marge de 2,2 % en 2014), </w:t>
            </w:r>
            <w:r w:rsidRPr="00213E95">
              <w:rPr>
                <w:sz w:val="20"/>
                <w:szCs w:val="20"/>
              </w:rPr>
              <w:t xml:space="preserve">ne </w:t>
            </w:r>
            <w:r>
              <w:rPr>
                <w:sz w:val="20"/>
                <w:szCs w:val="20"/>
              </w:rPr>
              <w:t xml:space="preserve">suffit </w:t>
            </w:r>
            <w:r w:rsidRPr="00213E95">
              <w:rPr>
                <w:sz w:val="20"/>
                <w:szCs w:val="20"/>
              </w:rPr>
              <w:t xml:space="preserve">pas </w:t>
            </w:r>
            <w:r>
              <w:rPr>
                <w:sz w:val="20"/>
                <w:szCs w:val="20"/>
              </w:rPr>
              <w:t>à compenser pleinement les pertes de la branche postale (marge de -12,4 % en 2014) :</w:t>
            </w:r>
            <w:r w:rsidRPr="00213E95">
              <w:rPr>
                <w:sz w:val="20"/>
                <w:szCs w:val="20"/>
              </w:rPr>
              <w:t xml:space="preserve"> </w:t>
            </w:r>
            <w:r>
              <w:rPr>
                <w:sz w:val="20"/>
                <w:szCs w:val="20"/>
              </w:rPr>
              <w:t xml:space="preserve">la </w:t>
            </w:r>
            <w:r w:rsidRPr="00213E95">
              <w:rPr>
                <w:sz w:val="20"/>
                <w:szCs w:val="20"/>
              </w:rPr>
              <w:t>marge opérationnell</w:t>
            </w:r>
            <w:r>
              <w:rPr>
                <w:sz w:val="20"/>
                <w:szCs w:val="20"/>
              </w:rPr>
              <w:t>e du groupe a ainsi reculé de 8,6 % en 2010 à 2,4 % en 2014</w:t>
            </w:r>
            <w:r w:rsidRPr="00213E95">
              <w:rPr>
                <w:sz w:val="20"/>
                <w:szCs w:val="20"/>
              </w:rPr>
              <w:t>.</w:t>
            </w:r>
          </w:p>
        </w:tc>
      </w:tr>
    </w:tbl>
    <w:p w14:paraId="39AD8822" w14:textId="77777777" w:rsidR="00BE2654" w:rsidRDefault="00BE2654" w:rsidP="00BE2654">
      <w:r>
        <w:t xml:space="preserve">D’autres opérateurs postaux ont, au contraire, conservé le courrier et les colis postaux traditionnels comme activité principale, par exemple au Royaume-Uni où ils représentent encore 82 % du chiffre d’affaires en 2014, dont la moitié provient toutefois du colis, le développement particulièrement important du e-commerce outre-Manche permettant d’assurer sur la période récente des résultats positifs à </w:t>
      </w:r>
      <w:r w:rsidRPr="00FC42D9">
        <w:rPr>
          <w:i/>
        </w:rPr>
        <w:t>Royal Mail</w:t>
      </w:r>
      <w:r>
        <w:t>, malgré la baisse du courrier.</w:t>
      </w:r>
    </w:p>
    <w:p w14:paraId="514C4B34" w14:textId="77777777" w:rsidR="00BE2654" w:rsidRDefault="00BE2654" w:rsidP="00BE2654">
      <w:r>
        <w:t>L’hétérogénéité des choix et des résultats obtenus par certains pays étrangers montre qu’il n’y a pas de modèle dominant garantissant la rentabilité.</w:t>
      </w:r>
      <w:r w:rsidRPr="00541939">
        <w:t xml:space="preserve"> </w:t>
      </w:r>
      <w:r>
        <w:t>En revanche, la réussite du modèle choisi par La Poste nécessite que plusieurs réformes importantes soient menées à bien.</w:t>
      </w:r>
    </w:p>
    <w:p w14:paraId="76EDF556" w14:textId="77777777" w:rsidR="00BE2654" w:rsidRDefault="00BE2654" w:rsidP="00BE2654">
      <w:pPr>
        <w:pStyle w:val="Titregraphique"/>
        <w:spacing w:before="240"/>
      </w:pPr>
      <w:r>
        <w:t>marge opérationnelle 2010</w:t>
      </w:r>
      <w:r w:rsidRPr="00A60AA9">
        <w:t xml:space="preserve"> et 2014, </w:t>
      </w:r>
      <w:r>
        <w:t>comparaison internationale</w:t>
      </w:r>
    </w:p>
    <w:p w14:paraId="21E9D037" w14:textId="77777777" w:rsidR="00BE2654" w:rsidRDefault="00BE2654" w:rsidP="00BE2654">
      <w:r>
        <w:rPr>
          <w:noProof/>
          <w:lang w:eastAsia="fr-FR"/>
        </w:rPr>
        <w:drawing>
          <wp:inline distT="0" distB="0" distL="0" distR="0" wp14:anchorId="64CBC3BF" wp14:editId="78215505">
            <wp:extent cx="3262597" cy="1423358"/>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62597" cy="1423358"/>
                    </a:xfrm>
                    <a:prstGeom prst="rect">
                      <a:avLst/>
                    </a:prstGeom>
                    <a:noFill/>
                    <a:ln>
                      <a:noFill/>
                    </a:ln>
                  </pic:spPr>
                </pic:pic>
              </a:graphicData>
            </a:graphic>
          </wp:inline>
        </w:drawing>
      </w:r>
    </w:p>
    <w:p w14:paraId="21E59E15" w14:textId="77777777" w:rsidR="00BE2654" w:rsidRPr="00CE2FE0" w:rsidRDefault="00BE2654" w:rsidP="00BE2654">
      <w:pPr>
        <w:pStyle w:val="TexteSource"/>
      </w:pPr>
      <w:r w:rsidRPr="00CE2FE0">
        <w:t>Source : La Poste, « Benchmark 2014 des opérateurs postaux européens »</w:t>
      </w:r>
    </w:p>
    <w:p w14:paraId="00EE45C7" w14:textId="77777777" w:rsidR="00BE2654" w:rsidRPr="00ED5E03" w:rsidRDefault="00BE2654" w:rsidP="00BE2654">
      <w:pPr>
        <w:pStyle w:val="Titre3"/>
      </w:pPr>
      <w:bookmarkStart w:id="2038" w:name="_Toc455510414"/>
      <w:bookmarkStart w:id="2039" w:name="_Toc455510691"/>
      <w:bookmarkStart w:id="2040" w:name="_Toc455591531"/>
      <w:bookmarkStart w:id="2041" w:name="_Toc456782858"/>
      <w:bookmarkStart w:id="2042" w:name="_Toc456795858"/>
      <w:bookmarkStart w:id="2043" w:name="_Toc456796902"/>
      <w:bookmarkStart w:id="2044" w:name="_Toc456806136"/>
      <w:bookmarkStart w:id="2045" w:name="_Toc456808160"/>
      <w:bookmarkStart w:id="2046" w:name="_Toc456861973"/>
      <w:bookmarkStart w:id="2047" w:name="_Toc456882125"/>
      <w:bookmarkStart w:id="2048" w:name="_Toc456884697"/>
      <w:bookmarkStart w:id="2049" w:name="_Toc456888116"/>
      <w:bookmarkStart w:id="2050" w:name="_Toc456951219"/>
      <w:bookmarkStart w:id="2051" w:name="_Toc456952346"/>
      <w:bookmarkStart w:id="2052" w:name="_Toc456952560"/>
      <w:bookmarkStart w:id="2053" w:name="_Toc456972114"/>
      <w:bookmarkStart w:id="2054" w:name="_Toc457235345"/>
      <w:bookmarkStart w:id="2055" w:name="_Toc457235842"/>
      <w:bookmarkStart w:id="2056" w:name="_Toc457298383"/>
      <w:bookmarkStart w:id="2057" w:name="_Toc457317807"/>
      <w:bookmarkStart w:id="2058" w:name="_Toc462390596"/>
      <w:bookmarkStart w:id="2059" w:name="_Toc462395060"/>
      <w:bookmarkStart w:id="2060" w:name="_Toc462396740"/>
      <w:bookmarkStart w:id="2061" w:name="_Toc462397647"/>
      <w:bookmarkStart w:id="2062" w:name="_Toc462402636"/>
      <w:bookmarkStart w:id="2063" w:name="_Toc462402758"/>
      <w:bookmarkStart w:id="2064" w:name="_Toc463339546"/>
      <w:bookmarkStart w:id="2065" w:name="_Toc463614061"/>
      <w:bookmarkStart w:id="2066" w:name="_Toc468868340"/>
      <w:r w:rsidRPr="00ED5E03">
        <w:t>Des réformes à mener afin de renforcer la cohérence interne du modèle</w:t>
      </w:r>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p>
    <w:p w14:paraId="4FF794F8" w14:textId="6DCCD5DF" w:rsidR="00BE2654" w:rsidRPr="00022618" w:rsidRDefault="00BE2654" w:rsidP="00BE2654">
      <w:r>
        <w:t>La diminution du risque résultant du modèle multi-métier</w:t>
      </w:r>
      <w:r w:rsidR="00C60086">
        <w:t>s</w:t>
      </w:r>
      <w:r>
        <w:t xml:space="preserve"> est de même nature que celle qui se réalise dans les conglomérats industriels, et s’expose donc aux critiques qui leur sont traditionnellement adressées, notamment : hétérogénéité, manque de lisibilité, complexité de gestion, allocation des capitaux non optimale. La cohérence des activités rassemblées dans le groupe, ainsi que les synergies entre elles, peuvent rendre ces critiques inopérantes, mais elles supposent des évolutions profondes.</w:t>
      </w:r>
      <w:bookmarkStart w:id="2067" w:name="_Toc456782859"/>
      <w:bookmarkStart w:id="2068" w:name="_Toc456795859"/>
      <w:bookmarkStart w:id="2069" w:name="_Toc456796903"/>
      <w:bookmarkStart w:id="2070" w:name="_Toc456806137"/>
      <w:bookmarkStart w:id="2071" w:name="_Toc456808161"/>
      <w:bookmarkStart w:id="2072" w:name="_Toc456861974"/>
      <w:bookmarkStart w:id="2073" w:name="_Toc456882126"/>
      <w:bookmarkStart w:id="2074" w:name="_Toc456884698"/>
      <w:bookmarkStart w:id="2075" w:name="_Toc456888117"/>
      <w:bookmarkStart w:id="2076" w:name="_Toc456951220"/>
      <w:bookmarkStart w:id="2077" w:name="_Toc456952347"/>
      <w:bookmarkStart w:id="2078" w:name="_Toc456952561"/>
    </w:p>
    <w:p w14:paraId="681AD857" w14:textId="77777777" w:rsidR="00BE2654" w:rsidRDefault="00BE2654" w:rsidP="00BE2654">
      <w:pPr>
        <w:pStyle w:val="Titre4"/>
      </w:pPr>
      <w:bookmarkStart w:id="2079" w:name="_Toc456972115"/>
      <w:bookmarkStart w:id="2080" w:name="_Toc457235346"/>
      <w:bookmarkStart w:id="2081" w:name="_Toc457235843"/>
      <w:bookmarkStart w:id="2082" w:name="_Toc457298384"/>
      <w:bookmarkStart w:id="2083" w:name="_Toc457317808"/>
      <w:r>
        <w:t>Accentuer l’interpénétration entre</w:t>
      </w:r>
      <w:r w:rsidRPr="008F311C">
        <w:t xml:space="preserve"> La Banque Postale</w:t>
      </w:r>
      <w:r>
        <w:br/>
        <w:t>et le Réseau</w:t>
      </w:r>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p>
    <w:p w14:paraId="68EA7CA3" w14:textId="77777777" w:rsidR="00BE2654" w:rsidRDefault="00BE2654" w:rsidP="00BE2654">
      <w:pPr>
        <w:pStyle w:val="Titre5"/>
        <w:spacing w:before="360" w:after="240"/>
      </w:pPr>
      <w:r w:rsidRPr="00653E50">
        <w:t xml:space="preserve">Le coût élevé du réseau </w:t>
      </w:r>
      <w:r>
        <w:t>des bureaux de poste</w:t>
      </w:r>
      <w:r w:rsidRPr="00653E50">
        <w:t xml:space="preserve"> pour LBP</w:t>
      </w:r>
    </w:p>
    <w:p w14:paraId="06BC5CCC" w14:textId="77777777" w:rsidR="00BE2654" w:rsidRPr="008F311C" w:rsidRDefault="00BE2654" w:rsidP="00BE2654">
      <w:pPr>
        <w:rPr>
          <w:rFonts w:asciiTheme="majorHAnsi" w:hAnsiTheme="majorHAnsi"/>
        </w:rPr>
      </w:pPr>
      <w:r>
        <w:rPr>
          <w:rFonts w:asciiTheme="majorHAnsi" w:hAnsiTheme="majorHAnsi"/>
        </w:rPr>
        <w:t>L</w:t>
      </w:r>
      <w:r w:rsidRPr="008F311C">
        <w:rPr>
          <w:rFonts w:asciiTheme="majorHAnsi" w:hAnsiTheme="majorHAnsi"/>
        </w:rPr>
        <w:t xml:space="preserve">es trois quarts des frais de gestion </w:t>
      </w:r>
      <w:r>
        <w:rPr>
          <w:rFonts w:asciiTheme="majorHAnsi" w:hAnsiTheme="majorHAnsi"/>
        </w:rPr>
        <w:t xml:space="preserve">de LBP </w:t>
      </w:r>
      <w:r w:rsidRPr="008F311C">
        <w:rPr>
          <w:rFonts w:asciiTheme="majorHAnsi" w:hAnsiTheme="majorHAnsi"/>
        </w:rPr>
        <w:t>sont des refacturations du réseau</w:t>
      </w:r>
      <w:r>
        <w:rPr>
          <w:rFonts w:asciiTheme="majorHAnsi" w:hAnsiTheme="majorHAnsi"/>
        </w:rPr>
        <w:t xml:space="preserve"> : 2,0 Md€ de charges de personnel et 1,0 Md€ de facturation d’opérations de guichet. </w:t>
      </w:r>
      <w:r>
        <w:t xml:space="preserve">En outre, </w:t>
      </w:r>
      <w:r w:rsidRPr="008F311C">
        <w:rPr>
          <w:rFonts w:asciiTheme="majorHAnsi" w:hAnsiTheme="majorHAnsi"/>
        </w:rPr>
        <w:t>alors que le volume des opérations de guichet décroît (-25 % entre 2009 et 2013)</w:t>
      </w:r>
      <w:r>
        <w:rPr>
          <w:rFonts w:asciiTheme="majorHAnsi" w:hAnsiTheme="majorHAnsi"/>
        </w:rPr>
        <w:t xml:space="preserve">, </w:t>
      </w:r>
      <w:r w:rsidRPr="008F311C">
        <w:rPr>
          <w:rFonts w:asciiTheme="majorHAnsi" w:hAnsiTheme="majorHAnsi"/>
        </w:rPr>
        <w:t xml:space="preserve">le montant de refacturations reste stable. De même, alors que les effectifs </w:t>
      </w:r>
      <w:r>
        <w:rPr>
          <w:rFonts w:asciiTheme="majorHAnsi" w:hAnsiTheme="majorHAnsi"/>
        </w:rPr>
        <w:t>du réseau q</w:t>
      </w:r>
      <w:r w:rsidRPr="008F311C">
        <w:rPr>
          <w:rFonts w:asciiTheme="majorHAnsi" w:hAnsiTheme="majorHAnsi"/>
        </w:rPr>
        <w:t>ui travaillent pour LBP</w:t>
      </w:r>
      <w:r>
        <w:rPr>
          <w:rStyle w:val="Appelnotedebasdep"/>
          <w:rFonts w:asciiTheme="majorHAnsi" w:hAnsiTheme="majorHAnsi"/>
        </w:rPr>
        <w:footnoteReference w:id="167"/>
      </w:r>
      <w:r>
        <w:rPr>
          <w:rFonts w:asciiTheme="majorHAnsi" w:hAnsiTheme="majorHAnsi"/>
        </w:rPr>
        <w:t xml:space="preserve"> </w:t>
      </w:r>
      <w:r w:rsidRPr="008F311C">
        <w:rPr>
          <w:rFonts w:asciiTheme="majorHAnsi" w:hAnsiTheme="majorHAnsi"/>
        </w:rPr>
        <w:t xml:space="preserve">diminuent ces dernières années, les charges de personnels refacturées restent stables. S’y ajoute, en propre, le coût des systèmes d’information qui est au-dessus du niveau moyen du secteur (15 % du PNB contre 10 % dans les autres banques). </w:t>
      </w:r>
    </w:p>
    <w:p w14:paraId="0340C0F3" w14:textId="77777777" w:rsidR="00BE2654" w:rsidRPr="008F311C" w:rsidRDefault="00BE2654" w:rsidP="00BE2654">
      <w:pPr>
        <w:rPr>
          <w:rFonts w:asciiTheme="majorHAnsi" w:hAnsiTheme="majorHAnsi"/>
        </w:rPr>
      </w:pPr>
      <w:r w:rsidRPr="00C71F4F">
        <w:rPr>
          <w:rFonts w:asciiTheme="majorHAnsi" w:hAnsiTheme="majorHAnsi"/>
        </w:rPr>
        <w:t xml:space="preserve"> </w:t>
      </w:r>
      <w:r>
        <w:rPr>
          <w:rFonts w:asciiTheme="majorHAnsi" w:hAnsiTheme="majorHAnsi"/>
        </w:rPr>
        <w:t xml:space="preserve">Il en résulte </w:t>
      </w:r>
      <w:r w:rsidRPr="008F311C">
        <w:rPr>
          <w:rFonts w:asciiTheme="majorHAnsi" w:hAnsiTheme="majorHAnsi"/>
        </w:rPr>
        <w:t xml:space="preserve">pour LBP </w:t>
      </w:r>
      <w:r>
        <w:rPr>
          <w:rFonts w:asciiTheme="majorHAnsi" w:hAnsiTheme="majorHAnsi"/>
        </w:rPr>
        <w:t xml:space="preserve">un </w:t>
      </w:r>
      <w:r w:rsidRPr="008F311C">
        <w:rPr>
          <w:rFonts w:asciiTheme="majorHAnsi" w:hAnsiTheme="majorHAnsi"/>
        </w:rPr>
        <w:t>coefficient d’exploitation</w:t>
      </w:r>
      <w:r>
        <w:rPr>
          <w:rStyle w:val="Appelnotedebasdep"/>
          <w:rFonts w:asciiTheme="majorHAnsi" w:hAnsiTheme="majorHAnsi"/>
        </w:rPr>
        <w:footnoteReference w:id="168"/>
      </w:r>
      <w:r>
        <w:rPr>
          <w:rFonts w:asciiTheme="majorHAnsi" w:hAnsiTheme="majorHAnsi"/>
        </w:rPr>
        <w:t xml:space="preserve"> supérieur d’environ 20 points</w:t>
      </w:r>
      <w:r w:rsidRPr="008F311C">
        <w:rPr>
          <w:rFonts w:asciiTheme="majorHAnsi" w:hAnsiTheme="majorHAnsi"/>
        </w:rPr>
        <w:t xml:space="preserve"> </w:t>
      </w:r>
      <w:r>
        <w:rPr>
          <w:rFonts w:asciiTheme="majorHAnsi" w:hAnsiTheme="majorHAnsi"/>
        </w:rPr>
        <w:t xml:space="preserve">à la moyenne des grandes </w:t>
      </w:r>
      <w:r w:rsidRPr="008F311C">
        <w:rPr>
          <w:rFonts w:asciiTheme="majorHAnsi" w:hAnsiTheme="majorHAnsi"/>
        </w:rPr>
        <w:t xml:space="preserve">banques </w:t>
      </w:r>
      <w:r>
        <w:rPr>
          <w:rFonts w:asciiTheme="majorHAnsi" w:hAnsiTheme="majorHAnsi"/>
        </w:rPr>
        <w:t xml:space="preserve">de détail </w:t>
      </w:r>
      <w:r w:rsidRPr="008F311C">
        <w:rPr>
          <w:rFonts w:asciiTheme="majorHAnsi" w:hAnsiTheme="majorHAnsi"/>
        </w:rPr>
        <w:t>françaises</w:t>
      </w:r>
      <w:r>
        <w:rPr>
          <w:rFonts w:asciiTheme="majorHAnsi" w:hAnsiTheme="majorHAnsi"/>
        </w:rPr>
        <w:t xml:space="preserve">, et qui </w:t>
      </w:r>
      <w:r w:rsidRPr="008F311C">
        <w:rPr>
          <w:rFonts w:asciiTheme="majorHAnsi" w:hAnsiTheme="majorHAnsi"/>
        </w:rPr>
        <w:t>n’a pas baissé au rythme programmé dans le plan stratégique 2010-2015</w:t>
      </w:r>
      <w:r>
        <w:rPr>
          <w:rFonts w:asciiTheme="majorHAnsi" w:hAnsiTheme="majorHAnsi"/>
        </w:rPr>
        <w:t xml:space="preserve"> : il </w:t>
      </w:r>
      <w:r w:rsidRPr="008F311C">
        <w:rPr>
          <w:rFonts w:asciiTheme="majorHAnsi" w:hAnsiTheme="majorHAnsi"/>
        </w:rPr>
        <w:t>est encore supérieur à 80 % (</w:t>
      </w:r>
      <w:r w:rsidRPr="004D0B5F">
        <w:rPr>
          <w:rFonts w:asciiTheme="majorHAnsi" w:hAnsiTheme="majorHAnsi"/>
        </w:rPr>
        <w:t>cf</w:t>
      </w:r>
      <w:r w:rsidRPr="00C46BA4">
        <w:rPr>
          <w:rFonts w:asciiTheme="majorHAnsi" w:hAnsiTheme="majorHAnsi"/>
          <w:i/>
        </w:rPr>
        <w:t>.</w:t>
      </w:r>
      <w:r>
        <w:rPr>
          <w:rFonts w:asciiTheme="majorHAnsi" w:hAnsiTheme="majorHAnsi"/>
        </w:rPr>
        <w:t xml:space="preserve"> graphique</w:t>
      </w:r>
      <w:r>
        <w:rPr>
          <w:rFonts w:asciiTheme="majorHAnsi" w:hAnsiTheme="majorHAnsi"/>
        </w:rPr>
        <w:br/>
      </w:r>
      <w:r w:rsidRPr="008F311C">
        <w:rPr>
          <w:rFonts w:asciiTheme="majorHAnsi" w:hAnsiTheme="majorHAnsi"/>
        </w:rPr>
        <w:t>ci-après)</w:t>
      </w:r>
      <w:r>
        <w:rPr>
          <w:rFonts w:asciiTheme="majorHAnsi" w:hAnsiTheme="majorHAnsi"/>
        </w:rPr>
        <w:t xml:space="preserve">, </w:t>
      </w:r>
      <w:r w:rsidRPr="008F311C">
        <w:rPr>
          <w:rFonts w:asciiTheme="majorHAnsi" w:hAnsiTheme="majorHAnsi"/>
        </w:rPr>
        <w:t>alors qu’il devait descendre en-dessous de cette cible dès 2010 selon le dossier d’agrément présenté en 2005. Dans le plan stratégique 2014-2020, l’objectif est de le ramener à 75 %.</w:t>
      </w:r>
    </w:p>
    <w:p w14:paraId="6636DEA6" w14:textId="77777777" w:rsidR="00BE2654" w:rsidRPr="008F311C" w:rsidRDefault="00BE2654" w:rsidP="00BE2654">
      <w:pPr>
        <w:pStyle w:val="Titregraphique"/>
        <w:spacing w:before="360"/>
      </w:pPr>
      <w:r>
        <w:t>é</w:t>
      </w:r>
      <w:r w:rsidRPr="008F311C">
        <w:t>volution du coefficient d’exploitation de LBP</w:t>
      </w:r>
    </w:p>
    <w:p w14:paraId="6208853C" w14:textId="77777777" w:rsidR="00BE2654" w:rsidRPr="008F311C" w:rsidRDefault="00BE2654" w:rsidP="00BE2654">
      <w:pPr>
        <w:jc w:val="center"/>
        <w:rPr>
          <w:rFonts w:asciiTheme="majorHAnsi" w:hAnsiTheme="majorHAnsi"/>
        </w:rPr>
      </w:pPr>
      <w:r w:rsidRPr="008F311C">
        <w:rPr>
          <w:rFonts w:asciiTheme="majorHAnsi" w:hAnsiTheme="majorHAnsi"/>
          <w:noProof/>
          <w:lang w:eastAsia="fr-FR"/>
        </w:rPr>
        <w:drawing>
          <wp:inline distT="0" distB="0" distL="0" distR="0" wp14:anchorId="31C78A77" wp14:editId="4F17D591">
            <wp:extent cx="2220000" cy="1332000"/>
            <wp:effectExtent l="0" t="0" r="8890" b="190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20000" cy="1332000"/>
                    </a:xfrm>
                    <a:prstGeom prst="rect">
                      <a:avLst/>
                    </a:prstGeom>
                    <a:noFill/>
                    <a:ln>
                      <a:noFill/>
                    </a:ln>
                  </pic:spPr>
                </pic:pic>
              </a:graphicData>
            </a:graphic>
          </wp:inline>
        </w:drawing>
      </w:r>
    </w:p>
    <w:p w14:paraId="7BEC3419" w14:textId="77777777" w:rsidR="00BE2654" w:rsidRPr="00CE2FE0" w:rsidRDefault="00BE2654" w:rsidP="00E80207">
      <w:pPr>
        <w:pStyle w:val="TexteSource"/>
        <w:ind w:left="1701"/>
      </w:pPr>
      <w:r w:rsidRPr="00CE2FE0">
        <w:t>Source : Cour des comptes, données La Poste</w:t>
      </w:r>
    </w:p>
    <w:p w14:paraId="64F31533" w14:textId="77777777" w:rsidR="00BE2654" w:rsidRPr="00A35E7E" w:rsidRDefault="00BE2654" w:rsidP="00BE2654">
      <w:r>
        <w:t>La baisse des charges du réseau (</w:t>
      </w:r>
      <w:r w:rsidRPr="004D0B5F">
        <w:t>cf</w:t>
      </w:r>
      <w:r w:rsidRPr="00C46BA4">
        <w:rPr>
          <w:i/>
        </w:rPr>
        <w:t>.</w:t>
      </w:r>
      <w:r>
        <w:rPr>
          <w:i/>
        </w:rPr>
        <w:t xml:space="preserve"> infra</w:t>
      </w:r>
      <w:r>
        <w:t xml:space="preserve"> II-A) apparaît donc indispensable à la viabilité du « partenariat » entre LBP et les bureaux de poste. En effet, actuellement, c</w:t>
      </w:r>
      <w:r w:rsidRPr="00116623">
        <w:t xml:space="preserve">omme les refacturations sont indexées sur les actions de guichet liées à chaque activité, </w:t>
      </w:r>
      <w:r>
        <w:t>chaque branche a</w:t>
      </w:r>
      <w:r w:rsidRPr="00116623">
        <w:t xml:space="preserve"> individuellement intérêt à chercher au maximum à commercialiser directement </w:t>
      </w:r>
      <w:r>
        <w:t>se</w:t>
      </w:r>
      <w:r w:rsidRPr="00116623">
        <w:t xml:space="preserve">s produits en dehors du réseau pour que </w:t>
      </w:r>
      <w:r>
        <w:t>l</w:t>
      </w:r>
      <w:r w:rsidRPr="00116623">
        <w:t xml:space="preserve">es coûts </w:t>
      </w:r>
      <w:r>
        <w:t>de celui-ci s</w:t>
      </w:r>
      <w:r w:rsidRPr="00116623">
        <w:t xml:space="preserve">oient davantage supportés par les autres branches. Mais une telle stratégie </w:t>
      </w:r>
      <w:r>
        <w:t xml:space="preserve">non coopérative </w:t>
      </w:r>
      <w:r w:rsidRPr="00116623">
        <w:t xml:space="preserve">conduit à accélérer encore la baisse d’activité du réseau et donc l’augmentation des coûts unitaires qui sont de toute façon </w:t>
      </w:r>
      <w:r w:rsidRPr="00817CEC">
        <w:rPr>
          <w:i/>
        </w:rPr>
        <w:t>in fine</w:t>
      </w:r>
      <w:r w:rsidRPr="00116623">
        <w:t xml:space="preserve"> refacturés aux branches. Pour sortir de ce cercle vicieux, il faut </w:t>
      </w:r>
      <w:r>
        <w:t xml:space="preserve">donc </w:t>
      </w:r>
      <w:r w:rsidRPr="00116623">
        <w:t xml:space="preserve">que le coût global </w:t>
      </w:r>
      <w:r>
        <w:t xml:space="preserve">du réseau </w:t>
      </w:r>
      <w:r w:rsidRPr="00116623">
        <w:t xml:space="preserve">baisse et </w:t>
      </w:r>
      <w:r>
        <w:t>qu’</w:t>
      </w:r>
      <w:r w:rsidRPr="00116623">
        <w:t>ainsi que le poids du réseau s</w:t>
      </w:r>
      <w:r>
        <w:t xml:space="preserve">upporté par les branches, et par LBP en particulier, </w:t>
      </w:r>
      <w:r w:rsidRPr="00116623">
        <w:t>ne les dissuade pas d’y avoir recours.</w:t>
      </w:r>
    </w:p>
    <w:p w14:paraId="5C812DAD" w14:textId="77777777" w:rsidR="00BE2654" w:rsidRPr="00653E50" w:rsidRDefault="00BE2654" w:rsidP="00BE2654">
      <w:pPr>
        <w:pStyle w:val="Titre5"/>
        <w:spacing w:before="360" w:after="240"/>
      </w:pPr>
      <w:r w:rsidRPr="00653E50">
        <w:t>L’enjeu de la « ligne managériale unique »</w:t>
      </w:r>
    </w:p>
    <w:p w14:paraId="62C2321E" w14:textId="77777777" w:rsidR="00BE2654" w:rsidRPr="008F311C" w:rsidRDefault="00BE2654" w:rsidP="00BE2654">
      <w:pPr>
        <w:rPr>
          <w:rFonts w:asciiTheme="majorHAnsi" w:hAnsiTheme="majorHAnsi"/>
        </w:rPr>
      </w:pPr>
      <w:r w:rsidRPr="008F311C">
        <w:rPr>
          <w:rFonts w:asciiTheme="majorHAnsi" w:hAnsiTheme="majorHAnsi"/>
        </w:rPr>
        <w:t>Alors que les bureaux de poste remplissent pour La Banque Postale la fonction d</w:t>
      </w:r>
      <w:r>
        <w:rPr>
          <w:rFonts w:asciiTheme="majorHAnsi" w:hAnsiTheme="majorHAnsi"/>
        </w:rPr>
        <w:t>’</w:t>
      </w:r>
      <w:r w:rsidRPr="008F311C">
        <w:rPr>
          <w:rFonts w:asciiTheme="majorHAnsi" w:hAnsiTheme="majorHAnsi"/>
        </w:rPr>
        <w:t xml:space="preserve">agences bancaires, </w:t>
      </w:r>
      <w:r>
        <w:rPr>
          <w:rFonts w:asciiTheme="majorHAnsi" w:hAnsiTheme="majorHAnsi"/>
        </w:rPr>
        <w:t>le maintien d’</w:t>
      </w:r>
      <w:r w:rsidRPr="008F311C">
        <w:rPr>
          <w:rFonts w:asciiTheme="majorHAnsi" w:hAnsiTheme="majorHAnsi"/>
        </w:rPr>
        <w:t xml:space="preserve">une relation entre </w:t>
      </w:r>
      <w:r>
        <w:rPr>
          <w:rFonts w:asciiTheme="majorHAnsi" w:hAnsiTheme="majorHAnsi"/>
        </w:rPr>
        <w:t>le Réseau</w:t>
      </w:r>
      <w:r w:rsidRPr="008F311C">
        <w:rPr>
          <w:rFonts w:asciiTheme="majorHAnsi" w:hAnsiTheme="majorHAnsi"/>
        </w:rPr>
        <w:t xml:space="preserve"> et </w:t>
      </w:r>
      <w:r>
        <w:rPr>
          <w:rFonts w:asciiTheme="majorHAnsi" w:hAnsiTheme="majorHAnsi"/>
        </w:rPr>
        <w:t xml:space="preserve">LBP basée uniquement sur la refacturation de </w:t>
      </w:r>
      <w:r w:rsidRPr="008F311C">
        <w:rPr>
          <w:rFonts w:asciiTheme="majorHAnsi" w:hAnsiTheme="majorHAnsi"/>
        </w:rPr>
        <w:t xml:space="preserve">prestations de service </w:t>
      </w:r>
      <w:r>
        <w:rPr>
          <w:rFonts w:asciiTheme="majorHAnsi" w:hAnsiTheme="majorHAnsi"/>
        </w:rPr>
        <w:t>apparaît</w:t>
      </w:r>
      <w:r w:rsidRPr="008F311C">
        <w:rPr>
          <w:rFonts w:asciiTheme="majorHAnsi" w:hAnsiTheme="majorHAnsi"/>
        </w:rPr>
        <w:t xml:space="preserve"> de moins en moins soutenable.</w:t>
      </w:r>
      <w:r>
        <w:rPr>
          <w:rFonts w:asciiTheme="majorHAnsi" w:hAnsiTheme="majorHAnsi"/>
        </w:rPr>
        <w:t xml:space="preserve"> </w:t>
      </w:r>
    </w:p>
    <w:p w14:paraId="735A0ED9" w14:textId="512B256A" w:rsidR="00BE2654" w:rsidRDefault="00BE2654" w:rsidP="00BE2654">
      <w:pPr>
        <w:spacing w:after="0"/>
        <w:rPr>
          <w:rFonts w:asciiTheme="majorHAnsi" w:hAnsiTheme="majorHAnsi"/>
        </w:rPr>
      </w:pPr>
      <w:r w:rsidRPr="008F311C">
        <w:rPr>
          <w:rFonts w:asciiTheme="majorHAnsi" w:hAnsiTheme="majorHAnsi"/>
        </w:rPr>
        <w:t xml:space="preserve">Les deux branches ont, au cours des années récentes, accentué leur interpénétration, notamment avec la bi-appartenance de dirigeants et de cadres. La directrice </w:t>
      </w:r>
      <w:r>
        <w:rPr>
          <w:rFonts w:asciiTheme="majorHAnsi" w:hAnsiTheme="majorHAnsi"/>
        </w:rPr>
        <w:t>du Réseau</w:t>
      </w:r>
      <w:r w:rsidRPr="008F311C">
        <w:rPr>
          <w:rFonts w:asciiTheme="majorHAnsi" w:hAnsiTheme="majorHAnsi"/>
        </w:rPr>
        <w:t xml:space="preserve"> est ainsi membre du comité exécutif de La Banque Postale. Sous le nom de « ligne commerciale unique » a été entamée une évolution de l’organisation qui vise à rapprocher le fonctionnement conjoint des deux branches de celui d’une banque normale</w:t>
      </w:r>
      <w:r>
        <w:rPr>
          <w:rFonts w:asciiTheme="majorHAnsi" w:hAnsiTheme="majorHAnsi"/>
        </w:rPr>
        <w:t xml:space="preserve"> avec :</w:t>
      </w:r>
    </w:p>
    <w:p w14:paraId="3D9E1F2A" w14:textId="77777777" w:rsidR="00BE2654" w:rsidRPr="003A586E" w:rsidRDefault="00BE2654" w:rsidP="00BE2654">
      <w:pPr>
        <w:pStyle w:val="Pucetiret"/>
      </w:pPr>
      <w:r w:rsidRPr="003A586E">
        <w:t xml:space="preserve">la </w:t>
      </w:r>
      <w:r w:rsidRPr="004D0B5F">
        <w:t>fusion</w:t>
      </w:r>
      <w:r w:rsidRPr="003A586E">
        <w:t xml:space="preserve"> des directions commerciales de la banque et du réseau ;</w:t>
      </w:r>
    </w:p>
    <w:p w14:paraId="761E6BEA" w14:textId="77777777" w:rsidR="00BE2654" w:rsidRPr="003A586E" w:rsidRDefault="00BE2654" w:rsidP="00BE2654">
      <w:pPr>
        <w:pStyle w:val="Pucetiret"/>
      </w:pPr>
      <w:r w:rsidRPr="003A586E">
        <w:t>la création de postes de managers ayant compétence sur des « terrains » regroupant plusieurs bureaux sur un territoire pertinent ;</w:t>
      </w:r>
    </w:p>
    <w:p w14:paraId="081EF229" w14:textId="77777777" w:rsidR="00BE2654" w:rsidRPr="003A586E" w:rsidRDefault="00BE2654" w:rsidP="00BE2654">
      <w:pPr>
        <w:pStyle w:val="Pucetiret"/>
      </w:pPr>
      <w:r w:rsidRPr="003A586E">
        <w:t>la déconcentration de la gestion des risques au niveau du « terrain », pour délivrer directement une réponse au client sans devoir remonter par l’échelon supérieur ;</w:t>
      </w:r>
    </w:p>
    <w:p w14:paraId="263CD601" w14:textId="77777777" w:rsidR="00BE2654" w:rsidRPr="003A586E" w:rsidRDefault="00BE2654" w:rsidP="00BE2654">
      <w:pPr>
        <w:pStyle w:val="Pucetiret"/>
      </w:pPr>
      <w:r w:rsidRPr="003A586E">
        <w:t>la montée en charge rapide des compétences bancaires des agents du réseau</w:t>
      </w:r>
      <w:r w:rsidRPr="003A586E">
        <w:rPr>
          <w:rStyle w:val="Appelnotedebasdep"/>
          <w:rFonts w:asciiTheme="majorHAnsi" w:hAnsiTheme="majorHAnsi"/>
          <w:sz w:val="22"/>
        </w:rPr>
        <w:footnoteReference w:id="169"/>
      </w:r>
      <w:r w:rsidRPr="003A586E">
        <w:t>.</w:t>
      </w:r>
    </w:p>
    <w:p w14:paraId="06EAA64E" w14:textId="132C80A5" w:rsidR="00BE2654" w:rsidRDefault="00BE2654" w:rsidP="00BE2654">
      <w:pPr>
        <w:rPr>
          <w:rFonts w:asciiTheme="majorHAnsi" w:hAnsiTheme="majorHAnsi"/>
        </w:rPr>
      </w:pPr>
      <w:r w:rsidRPr="00FE0887">
        <w:rPr>
          <w:rFonts w:asciiTheme="majorHAnsi" w:hAnsiTheme="majorHAnsi"/>
        </w:rPr>
        <w:t xml:space="preserve">Ces évolutions sont conformes aux recommandations formulées par la Cour </w:t>
      </w:r>
      <w:r>
        <w:rPr>
          <w:rFonts w:asciiTheme="majorHAnsi" w:hAnsiTheme="majorHAnsi"/>
        </w:rPr>
        <w:t>dans le rapport public thématique de</w:t>
      </w:r>
      <w:r w:rsidRPr="00FE0887">
        <w:rPr>
          <w:rFonts w:asciiTheme="majorHAnsi" w:hAnsiTheme="majorHAnsi"/>
        </w:rPr>
        <w:t xml:space="preserve"> 2010</w:t>
      </w:r>
      <w:r w:rsidR="00872A8D">
        <w:rPr>
          <w:rStyle w:val="Appelnotedebasdep"/>
          <w:rFonts w:asciiTheme="majorHAnsi" w:hAnsiTheme="majorHAnsi"/>
        </w:rPr>
        <w:footnoteReference w:id="170"/>
      </w:r>
      <w:r>
        <w:rPr>
          <w:rFonts w:asciiTheme="majorHAnsi" w:hAnsiTheme="majorHAnsi"/>
        </w:rPr>
        <w:t>, où elle soulignait</w:t>
      </w:r>
      <w:r w:rsidRPr="00FE0887">
        <w:rPr>
          <w:rFonts w:asciiTheme="majorHAnsi" w:hAnsiTheme="majorHAnsi"/>
        </w:rPr>
        <w:t xml:space="preserve"> la nécessité de clarifier les lignes de responsabilités entre le </w:t>
      </w:r>
      <w:r>
        <w:rPr>
          <w:rFonts w:asciiTheme="majorHAnsi" w:hAnsiTheme="majorHAnsi"/>
        </w:rPr>
        <w:t>R</w:t>
      </w:r>
      <w:r w:rsidRPr="00FE0887">
        <w:rPr>
          <w:rFonts w:asciiTheme="majorHAnsi" w:hAnsiTheme="majorHAnsi"/>
        </w:rPr>
        <w:t xml:space="preserve">éseau et La Banque </w:t>
      </w:r>
      <w:r>
        <w:rPr>
          <w:rFonts w:asciiTheme="majorHAnsi" w:hAnsiTheme="majorHAnsi"/>
        </w:rPr>
        <w:t>P</w:t>
      </w:r>
      <w:r w:rsidRPr="00FE0887">
        <w:rPr>
          <w:rFonts w:asciiTheme="majorHAnsi" w:hAnsiTheme="majorHAnsi"/>
        </w:rPr>
        <w:t xml:space="preserve">ostale. </w:t>
      </w:r>
      <w:r>
        <w:rPr>
          <w:rFonts w:asciiTheme="majorHAnsi" w:hAnsiTheme="majorHAnsi"/>
        </w:rPr>
        <w:t xml:space="preserve">La </w:t>
      </w:r>
      <w:r w:rsidRPr="00FE0887">
        <w:rPr>
          <w:rFonts w:asciiTheme="majorHAnsi" w:hAnsiTheme="majorHAnsi"/>
        </w:rPr>
        <w:t xml:space="preserve">spécialisation </w:t>
      </w:r>
      <w:r>
        <w:rPr>
          <w:rFonts w:asciiTheme="majorHAnsi" w:hAnsiTheme="majorHAnsi"/>
        </w:rPr>
        <w:t xml:space="preserve">bancaire de bureaux de poste, ou de portions de bureaux, qui s’esquisse d’ores et déjà, paraît nécessaire pour </w:t>
      </w:r>
      <w:r w:rsidRPr="00FE0887">
        <w:rPr>
          <w:rFonts w:asciiTheme="majorHAnsi" w:hAnsiTheme="majorHAnsi"/>
        </w:rPr>
        <w:t xml:space="preserve">mieux adapter l’offre à la clientèle desservie et </w:t>
      </w:r>
      <w:r>
        <w:rPr>
          <w:rFonts w:asciiTheme="majorHAnsi" w:hAnsiTheme="majorHAnsi"/>
        </w:rPr>
        <w:t xml:space="preserve">répondre </w:t>
      </w:r>
      <w:r w:rsidRPr="00FE0887">
        <w:rPr>
          <w:rFonts w:asciiTheme="majorHAnsi" w:hAnsiTheme="majorHAnsi"/>
        </w:rPr>
        <w:t>aux attentes exprimées</w:t>
      </w:r>
      <w:r>
        <w:rPr>
          <w:rFonts w:asciiTheme="majorHAnsi" w:hAnsiTheme="majorHAnsi"/>
        </w:rPr>
        <w:t xml:space="preserve">, notamment </w:t>
      </w:r>
      <w:r w:rsidRPr="00FE0887">
        <w:rPr>
          <w:rFonts w:asciiTheme="majorHAnsi" w:hAnsiTheme="majorHAnsi"/>
        </w:rPr>
        <w:t>par les associations de consommateurs</w:t>
      </w:r>
      <w:r>
        <w:rPr>
          <w:rFonts w:asciiTheme="majorHAnsi" w:hAnsiTheme="majorHAnsi"/>
        </w:rPr>
        <w:t>,</w:t>
      </w:r>
      <w:r w:rsidRPr="00FE0887">
        <w:rPr>
          <w:rFonts w:asciiTheme="majorHAnsi" w:hAnsiTheme="majorHAnsi"/>
        </w:rPr>
        <w:t xml:space="preserve"> en matière de qualification des agents.</w:t>
      </w:r>
      <w:r>
        <w:rPr>
          <w:rFonts w:asciiTheme="majorHAnsi" w:hAnsiTheme="majorHAnsi"/>
        </w:rPr>
        <w:t xml:space="preserve"> </w:t>
      </w:r>
    </w:p>
    <w:p w14:paraId="72FAABD1" w14:textId="77777777" w:rsidR="00BE2654" w:rsidRDefault="00BE2654" w:rsidP="00BE2654">
      <w:pPr>
        <w:pStyle w:val="Titre4"/>
      </w:pPr>
      <w:bookmarkStart w:id="2084" w:name="_Toc455392800"/>
      <w:bookmarkStart w:id="2085" w:name="_Toc455396688"/>
      <w:bookmarkStart w:id="2086" w:name="_Toc455412912"/>
      <w:bookmarkStart w:id="2087" w:name="_Toc455415309"/>
      <w:bookmarkStart w:id="2088" w:name="_Toc455419854"/>
      <w:bookmarkStart w:id="2089" w:name="_Toc455426791"/>
      <w:bookmarkStart w:id="2090" w:name="_Toc455430626"/>
      <w:bookmarkStart w:id="2091" w:name="_Toc455498638"/>
      <w:bookmarkStart w:id="2092" w:name="_Toc455510424"/>
      <w:bookmarkStart w:id="2093" w:name="_Toc455510701"/>
      <w:bookmarkStart w:id="2094" w:name="_Toc455591542"/>
      <w:bookmarkStart w:id="2095" w:name="_Toc456782866"/>
      <w:bookmarkStart w:id="2096" w:name="_Toc456795866"/>
      <w:bookmarkStart w:id="2097" w:name="_Toc456796910"/>
      <w:bookmarkStart w:id="2098" w:name="_Toc456806144"/>
      <w:bookmarkStart w:id="2099" w:name="_Toc456808168"/>
      <w:bookmarkStart w:id="2100" w:name="_Toc456856296"/>
      <w:bookmarkStart w:id="2101" w:name="_Toc456951221"/>
      <w:bookmarkStart w:id="2102" w:name="_Toc456952348"/>
      <w:bookmarkStart w:id="2103" w:name="_Toc456952562"/>
      <w:bookmarkStart w:id="2104" w:name="_Toc456972116"/>
      <w:bookmarkStart w:id="2105" w:name="_Toc457235347"/>
      <w:bookmarkStart w:id="2106" w:name="_Toc457235844"/>
      <w:bookmarkStart w:id="2107" w:name="_Toc457298385"/>
      <w:bookmarkStart w:id="2108" w:name="_Toc457317809"/>
      <w:bookmarkStart w:id="2109" w:name="_Toc456778683"/>
      <w:bookmarkStart w:id="2110" w:name="_Toc456782860"/>
      <w:bookmarkStart w:id="2111" w:name="_Toc456795860"/>
      <w:bookmarkStart w:id="2112" w:name="_Toc456796904"/>
      <w:bookmarkStart w:id="2113" w:name="_Toc456806138"/>
      <w:bookmarkStart w:id="2114" w:name="_Toc456808162"/>
      <w:bookmarkStart w:id="2115" w:name="_Toc456861975"/>
      <w:bookmarkStart w:id="2116" w:name="_Toc456882127"/>
      <w:bookmarkStart w:id="2117" w:name="_Toc456884699"/>
      <w:bookmarkStart w:id="2118" w:name="_Toc456888118"/>
      <w:r>
        <w:t xml:space="preserve">Renforcer la recherche de synergies entre les réseaux </w:t>
      </w:r>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r>
        <w:t>industriels</w:t>
      </w:r>
      <w:bookmarkEnd w:id="2101"/>
      <w:bookmarkEnd w:id="2102"/>
      <w:bookmarkEnd w:id="2103"/>
      <w:bookmarkEnd w:id="2104"/>
      <w:bookmarkEnd w:id="2105"/>
      <w:bookmarkEnd w:id="2106"/>
      <w:bookmarkEnd w:id="2107"/>
      <w:bookmarkEnd w:id="2108"/>
    </w:p>
    <w:p w14:paraId="159E5495" w14:textId="77777777" w:rsidR="00BE2654" w:rsidRDefault="00BE2654" w:rsidP="00BE2654">
      <w:pPr>
        <w:rPr>
          <w:rFonts w:ascii="Times New Roman" w:hAnsi="Times New Roman"/>
        </w:rPr>
      </w:pPr>
      <w:r w:rsidRPr="008737F5">
        <w:rPr>
          <w:rFonts w:ascii="Times New Roman" w:hAnsi="Times New Roman"/>
        </w:rPr>
        <w:t xml:space="preserve">Le groupe a développé en France quatre réseaux de tri et d’acheminement du courrier et des objets : celui du courrier, comprenant notamment </w:t>
      </w:r>
      <w:r>
        <w:rPr>
          <w:rFonts w:ascii="Times New Roman" w:hAnsi="Times New Roman"/>
        </w:rPr>
        <w:t>47</w:t>
      </w:r>
      <w:r w:rsidRPr="008737F5">
        <w:rPr>
          <w:rFonts w:ascii="Times New Roman" w:hAnsi="Times New Roman"/>
        </w:rPr>
        <w:t xml:space="preserve"> plateformes industrielles de tri ; celui du colis au sein de la maison mère, comprenant </w:t>
      </w:r>
      <w:r>
        <w:rPr>
          <w:rFonts w:ascii="Times New Roman" w:hAnsi="Times New Roman"/>
        </w:rPr>
        <w:t xml:space="preserve">15 </w:t>
      </w:r>
      <w:r w:rsidRPr="008737F5">
        <w:rPr>
          <w:rFonts w:ascii="Times New Roman" w:hAnsi="Times New Roman"/>
        </w:rPr>
        <w:t xml:space="preserve">centres de tri ; celui de Chronopost, filiale de </w:t>
      </w:r>
      <w:r>
        <w:rPr>
          <w:rFonts w:ascii="Times New Roman" w:hAnsi="Times New Roman"/>
        </w:rPr>
        <w:t>GeoPost</w:t>
      </w:r>
      <w:r w:rsidRPr="008737F5">
        <w:rPr>
          <w:rFonts w:ascii="Times New Roman" w:hAnsi="Times New Roman"/>
        </w:rPr>
        <w:t xml:space="preserve"> ; et enfin celui de DPD-France (Exapaq antérieurement), filiale de </w:t>
      </w:r>
      <w:r>
        <w:rPr>
          <w:rFonts w:ascii="Times New Roman" w:hAnsi="Times New Roman"/>
        </w:rPr>
        <w:t>GeoPost</w:t>
      </w:r>
      <w:r w:rsidRPr="008737F5">
        <w:rPr>
          <w:rFonts w:ascii="Times New Roman" w:hAnsi="Times New Roman"/>
        </w:rPr>
        <w:t xml:space="preserve"> acquise en 2009. </w:t>
      </w:r>
    </w:p>
    <w:p w14:paraId="761FA215" w14:textId="77777777" w:rsidR="00BE2654" w:rsidRPr="008737F5" w:rsidRDefault="00BE2654" w:rsidP="00BE2654">
      <w:pPr>
        <w:rPr>
          <w:rFonts w:ascii="Times New Roman" w:hAnsi="Times New Roman"/>
        </w:rPr>
      </w:pPr>
      <w:r w:rsidRPr="008737F5">
        <w:rPr>
          <w:rFonts w:ascii="Times New Roman" w:hAnsi="Times New Roman"/>
        </w:rPr>
        <w:t xml:space="preserve">De même, pour la distribution au client final, </w:t>
      </w:r>
      <w:r>
        <w:rPr>
          <w:rFonts w:ascii="Times New Roman" w:hAnsi="Times New Roman"/>
        </w:rPr>
        <w:t xml:space="preserve">coexistent dans le groupe cinq réseaux : celui </w:t>
      </w:r>
      <w:r w:rsidRPr="008737F5">
        <w:rPr>
          <w:rFonts w:ascii="Times New Roman" w:hAnsi="Times New Roman"/>
        </w:rPr>
        <w:t>des facteurs</w:t>
      </w:r>
      <w:r>
        <w:rPr>
          <w:rFonts w:ascii="Times New Roman" w:hAnsi="Times New Roman"/>
        </w:rPr>
        <w:t>, formé de 3 882 plateformes de distribution réparties en 580 établissements ;</w:t>
      </w:r>
      <w:r w:rsidRPr="008737F5">
        <w:rPr>
          <w:rFonts w:ascii="Times New Roman" w:hAnsi="Times New Roman"/>
        </w:rPr>
        <w:t xml:space="preserve"> les </w:t>
      </w:r>
      <w:r>
        <w:rPr>
          <w:rFonts w:ascii="Times New Roman" w:hAnsi="Times New Roman"/>
        </w:rPr>
        <w:t xml:space="preserve">65 </w:t>
      </w:r>
      <w:r w:rsidRPr="008737F5">
        <w:rPr>
          <w:rFonts w:ascii="Times New Roman" w:hAnsi="Times New Roman"/>
        </w:rPr>
        <w:t xml:space="preserve">agences </w:t>
      </w:r>
      <w:r>
        <w:rPr>
          <w:rFonts w:ascii="Times New Roman" w:hAnsi="Times New Roman"/>
        </w:rPr>
        <w:t xml:space="preserve">spécialisées qui </w:t>
      </w:r>
      <w:r w:rsidRPr="008737F5">
        <w:rPr>
          <w:rFonts w:ascii="Times New Roman" w:hAnsi="Times New Roman"/>
        </w:rPr>
        <w:t xml:space="preserve">distribuent </w:t>
      </w:r>
      <w:r>
        <w:rPr>
          <w:rFonts w:ascii="Times New Roman" w:hAnsi="Times New Roman"/>
        </w:rPr>
        <w:t xml:space="preserve">les colis </w:t>
      </w:r>
      <w:r w:rsidRPr="008737F5">
        <w:rPr>
          <w:rFonts w:ascii="Times New Roman" w:hAnsi="Times New Roman"/>
        </w:rPr>
        <w:t>dans les grandes villes</w:t>
      </w:r>
      <w:r>
        <w:rPr>
          <w:rFonts w:ascii="Times New Roman" w:hAnsi="Times New Roman"/>
        </w:rPr>
        <w:t xml:space="preserve"> ; </w:t>
      </w:r>
      <w:r w:rsidRPr="008737F5">
        <w:rPr>
          <w:rFonts w:ascii="Times New Roman" w:hAnsi="Times New Roman"/>
        </w:rPr>
        <w:t xml:space="preserve">les réseaux </w:t>
      </w:r>
      <w:r>
        <w:rPr>
          <w:rFonts w:ascii="Times New Roman" w:hAnsi="Times New Roman"/>
        </w:rPr>
        <w:t xml:space="preserve">de distribution </w:t>
      </w:r>
      <w:r w:rsidRPr="008737F5">
        <w:rPr>
          <w:rFonts w:ascii="Times New Roman" w:hAnsi="Times New Roman"/>
        </w:rPr>
        <w:t xml:space="preserve">propres à Chronopost et </w:t>
      </w:r>
      <w:r>
        <w:rPr>
          <w:rFonts w:ascii="Times New Roman" w:hAnsi="Times New Roman"/>
        </w:rPr>
        <w:t xml:space="preserve">à </w:t>
      </w:r>
      <w:r w:rsidRPr="008737F5">
        <w:rPr>
          <w:rFonts w:ascii="Times New Roman" w:hAnsi="Times New Roman"/>
        </w:rPr>
        <w:t>DPD-</w:t>
      </w:r>
      <w:r>
        <w:rPr>
          <w:rFonts w:ascii="Times New Roman" w:hAnsi="Times New Roman"/>
        </w:rPr>
        <w:t>France, en partie sous-traités ;</w:t>
      </w:r>
      <w:r w:rsidRPr="008737F5">
        <w:rPr>
          <w:rFonts w:ascii="Times New Roman" w:hAnsi="Times New Roman"/>
        </w:rPr>
        <w:t xml:space="preserve"> les équipes de Mediapost </w:t>
      </w:r>
      <w:r>
        <w:rPr>
          <w:rFonts w:ascii="Times New Roman" w:hAnsi="Times New Roman"/>
        </w:rPr>
        <w:t xml:space="preserve">(5 000 ETP) </w:t>
      </w:r>
      <w:r w:rsidRPr="008737F5">
        <w:rPr>
          <w:rFonts w:ascii="Times New Roman" w:hAnsi="Times New Roman"/>
        </w:rPr>
        <w:t>assurant la distribution des</w:t>
      </w:r>
      <w:r>
        <w:rPr>
          <w:rFonts w:ascii="Times New Roman" w:hAnsi="Times New Roman"/>
        </w:rPr>
        <w:t xml:space="preserve"> publicités et</w:t>
      </w:r>
      <w:r w:rsidRPr="008737F5">
        <w:rPr>
          <w:rFonts w:ascii="Times New Roman" w:hAnsi="Times New Roman"/>
        </w:rPr>
        <w:t xml:space="preserve"> plis non adressés</w:t>
      </w:r>
      <w:r>
        <w:rPr>
          <w:rFonts w:ascii="Times New Roman" w:hAnsi="Times New Roman"/>
        </w:rPr>
        <w:t> ;</w:t>
      </w:r>
      <w:r w:rsidRPr="008737F5">
        <w:rPr>
          <w:rFonts w:ascii="Times New Roman" w:hAnsi="Times New Roman"/>
        </w:rPr>
        <w:t xml:space="preserve"> et </w:t>
      </w:r>
      <w:r>
        <w:rPr>
          <w:rFonts w:ascii="Times New Roman" w:hAnsi="Times New Roman"/>
        </w:rPr>
        <w:t xml:space="preserve">enfin </w:t>
      </w:r>
      <w:r w:rsidRPr="008737F5">
        <w:rPr>
          <w:rFonts w:ascii="Times New Roman" w:hAnsi="Times New Roman"/>
        </w:rPr>
        <w:t xml:space="preserve">le </w:t>
      </w:r>
      <w:r>
        <w:rPr>
          <w:rFonts w:ascii="Times New Roman" w:hAnsi="Times New Roman"/>
        </w:rPr>
        <w:t>rése</w:t>
      </w:r>
      <w:r w:rsidRPr="008737F5">
        <w:rPr>
          <w:rFonts w:ascii="Times New Roman" w:hAnsi="Times New Roman"/>
        </w:rPr>
        <w:t>a</w:t>
      </w:r>
      <w:r>
        <w:rPr>
          <w:rFonts w:ascii="Times New Roman" w:hAnsi="Times New Roman"/>
        </w:rPr>
        <w:t>u</w:t>
      </w:r>
      <w:r w:rsidRPr="008737F5">
        <w:rPr>
          <w:rFonts w:ascii="Times New Roman" w:hAnsi="Times New Roman"/>
        </w:rPr>
        <w:t xml:space="preserve"> de point</w:t>
      </w:r>
      <w:r>
        <w:rPr>
          <w:rFonts w:ascii="Times New Roman" w:hAnsi="Times New Roman"/>
        </w:rPr>
        <w:t>s</w:t>
      </w:r>
      <w:r w:rsidRPr="008737F5">
        <w:rPr>
          <w:rFonts w:ascii="Times New Roman" w:hAnsi="Times New Roman"/>
        </w:rPr>
        <w:t>-relais chez les commerçants</w:t>
      </w:r>
      <w:r>
        <w:rPr>
          <w:rFonts w:ascii="Times New Roman" w:hAnsi="Times New Roman"/>
        </w:rPr>
        <w:t>,</w:t>
      </w:r>
      <w:r w:rsidRPr="008737F5">
        <w:rPr>
          <w:rFonts w:ascii="Times New Roman" w:hAnsi="Times New Roman"/>
        </w:rPr>
        <w:t xml:space="preserve"> géré par la filiale Pickup.</w:t>
      </w:r>
    </w:p>
    <w:p w14:paraId="3699E42F" w14:textId="77777777" w:rsidR="00BE2654" w:rsidRDefault="00BE2654" w:rsidP="00BE2654">
      <w:r>
        <w:t xml:space="preserve">La coexistence de ces réseaux s’explique par des différences qui ont trait à la nature et au nombre d’objets traités (de 55 millions par an pour DPD-France à 13 milliards pour le courrier), aux délais contractuels et aux autres obligations vis-à-vis du client. Toutefois, des synergies entre eux sont possibles, dans certaines zones, pour certaines prestations ou fonctions, à certains moments de l’année, </w:t>
      </w:r>
      <w:r w:rsidRPr="008737F5">
        <w:t>etc</w:t>
      </w:r>
      <w:r>
        <w:t>. Jusqu’à 2014, ces réseaux étaient localisés chacun dans une entité – métier ou filiale – différente. Une telle situation ne facilitait pas le repérage et la mise en œuvre des synergies, et il n’existait pas d’instances ou de structures transversales destinées à les faire émerger.</w:t>
      </w:r>
    </w:p>
    <w:p w14:paraId="48D3AFEC" w14:textId="77777777" w:rsidR="00BE2654" w:rsidRDefault="00BE2654" w:rsidP="00BE2654">
      <w:r>
        <w:t>La Poste a pris conscience de ce point : la recherche de synergies a constitué un des motifs du rapprochement du colis et du courrier dans la même branche et des collaborations plus formalisées se sont mises en place. Une de leurs formes concrètes consiste par exemple, dans des agglomérations où le courrier, les colis de La Poste, les colis de Chronopost et ceux de DPD-France donnent lieu à des tournées de distribution distinctes, à mutualiser certains moyens de transport, lieux de stationnement ou autres locaux, et ainsi à dégager des économies.</w:t>
      </w:r>
    </w:p>
    <w:p w14:paraId="7C10CA32" w14:textId="77777777" w:rsidR="00BE2654" w:rsidRDefault="00BE2654" w:rsidP="00BE2654">
      <w:r>
        <w:t xml:space="preserve">D’autres parties de la chaîne de traitement des colis et des objets peuvent donner lieu à des investissements, en particulier les plateformes de tri. Alors qu’un nombre croissant d’acteurs du commerce électronique déploient leur activité sur plusieurs pays, entraînant la vive croissance des flux transfrontaliers, cette démarche ne doit pas se limiter aux filiales françaises. </w:t>
      </w:r>
    </w:p>
    <w:p w14:paraId="2B29DBB9" w14:textId="77777777" w:rsidR="00BE2654" w:rsidRDefault="00BE2654" w:rsidP="00BE2654">
      <w:r>
        <w:t>Cette recherche de synergies entre les outils industriels pourrait constituer un programme formalisé, présenté au conseil d’administration de la maison mère et des filiales concernées et donnant lieu à un compte rendu régulier.</w:t>
      </w:r>
    </w:p>
    <w:p w14:paraId="7FDF0FE9" w14:textId="77777777" w:rsidR="00BE2654" w:rsidRDefault="00BE2654" w:rsidP="00BE2654">
      <w:pPr>
        <w:pStyle w:val="Titre4"/>
        <w:spacing w:before="360" w:after="240"/>
      </w:pPr>
      <w:bookmarkStart w:id="2119" w:name="_Toc456972117"/>
      <w:bookmarkStart w:id="2120" w:name="_Toc457235348"/>
      <w:bookmarkStart w:id="2121" w:name="_Toc457235845"/>
      <w:bookmarkStart w:id="2122" w:name="_Toc457298386"/>
      <w:bookmarkStart w:id="2123" w:name="_Toc457317810"/>
      <w:r>
        <w:t>Un réseau des facteurs</w:t>
      </w:r>
      <w:r w:rsidRPr="002C7C4C">
        <w:t xml:space="preserve"> </w:t>
      </w:r>
      <w:r>
        <w:t>voué à des transformations profondes</w:t>
      </w:r>
      <w:bookmarkEnd w:id="2119"/>
      <w:bookmarkEnd w:id="2120"/>
      <w:bookmarkEnd w:id="2121"/>
      <w:bookmarkEnd w:id="2122"/>
      <w:bookmarkEnd w:id="2123"/>
    </w:p>
    <w:bookmarkEnd w:id="2109"/>
    <w:bookmarkEnd w:id="2110"/>
    <w:bookmarkEnd w:id="2111"/>
    <w:bookmarkEnd w:id="2112"/>
    <w:bookmarkEnd w:id="2113"/>
    <w:bookmarkEnd w:id="2114"/>
    <w:bookmarkEnd w:id="2115"/>
    <w:bookmarkEnd w:id="2116"/>
    <w:bookmarkEnd w:id="2117"/>
    <w:bookmarkEnd w:id="2118"/>
    <w:p w14:paraId="2B725754" w14:textId="77777777" w:rsidR="00BE2654" w:rsidRDefault="00BE2654" w:rsidP="00BE2654">
      <w:pPr>
        <w:pStyle w:val="Titre5"/>
        <w:spacing w:before="360" w:after="240"/>
        <w:rPr>
          <w:rFonts w:eastAsia="Calibri"/>
        </w:rPr>
      </w:pPr>
      <w:r>
        <w:rPr>
          <w:rFonts w:eastAsia="Calibri"/>
        </w:rPr>
        <w:t>Facteo : un outil de travail encore insuffisamment exploité</w:t>
      </w:r>
    </w:p>
    <w:p w14:paraId="5C8D0AC1" w14:textId="77777777" w:rsidR="00BE2654" w:rsidRPr="00FD46E9" w:rsidDel="005003CC" w:rsidRDefault="00BE2654" w:rsidP="00BE2654">
      <w:r w:rsidRPr="00FD46E9" w:rsidDel="005003CC">
        <w:t xml:space="preserve">Le smartphone Facteo (90 000 </w:t>
      </w:r>
      <w:r w:rsidDel="005003CC">
        <w:t>unités</w:t>
      </w:r>
      <w:r w:rsidRPr="00FD46E9" w:rsidDel="005003CC">
        <w:t xml:space="preserve">) est la pierre angulaire du déploiement de nouveaux services commerciaux du facteur. Ce projet d’équipement ambitieux </w:t>
      </w:r>
      <w:r w:rsidDel="005003CC">
        <w:t>concerne</w:t>
      </w:r>
      <w:r w:rsidRPr="00FD46E9" w:rsidDel="005003CC">
        <w:t xml:space="preserve"> l’ensemble des facteurs et s’est déployé de 2012 à la fin de 2015. Facteo est programmé dans l’ordre de la tournée, avec une présentation successive des écrans nécessaires aux différentes actions. Il permet des économies et gains de productivité.</w:t>
      </w:r>
    </w:p>
    <w:p w14:paraId="29E274C4" w14:textId="77777777" w:rsidR="00BE2654" w:rsidDel="005003CC" w:rsidRDefault="00BE2654" w:rsidP="00BE2654">
      <w:r w:rsidRPr="00FD46E9" w:rsidDel="005003CC">
        <w:rPr>
          <w:rFonts w:cstheme="minorHAnsi"/>
        </w:rPr>
        <w:t>F</w:t>
      </w:r>
      <w:r w:rsidRPr="00FD46E9" w:rsidDel="005003CC">
        <w:t>in 2015, le coût total du projet depuis son lancement est de 65,1</w:t>
      </w:r>
      <w:r w:rsidDel="005003CC">
        <w:t> </w:t>
      </w:r>
      <w:r w:rsidRPr="00FD46E9" w:rsidDel="005003CC">
        <w:t>M€. La décomposition des coûts annuels montre que l</w:t>
      </w:r>
      <w:r>
        <w:t>eur</w:t>
      </w:r>
      <w:r w:rsidRPr="00FD46E9" w:rsidDel="005003CC">
        <w:t xml:space="preserve"> progression est tirée par la forte croissance du </w:t>
      </w:r>
      <w:r>
        <w:t>montant</w:t>
      </w:r>
      <w:r w:rsidRPr="00FD46E9" w:rsidDel="005003CC">
        <w:t xml:space="preserve"> des abonnements téléphoniques :</w:t>
      </w:r>
    </w:p>
    <w:p w14:paraId="6FA65732" w14:textId="77777777" w:rsidR="00BE2654" w:rsidRPr="00FD46E9" w:rsidDel="005003CC" w:rsidRDefault="00BE2654" w:rsidP="00BE2654">
      <w:pPr>
        <w:pStyle w:val="Titretableau"/>
        <w:numPr>
          <w:ilvl w:val="0"/>
          <w:numId w:val="25"/>
        </w:numPr>
        <w:spacing w:before="240"/>
        <w:ind w:left="0"/>
      </w:pPr>
      <w:r w:rsidDel="005003CC">
        <w:t>coûts du projet Facteo (M€)</w:t>
      </w:r>
    </w:p>
    <w:tbl>
      <w:tblPr>
        <w:tblStyle w:val="TABLEAURAPPORTPUBLICTHMATIQUE"/>
        <w:tblW w:w="7088" w:type="dxa"/>
        <w:tblInd w:w="-318" w:type="dxa"/>
        <w:tblLook w:val="04A0" w:firstRow="1" w:lastRow="0" w:firstColumn="1" w:lastColumn="0" w:noHBand="0" w:noVBand="1"/>
      </w:tblPr>
      <w:tblGrid>
        <w:gridCol w:w="2754"/>
        <w:gridCol w:w="866"/>
        <w:gridCol w:w="867"/>
        <w:gridCol w:w="867"/>
        <w:gridCol w:w="867"/>
        <w:gridCol w:w="867"/>
      </w:tblGrid>
      <w:tr w:rsidR="00BE2654" w:rsidRPr="00FD46E9" w:rsidDel="005003CC" w14:paraId="4305844E" w14:textId="77777777" w:rsidTr="00146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4" w:type="dxa"/>
          </w:tcPr>
          <w:p w14:paraId="5B6C0AC1" w14:textId="77777777" w:rsidR="00BE2654" w:rsidRPr="004D0B5F" w:rsidDel="005003CC" w:rsidRDefault="00BE2654" w:rsidP="00E525DB">
            <w:pPr>
              <w:pStyle w:val="TableauSchmaOrganigrammecentr"/>
              <w:rPr>
                <w:rFonts w:eastAsia="Calibri"/>
                <w:i w:val="0"/>
              </w:rPr>
            </w:pPr>
            <w:r w:rsidRPr="004D0B5F" w:rsidDel="005003CC">
              <w:rPr>
                <w:rFonts w:eastAsia="Calibri"/>
                <w:i w:val="0"/>
              </w:rPr>
              <w:t>Année</w:t>
            </w:r>
          </w:p>
        </w:tc>
        <w:tc>
          <w:tcPr>
            <w:tcW w:w="866" w:type="dxa"/>
          </w:tcPr>
          <w:p w14:paraId="5AE5760A" w14:textId="77777777" w:rsidR="00BE2654" w:rsidRPr="00D6646A" w:rsidDel="005003CC" w:rsidRDefault="00BE2654" w:rsidP="00E525DB">
            <w:pPr>
              <w:pStyle w:val="TableauSchmaOrganigrammecent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D6646A" w:rsidDel="005003CC">
              <w:rPr>
                <w:rFonts w:ascii="Times New Roman" w:hAnsi="Times New Roman"/>
              </w:rPr>
              <w:t>2012</w:t>
            </w:r>
          </w:p>
        </w:tc>
        <w:tc>
          <w:tcPr>
            <w:tcW w:w="867" w:type="dxa"/>
          </w:tcPr>
          <w:p w14:paraId="2FEE3500" w14:textId="77777777" w:rsidR="00BE2654" w:rsidRPr="00D6646A" w:rsidDel="005003CC" w:rsidRDefault="00BE2654" w:rsidP="00E525DB">
            <w:pPr>
              <w:pStyle w:val="TableauSchmaOrganigrammecent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D6646A" w:rsidDel="005003CC">
              <w:rPr>
                <w:rFonts w:ascii="Times New Roman" w:hAnsi="Times New Roman"/>
              </w:rPr>
              <w:t>2013</w:t>
            </w:r>
          </w:p>
        </w:tc>
        <w:tc>
          <w:tcPr>
            <w:tcW w:w="867" w:type="dxa"/>
          </w:tcPr>
          <w:p w14:paraId="607412E5" w14:textId="77777777" w:rsidR="00BE2654" w:rsidRPr="00D6646A" w:rsidDel="005003CC" w:rsidRDefault="00BE2654" w:rsidP="00E525DB">
            <w:pPr>
              <w:pStyle w:val="TableauSchmaOrganigrammecent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D6646A" w:rsidDel="005003CC">
              <w:rPr>
                <w:rFonts w:ascii="Times New Roman" w:hAnsi="Times New Roman"/>
              </w:rPr>
              <w:t>2014</w:t>
            </w:r>
          </w:p>
        </w:tc>
        <w:tc>
          <w:tcPr>
            <w:tcW w:w="867" w:type="dxa"/>
          </w:tcPr>
          <w:p w14:paraId="6005C97C" w14:textId="77777777" w:rsidR="00BE2654" w:rsidRPr="00D6646A" w:rsidDel="005003CC" w:rsidRDefault="00BE2654" w:rsidP="00E525DB">
            <w:pPr>
              <w:pStyle w:val="TableauSchmaOrganigrammecentr"/>
              <w:cnfStyle w:val="100000000000" w:firstRow="1" w:lastRow="0" w:firstColumn="0" w:lastColumn="0" w:oddVBand="0" w:evenVBand="0" w:oddHBand="0" w:evenHBand="0" w:firstRowFirstColumn="0" w:firstRowLastColumn="0" w:lastRowFirstColumn="0" w:lastRowLastColumn="0"/>
              <w:rPr>
                <w:rFonts w:ascii="Calibri" w:eastAsia="Calibri" w:hAnsi="Calibri"/>
              </w:rPr>
            </w:pPr>
            <w:r w:rsidRPr="00D6646A" w:rsidDel="005003CC">
              <w:rPr>
                <w:rFonts w:ascii="Times New Roman" w:hAnsi="Times New Roman"/>
              </w:rPr>
              <w:t>2015</w:t>
            </w:r>
          </w:p>
        </w:tc>
        <w:tc>
          <w:tcPr>
            <w:tcW w:w="867" w:type="dxa"/>
          </w:tcPr>
          <w:p w14:paraId="590F8245" w14:textId="77777777" w:rsidR="00BE2654" w:rsidRPr="00D6646A" w:rsidDel="005003CC" w:rsidRDefault="00BE2654" w:rsidP="00E525DB">
            <w:pPr>
              <w:pStyle w:val="TableauSchmaOrganigrammecentr"/>
              <w:cnfStyle w:val="100000000000" w:firstRow="1" w:lastRow="0" w:firstColumn="0" w:lastColumn="0" w:oddVBand="0" w:evenVBand="0" w:oddHBand="0" w:evenHBand="0" w:firstRowFirstColumn="0" w:firstRowLastColumn="0" w:lastRowFirstColumn="0" w:lastRowLastColumn="0"/>
              <w:rPr>
                <w:rFonts w:ascii="Times New Roman" w:hAnsi="Times New Roman"/>
                <w:i/>
              </w:rPr>
            </w:pPr>
            <w:r w:rsidRPr="00D6646A" w:rsidDel="005003CC">
              <w:rPr>
                <w:rFonts w:ascii="Times New Roman" w:hAnsi="Times New Roman"/>
                <w:i/>
              </w:rPr>
              <w:t>Évol.</w:t>
            </w:r>
          </w:p>
        </w:tc>
      </w:tr>
      <w:tr w:rsidR="00BE2654" w:rsidRPr="00FD46E9" w:rsidDel="005003CC" w14:paraId="0721875F" w14:textId="77777777" w:rsidTr="0014605E">
        <w:tc>
          <w:tcPr>
            <w:cnfStyle w:val="001000000000" w:firstRow="0" w:lastRow="0" w:firstColumn="1" w:lastColumn="0" w:oddVBand="0" w:evenVBand="0" w:oddHBand="0" w:evenHBand="0" w:firstRowFirstColumn="0" w:firstRowLastColumn="0" w:lastRowFirstColumn="0" w:lastRowLastColumn="0"/>
            <w:tcW w:w="2754" w:type="dxa"/>
          </w:tcPr>
          <w:p w14:paraId="45B18C1D" w14:textId="77777777" w:rsidR="00BE2654" w:rsidRPr="004D0B5F" w:rsidDel="005003CC" w:rsidRDefault="00BE2654" w:rsidP="00E525DB">
            <w:pPr>
              <w:pStyle w:val="TableauSchmaOrganigrammealignementgauche"/>
              <w:rPr>
                <w:rFonts w:ascii="Calibri" w:eastAsia="Calibri" w:hAnsi="Calibri"/>
                <w:i w:val="0"/>
              </w:rPr>
            </w:pPr>
            <w:r w:rsidRPr="004D0B5F" w:rsidDel="005003CC">
              <w:rPr>
                <w:i w:val="0"/>
              </w:rPr>
              <w:t>Développement, infrastructure</w:t>
            </w:r>
          </w:p>
        </w:tc>
        <w:tc>
          <w:tcPr>
            <w:tcW w:w="866" w:type="dxa"/>
          </w:tcPr>
          <w:p w14:paraId="4758FDF7"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FD46E9" w:rsidDel="005003CC">
              <w:t>5,0</w:t>
            </w:r>
          </w:p>
        </w:tc>
        <w:tc>
          <w:tcPr>
            <w:tcW w:w="867" w:type="dxa"/>
          </w:tcPr>
          <w:p w14:paraId="3C13C6DF"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FD46E9" w:rsidDel="005003CC">
              <w:t>4,2</w:t>
            </w:r>
          </w:p>
        </w:tc>
        <w:tc>
          <w:tcPr>
            <w:tcW w:w="867" w:type="dxa"/>
          </w:tcPr>
          <w:p w14:paraId="5DC12031"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FD46E9" w:rsidDel="005003CC">
              <w:t>8,6</w:t>
            </w:r>
          </w:p>
        </w:tc>
        <w:tc>
          <w:tcPr>
            <w:tcW w:w="867" w:type="dxa"/>
          </w:tcPr>
          <w:p w14:paraId="54FCE711"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FD46E9" w:rsidDel="005003CC">
              <w:t>7,0</w:t>
            </w:r>
          </w:p>
        </w:tc>
        <w:tc>
          <w:tcPr>
            <w:tcW w:w="867" w:type="dxa"/>
          </w:tcPr>
          <w:p w14:paraId="05396D44"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i/>
              </w:rPr>
            </w:pPr>
            <w:r w:rsidRPr="00FD46E9" w:rsidDel="005003CC">
              <w:rPr>
                <w:i/>
              </w:rPr>
              <w:t>+ 2</w:t>
            </w:r>
          </w:p>
        </w:tc>
      </w:tr>
      <w:tr w:rsidR="00BE2654" w:rsidRPr="00FD46E9" w:rsidDel="005003CC" w14:paraId="1AAA4177" w14:textId="77777777" w:rsidTr="0014605E">
        <w:tc>
          <w:tcPr>
            <w:cnfStyle w:val="001000000000" w:firstRow="0" w:lastRow="0" w:firstColumn="1" w:lastColumn="0" w:oddVBand="0" w:evenVBand="0" w:oddHBand="0" w:evenHBand="0" w:firstRowFirstColumn="0" w:firstRowLastColumn="0" w:lastRowFirstColumn="0" w:lastRowLastColumn="0"/>
            <w:tcW w:w="2754" w:type="dxa"/>
          </w:tcPr>
          <w:p w14:paraId="2C530DCC" w14:textId="77777777" w:rsidR="00BE2654" w:rsidRPr="004D0B5F" w:rsidDel="005003CC" w:rsidRDefault="00BE2654" w:rsidP="00E525DB">
            <w:pPr>
              <w:pStyle w:val="TableauSchmaOrganigrammealignementgauche"/>
              <w:rPr>
                <w:rFonts w:ascii="Calibri" w:eastAsia="Calibri" w:hAnsi="Calibri"/>
                <w:i w:val="0"/>
              </w:rPr>
            </w:pPr>
            <w:r w:rsidRPr="004D0B5F" w:rsidDel="005003CC">
              <w:rPr>
                <w:i w:val="0"/>
              </w:rPr>
              <w:t>Assistance à maîtrise d’ouvrage</w:t>
            </w:r>
          </w:p>
        </w:tc>
        <w:tc>
          <w:tcPr>
            <w:tcW w:w="866" w:type="dxa"/>
          </w:tcPr>
          <w:p w14:paraId="09450D20"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FD46E9" w:rsidDel="005003CC">
              <w:t>0,5</w:t>
            </w:r>
          </w:p>
        </w:tc>
        <w:tc>
          <w:tcPr>
            <w:tcW w:w="867" w:type="dxa"/>
          </w:tcPr>
          <w:p w14:paraId="39153913"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FD46E9" w:rsidDel="005003CC">
              <w:t>1,1</w:t>
            </w:r>
          </w:p>
        </w:tc>
        <w:tc>
          <w:tcPr>
            <w:tcW w:w="867" w:type="dxa"/>
          </w:tcPr>
          <w:p w14:paraId="7E3B6D6F"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FD46E9" w:rsidDel="005003CC">
              <w:t>2,1</w:t>
            </w:r>
          </w:p>
        </w:tc>
        <w:tc>
          <w:tcPr>
            <w:tcW w:w="867" w:type="dxa"/>
          </w:tcPr>
          <w:p w14:paraId="48E22BDE"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rFonts w:ascii="Calibri" w:eastAsia="Calibri" w:hAnsi="Calibri"/>
              </w:rPr>
            </w:pPr>
            <w:r w:rsidRPr="00FD46E9" w:rsidDel="005003CC">
              <w:t>1,3</w:t>
            </w:r>
          </w:p>
        </w:tc>
        <w:tc>
          <w:tcPr>
            <w:tcW w:w="867" w:type="dxa"/>
          </w:tcPr>
          <w:p w14:paraId="27B9B6E5"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i/>
              </w:rPr>
            </w:pPr>
            <w:r w:rsidRPr="00FD46E9" w:rsidDel="005003CC">
              <w:rPr>
                <w:i/>
              </w:rPr>
              <w:t>+ 0,8</w:t>
            </w:r>
          </w:p>
        </w:tc>
      </w:tr>
      <w:tr w:rsidR="00BE2654" w:rsidRPr="00FD46E9" w:rsidDel="005003CC" w14:paraId="454269D4" w14:textId="77777777" w:rsidTr="0014605E">
        <w:tc>
          <w:tcPr>
            <w:cnfStyle w:val="001000000000" w:firstRow="0" w:lastRow="0" w:firstColumn="1" w:lastColumn="0" w:oddVBand="0" w:evenVBand="0" w:oddHBand="0" w:evenHBand="0" w:firstRowFirstColumn="0" w:firstRowLastColumn="0" w:lastRowFirstColumn="0" w:lastRowLastColumn="0"/>
            <w:tcW w:w="2754" w:type="dxa"/>
          </w:tcPr>
          <w:p w14:paraId="109E36A5" w14:textId="77777777" w:rsidR="00BE2654" w:rsidRPr="004D0B5F" w:rsidDel="005003CC" w:rsidRDefault="00BE2654" w:rsidP="00E525DB">
            <w:pPr>
              <w:pStyle w:val="TableauSchmaOrganigrammealignementgauche"/>
              <w:rPr>
                <w:i w:val="0"/>
              </w:rPr>
            </w:pPr>
            <w:r w:rsidRPr="004D0B5F" w:rsidDel="005003CC">
              <w:rPr>
                <w:i w:val="0"/>
              </w:rPr>
              <w:t>Achats de smartphones</w:t>
            </w:r>
          </w:p>
        </w:tc>
        <w:tc>
          <w:tcPr>
            <w:tcW w:w="866" w:type="dxa"/>
          </w:tcPr>
          <w:p w14:paraId="20A30533"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rsidRPr="00FD46E9" w:rsidDel="005003CC">
              <w:t>2,1</w:t>
            </w:r>
          </w:p>
        </w:tc>
        <w:tc>
          <w:tcPr>
            <w:tcW w:w="867" w:type="dxa"/>
          </w:tcPr>
          <w:p w14:paraId="290B4447"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rsidRPr="00FD46E9" w:rsidDel="005003CC">
              <w:t>1,9</w:t>
            </w:r>
          </w:p>
        </w:tc>
        <w:tc>
          <w:tcPr>
            <w:tcW w:w="867" w:type="dxa"/>
          </w:tcPr>
          <w:p w14:paraId="30472DF6"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rsidRPr="00FD46E9" w:rsidDel="005003CC">
              <w:t>9,7</w:t>
            </w:r>
          </w:p>
        </w:tc>
        <w:tc>
          <w:tcPr>
            <w:tcW w:w="867" w:type="dxa"/>
          </w:tcPr>
          <w:p w14:paraId="35BB0BDC"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rsidRPr="00FD46E9" w:rsidDel="005003CC">
              <w:t>5,5</w:t>
            </w:r>
          </w:p>
        </w:tc>
        <w:tc>
          <w:tcPr>
            <w:tcW w:w="867" w:type="dxa"/>
          </w:tcPr>
          <w:p w14:paraId="63C2DA6D"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i/>
              </w:rPr>
            </w:pPr>
            <w:r w:rsidRPr="00FD46E9" w:rsidDel="005003CC">
              <w:rPr>
                <w:i/>
              </w:rPr>
              <w:t>+ 3,4</w:t>
            </w:r>
          </w:p>
        </w:tc>
      </w:tr>
      <w:tr w:rsidR="00BE2654" w:rsidRPr="00FD46E9" w:rsidDel="005003CC" w14:paraId="034F62FC" w14:textId="77777777" w:rsidTr="0014605E">
        <w:tc>
          <w:tcPr>
            <w:cnfStyle w:val="001000000000" w:firstRow="0" w:lastRow="0" w:firstColumn="1" w:lastColumn="0" w:oddVBand="0" w:evenVBand="0" w:oddHBand="0" w:evenHBand="0" w:firstRowFirstColumn="0" w:firstRowLastColumn="0" w:lastRowFirstColumn="0" w:lastRowLastColumn="0"/>
            <w:tcW w:w="2754" w:type="dxa"/>
          </w:tcPr>
          <w:p w14:paraId="1FE2C8E1" w14:textId="77777777" w:rsidR="00BE2654" w:rsidRPr="004D0B5F" w:rsidDel="005003CC" w:rsidRDefault="00BE2654" w:rsidP="00E525DB">
            <w:pPr>
              <w:pStyle w:val="TableauSchmaOrganigrammealignementgauche"/>
              <w:rPr>
                <w:i w:val="0"/>
              </w:rPr>
            </w:pPr>
            <w:r w:rsidRPr="004D0B5F" w:rsidDel="005003CC">
              <w:rPr>
                <w:i w:val="0"/>
              </w:rPr>
              <w:t>Abonnements</w:t>
            </w:r>
          </w:p>
        </w:tc>
        <w:tc>
          <w:tcPr>
            <w:tcW w:w="866" w:type="dxa"/>
          </w:tcPr>
          <w:p w14:paraId="5A411190"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rsidRPr="00FD46E9" w:rsidDel="005003CC">
              <w:t>0,3</w:t>
            </w:r>
          </w:p>
        </w:tc>
        <w:tc>
          <w:tcPr>
            <w:tcW w:w="867" w:type="dxa"/>
          </w:tcPr>
          <w:p w14:paraId="0D4BB980"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rsidRPr="00FD46E9" w:rsidDel="005003CC">
              <w:t>2,3</w:t>
            </w:r>
          </w:p>
        </w:tc>
        <w:tc>
          <w:tcPr>
            <w:tcW w:w="867" w:type="dxa"/>
          </w:tcPr>
          <w:p w14:paraId="2D182477"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rsidRPr="00FD46E9" w:rsidDel="005003CC">
              <w:t>3,4</w:t>
            </w:r>
          </w:p>
        </w:tc>
        <w:tc>
          <w:tcPr>
            <w:tcW w:w="867" w:type="dxa"/>
          </w:tcPr>
          <w:p w14:paraId="123BAF37"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rsidRPr="00FD46E9" w:rsidDel="005003CC">
              <w:t>9,9</w:t>
            </w:r>
          </w:p>
        </w:tc>
        <w:tc>
          <w:tcPr>
            <w:tcW w:w="867" w:type="dxa"/>
          </w:tcPr>
          <w:p w14:paraId="16BD9D7C"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i/>
              </w:rPr>
            </w:pPr>
            <w:r w:rsidRPr="00FD46E9" w:rsidDel="005003CC">
              <w:rPr>
                <w:i/>
              </w:rPr>
              <w:t>+ 9,6</w:t>
            </w:r>
          </w:p>
        </w:tc>
      </w:tr>
      <w:tr w:rsidR="00BE2654" w:rsidRPr="00FD46E9" w:rsidDel="005003CC" w14:paraId="16C0E0C4" w14:textId="77777777" w:rsidTr="0014605E">
        <w:tc>
          <w:tcPr>
            <w:cnfStyle w:val="001000000000" w:firstRow="0" w:lastRow="0" w:firstColumn="1" w:lastColumn="0" w:oddVBand="0" w:evenVBand="0" w:oddHBand="0" w:evenHBand="0" w:firstRowFirstColumn="0" w:firstRowLastColumn="0" w:lastRowFirstColumn="0" w:lastRowLastColumn="0"/>
            <w:tcW w:w="2754" w:type="dxa"/>
          </w:tcPr>
          <w:p w14:paraId="17951539" w14:textId="77777777" w:rsidR="00BE2654" w:rsidRPr="004D0B5F" w:rsidDel="005003CC" w:rsidRDefault="00BE2654" w:rsidP="00E525DB">
            <w:pPr>
              <w:pStyle w:val="TableauSchmaOrganigrammealignementgauche"/>
              <w:rPr>
                <w:rFonts w:asciiTheme="majorHAnsi" w:eastAsia="Calibri" w:hAnsiTheme="majorHAnsi" w:cstheme="majorHAnsi"/>
                <w:b/>
                <w:i w:val="0"/>
              </w:rPr>
            </w:pPr>
            <w:r w:rsidRPr="004D0B5F" w:rsidDel="005003CC">
              <w:rPr>
                <w:rFonts w:asciiTheme="majorHAnsi" w:hAnsiTheme="majorHAnsi" w:cstheme="majorHAnsi"/>
                <w:b/>
                <w:i w:val="0"/>
              </w:rPr>
              <w:t>Total</w:t>
            </w:r>
          </w:p>
        </w:tc>
        <w:tc>
          <w:tcPr>
            <w:tcW w:w="866" w:type="dxa"/>
          </w:tcPr>
          <w:p w14:paraId="4D5BDD9C"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FD46E9" w:rsidDel="005003CC">
              <w:rPr>
                <w:rFonts w:asciiTheme="majorHAnsi" w:eastAsia="Calibri" w:hAnsiTheme="majorHAnsi" w:cstheme="majorHAnsi"/>
                <w:b/>
              </w:rPr>
              <w:t>7,9</w:t>
            </w:r>
          </w:p>
        </w:tc>
        <w:tc>
          <w:tcPr>
            <w:tcW w:w="867" w:type="dxa"/>
          </w:tcPr>
          <w:p w14:paraId="58519977"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FD46E9" w:rsidDel="005003CC">
              <w:rPr>
                <w:rFonts w:asciiTheme="majorHAnsi" w:eastAsia="Calibri" w:hAnsiTheme="majorHAnsi" w:cstheme="majorHAnsi"/>
                <w:b/>
              </w:rPr>
              <w:t>9,5</w:t>
            </w:r>
          </w:p>
        </w:tc>
        <w:tc>
          <w:tcPr>
            <w:tcW w:w="867" w:type="dxa"/>
          </w:tcPr>
          <w:p w14:paraId="4D79445E"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FD46E9" w:rsidDel="005003CC">
              <w:rPr>
                <w:rFonts w:asciiTheme="majorHAnsi" w:eastAsia="Calibri" w:hAnsiTheme="majorHAnsi" w:cstheme="majorHAnsi"/>
                <w:b/>
              </w:rPr>
              <w:t>24</w:t>
            </w:r>
          </w:p>
        </w:tc>
        <w:tc>
          <w:tcPr>
            <w:tcW w:w="867" w:type="dxa"/>
          </w:tcPr>
          <w:p w14:paraId="4040B7B2"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FD46E9" w:rsidDel="005003CC">
              <w:rPr>
                <w:rFonts w:asciiTheme="majorHAnsi" w:eastAsia="Calibri" w:hAnsiTheme="majorHAnsi" w:cstheme="majorHAnsi"/>
                <w:b/>
              </w:rPr>
              <w:t>23,7</w:t>
            </w:r>
          </w:p>
        </w:tc>
        <w:tc>
          <w:tcPr>
            <w:tcW w:w="867" w:type="dxa"/>
          </w:tcPr>
          <w:p w14:paraId="0DD3F093" w14:textId="77777777" w:rsidR="00BE2654" w:rsidRPr="00FD46E9" w:rsidDel="005003CC"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i/>
              </w:rPr>
            </w:pPr>
            <w:r w:rsidRPr="00FD46E9" w:rsidDel="005003CC">
              <w:rPr>
                <w:rFonts w:asciiTheme="majorHAnsi" w:eastAsia="Calibri" w:hAnsiTheme="majorHAnsi" w:cstheme="majorHAnsi"/>
                <w:b/>
                <w:i/>
              </w:rPr>
              <w:t>+ 15,8</w:t>
            </w:r>
          </w:p>
        </w:tc>
      </w:tr>
    </w:tbl>
    <w:p w14:paraId="007B7CE0" w14:textId="77777777" w:rsidR="00BE2654" w:rsidRPr="00CE2FE0" w:rsidDel="005003CC" w:rsidRDefault="00BE2654" w:rsidP="00BE2654">
      <w:pPr>
        <w:pStyle w:val="TexteSource"/>
      </w:pPr>
      <w:r w:rsidRPr="00CE2FE0" w:rsidDel="005003CC">
        <w:t>Source : Cour des comptes, données La Poste</w:t>
      </w:r>
    </w:p>
    <w:p w14:paraId="1C723D4C" w14:textId="77777777" w:rsidR="00BE2654" w:rsidDel="005003CC" w:rsidRDefault="00BE2654" w:rsidP="00BE2654">
      <w:pPr>
        <w:rPr>
          <w:rFonts w:cstheme="minorHAnsi"/>
        </w:rPr>
      </w:pPr>
      <w:r w:rsidRPr="00FD46E9" w:rsidDel="005003CC">
        <w:rPr>
          <w:rFonts w:cstheme="minorHAnsi"/>
        </w:rPr>
        <w:t xml:space="preserve">Les coûts de développement sont désormais inférieurs aux coûts d’abonnements, alors que le développement des applications est un enjeu crucial pour exploiter le potentiel de l’outil. </w:t>
      </w:r>
    </w:p>
    <w:p w14:paraId="65A64E9F" w14:textId="77777777" w:rsidR="00BE2654" w:rsidRPr="00FD46E9" w:rsidDel="005003CC" w:rsidRDefault="00BE2654" w:rsidP="00BE2654">
      <w:r w:rsidRPr="00FD46E9" w:rsidDel="005003CC">
        <w:rPr>
          <w:rFonts w:cstheme="minorHAnsi"/>
        </w:rPr>
        <w:t>En 2016</w:t>
      </w:r>
      <w:r w:rsidRPr="00FD46E9" w:rsidDel="005003CC">
        <w:t>, on ne dénombre ainsi que six services aux clients disponibles sur Facteo</w:t>
      </w:r>
      <w:r>
        <w:rPr>
          <w:rStyle w:val="Appelnotedebasdep"/>
        </w:rPr>
        <w:footnoteReference w:id="171"/>
      </w:r>
      <w:r w:rsidRPr="00FD46E9" w:rsidDel="005003CC">
        <w:t xml:space="preserve"> et sept services permettant l’amélioration de l’efficacité de la tournée du facteur</w:t>
      </w:r>
      <w:r>
        <w:t>, t</w:t>
      </w:r>
      <w:r w:rsidRPr="00FD46E9" w:rsidDel="005003CC">
        <w:t xml:space="preserve">rois services additionnels </w:t>
      </w:r>
      <w:r>
        <w:t>étant par ailleurs</w:t>
      </w:r>
      <w:r w:rsidRPr="00FD46E9" w:rsidDel="005003CC">
        <w:t xml:space="preserve"> en test depuis 2015</w:t>
      </w:r>
      <w:r>
        <w:rPr>
          <w:rStyle w:val="Appelnotedebasdep"/>
        </w:rPr>
        <w:footnoteReference w:id="172"/>
      </w:r>
      <w:r>
        <w:t>.</w:t>
      </w:r>
    </w:p>
    <w:p w14:paraId="38231014" w14:textId="77777777" w:rsidR="00BE2654" w:rsidDel="005003CC" w:rsidRDefault="00BE2654" w:rsidP="00BE2654">
      <w:r w:rsidRPr="00FD46E9" w:rsidDel="005003CC">
        <w:t>En tant qu’outil d’appui à l’activité de distribution, plusieurs possibilités restent à exploiter : par exemple, avec la géolocalisation, le téléphone pourrait avertir le facteur lorsqu’il approche d’une adresse où il doit remettre un objet contre signature, afin de lui éviter des oublis ou des retours en arrière. Les systèmes d’information du Courrier ne permettent pas, pour l’heure, leur déploiement intégral et immédiat.</w:t>
      </w:r>
      <w:r w:rsidDel="005003CC">
        <w:t xml:space="preserve"> </w:t>
      </w:r>
    </w:p>
    <w:p w14:paraId="342C970C" w14:textId="77777777" w:rsidR="00BE2654" w:rsidRPr="00FD46E9" w:rsidRDefault="00BE2654" w:rsidP="00BE2654">
      <w:pPr>
        <w:rPr>
          <w:b/>
        </w:rPr>
      </w:pPr>
      <w:r w:rsidRPr="00FD46E9">
        <w:t>La branche Courrier doit donc s’efforcer de lever</w:t>
      </w:r>
      <w:r>
        <w:t xml:space="preserve"> les obstacles empêchant le développement intégral et rapide de toutes les applications de services aux clients et aux facteurs permises par Facteo. La pleine utilisation de cet outil est bien l’un des déterminants à l’appui des nouveaux marchés et des nouvelles fonctions auxquels les facteurs sont destinés.</w:t>
      </w:r>
    </w:p>
    <w:p w14:paraId="2DAB81A6" w14:textId="77777777" w:rsidR="00BE2654" w:rsidDel="0046146F" w:rsidRDefault="00BE2654" w:rsidP="00BE2654">
      <w:pPr>
        <w:pStyle w:val="Titre5"/>
        <w:rPr>
          <w:rFonts w:eastAsia="Calibri"/>
        </w:rPr>
      </w:pPr>
      <w:r w:rsidDel="0046146F">
        <w:rPr>
          <w:rFonts w:eastAsia="Calibri"/>
        </w:rPr>
        <w:t>L’avenir du métier de facteur</w:t>
      </w:r>
    </w:p>
    <w:p w14:paraId="2799926D" w14:textId="77777777" w:rsidR="00BE2654" w:rsidRDefault="00BE2654" w:rsidP="00BE2654">
      <w:pPr>
        <w:rPr>
          <w:rFonts w:ascii="Times New Roman" w:eastAsia="Calibri" w:hAnsi="Times New Roman"/>
          <w:szCs w:val="20"/>
        </w:rPr>
      </w:pPr>
      <w:r>
        <w:rPr>
          <w:rFonts w:ascii="Times New Roman" w:eastAsia="Calibri" w:hAnsi="Times New Roman"/>
          <w:szCs w:val="20"/>
        </w:rPr>
        <w:t xml:space="preserve">La chute des volumes de courrier met en question l’existence même d’un réseau de 73 000 facteurs répartis dans 3 882 implantations, pour visiter six jours sur sept 36 millions de boîtes aux lettres. Son avenir doit être envisagé en tenant compte d’autres évolutions qui le concernent. </w:t>
      </w:r>
    </w:p>
    <w:p w14:paraId="49932043" w14:textId="77777777" w:rsidR="00BE2654" w:rsidRDefault="00BE2654" w:rsidP="00BE2654">
      <w:pPr>
        <w:rPr>
          <w:rFonts w:ascii="Times New Roman" w:eastAsia="Calibri" w:hAnsi="Times New Roman"/>
          <w:szCs w:val="20"/>
        </w:rPr>
      </w:pPr>
      <w:r>
        <w:rPr>
          <w:rFonts w:ascii="Times New Roman" w:eastAsia="Calibri" w:hAnsi="Times New Roman"/>
          <w:szCs w:val="20"/>
        </w:rPr>
        <w:t>La première, déjà mentionnée (</w:t>
      </w:r>
      <w:r w:rsidRPr="004D0B5F">
        <w:rPr>
          <w:rFonts w:ascii="Times New Roman" w:eastAsia="Calibri" w:hAnsi="Times New Roman"/>
          <w:szCs w:val="20"/>
        </w:rPr>
        <w:t>cf</w:t>
      </w:r>
      <w:r w:rsidRPr="00C46BA4">
        <w:rPr>
          <w:rFonts w:ascii="Times New Roman" w:eastAsia="Calibri" w:hAnsi="Times New Roman"/>
          <w:i/>
          <w:szCs w:val="20"/>
        </w:rPr>
        <w:t>.</w:t>
      </w:r>
      <w:r>
        <w:rPr>
          <w:rFonts w:ascii="Times New Roman" w:eastAsia="Calibri" w:hAnsi="Times New Roman"/>
          <w:szCs w:val="20"/>
        </w:rPr>
        <w:t xml:space="preserve"> </w:t>
      </w:r>
      <w:r>
        <w:rPr>
          <w:rFonts w:ascii="Times New Roman" w:eastAsia="Calibri" w:hAnsi="Times New Roman"/>
          <w:i/>
          <w:szCs w:val="20"/>
        </w:rPr>
        <w:t>supra</w:t>
      </w:r>
      <w:r>
        <w:rPr>
          <w:rFonts w:ascii="Times New Roman" w:eastAsia="Calibri" w:hAnsi="Times New Roman"/>
          <w:szCs w:val="20"/>
        </w:rPr>
        <w:t xml:space="preserve"> I, A-3), est le développement des nouveaux services du facteur, qui signifie une évolution profonde de leur métier. Même si ces services sont très divers, le contenu, les règles et le rythme des tâches qu’ils impliquent vont le plus souvent différer fortement de la distribution du courrier et des objets. </w:t>
      </w:r>
    </w:p>
    <w:p w14:paraId="2C497AD0" w14:textId="77777777" w:rsidR="00BE2654" w:rsidRDefault="00BE2654" w:rsidP="0014605E">
      <w:pPr>
        <w:keepLines/>
        <w:rPr>
          <w:rFonts w:ascii="Times New Roman" w:eastAsia="Calibri" w:hAnsi="Times New Roman"/>
          <w:szCs w:val="20"/>
        </w:rPr>
      </w:pPr>
      <w:r>
        <w:rPr>
          <w:rFonts w:ascii="Times New Roman" w:eastAsia="Calibri" w:hAnsi="Times New Roman"/>
          <w:szCs w:val="20"/>
        </w:rPr>
        <w:t xml:space="preserve">Les adaptations à réaliser seront encore plus fortes si une des formes imaginables du développement des nouveaux services se concrétise : la vente </w:t>
      </w:r>
      <w:r w:rsidRPr="00ED34CD">
        <w:rPr>
          <w:rFonts w:ascii="Times New Roman" w:eastAsia="Calibri" w:hAnsi="Times New Roman"/>
          <w:szCs w:val="20"/>
        </w:rPr>
        <w:t>à grande échelle</w:t>
      </w:r>
      <w:r>
        <w:rPr>
          <w:rFonts w:ascii="Times New Roman" w:eastAsia="Calibri" w:hAnsi="Times New Roman"/>
          <w:szCs w:val="20"/>
        </w:rPr>
        <w:t>, dans un cadre volontaire et non régulé où La Poste conserverait la maîtrise de ses tarifs, de</w:t>
      </w:r>
      <w:r w:rsidRPr="00ED34CD">
        <w:rPr>
          <w:rFonts w:ascii="Times New Roman" w:eastAsia="Calibri" w:hAnsi="Times New Roman"/>
          <w:szCs w:val="20"/>
        </w:rPr>
        <w:t xml:space="preserve"> « minutes</w:t>
      </w:r>
      <w:r>
        <w:rPr>
          <w:rFonts w:ascii="Times New Roman" w:eastAsia="Calibri" w:hAnsi="Times New Roman"/>
          <w:szCs w:val="20"/>
        </w:rPr>
        <w:t xml:space="preserve"> </w:t>
      </w:r>
      <w:r w:rsidRPr="00ED34CD">
        <w:rPr>
          <w:rFonts w:ascii="Times New Roman" w:eastAsia="Calibri" w:hAnsi="Times New Roman"/>
          <w:szCs w:val="20"/>
        </w:rPr>
        <w:t>facteur</w:t>
      </w:r>
      <w:r>
        <w:rPr>
          <w:rFonts w:ascii="Times New Roman" w:eastAsia="Calibri" w:hAnsi="Times New Roman"/>
          <w:szCs w:val="20"/>
        </w:rPr>
        <w:t> </w:t>
      </w:r>
      <w:r w:rsidRPr="00ED34CD">
        <w:rPr>
          <w:rFonts w:ascii="Times New Roman" w:eastAsia="Calibri" w:hAnsi="Times New Roman"/>
          <w:szCs w:val="20"/>
        </w:rPr>
        <w:t>» correspondant à des prestations de distribution</w:t>
      </w:r>
      <w:r>
        <w:rPr>
          <w:rFonts w:ascii="Times New Roman" w:eastAsia="Calibri" w:hAnsi="Times New Roman"/>
          <w:szCs w:val="20"/>
        </w:rPr>
        <w:t xml:space="preserve"> </w:t>
      </w:r>
      <w:r w:rsidRPr="00ED34CD">
        <w:rPr>
          <w:rFonts w:ascii="Times New Roman" w:eastAsia="Calibri" w:hAnsi="Times New Roman"/>
          <w:szCs w:val="20"/>
        </w:rPr>
        <w:t>de nature diverse</w:t>
      </w:r>
      <w:r>
        <w:rPr>
          <w:rFonts w:ascii="Times New Roman" w:eastAsia="Calibri" w:hAnsi="Times New Roman"/>
          <w:szCs w:val="20"/>
        </w:rPr>
        <w:t xml:space="preserve">, </w:t>
      </w:r>
      <w:r w:rsidRPr="00ED34CD">
        <w:rPr>
          <w:rFonts w:ascii="Times New Roman" w:eastAsia="Calibri" w:hAnsi="Times New Roman"/>
          <w:szCs w:val="20"/>
        </w:rPr>
        <w:t xml:space="preserve">mais </w:t>
      </w:r>
      <w:r>
        <w:rPr>
          <w:rFonts w:ascii="Times New Roman" w:eastAsia="Calibri" w:hAnsi="Times New Roman"/>
          <w:szCs w:val="20"/>
        </w:rPr>
        <w:t xml:space="preserve">devant </w:t>
      </w:r>
      <w:r w:rsidRPr="00ED34CD">
        <w:rPr>
          <w:rFonts w:ascii="Times New Roman" w:eastAsia="Calibri" w:hAnsi="Times New Roman"/>
          <w:szCs w:val="20"/>
        </w:rPr>
        <w:t>respecter des standards de format, de poids,</w:t>
      </w:r>
      <w:r>
        <w:rPr>
          <w:rFonts w:ascii="Times New Roman" w:eastAsia="Calibri" w:hAnsi="Times New Roman"/>
          <w:szCs w:val="20"/>
        </w:rPr>
        <w:t xml:space="preserve"> de conditionnement, etc. Les clients</w:t>
      </w:r>
      <w:r w:rsidRPr="00ED34CD">
        <w:rPr>
          <w:rFonts w:ascii="Times New Roman" w:eastAsia="Calibri" w:hAnsi="Times New Roman"/>
          <w:szCs w:val="20"/>
        </w:rPr>
        <w:t>, aussi bien des entreprises de grande taille</w:t>
      </w:r>
      <w:r>
        <w:rPr>
          <w:rFonts w:ascii="Times New Roman" w:eastAsia="Calibri" w:hAnsi="Times New Roman"/>
          <w:szCs w:val="20"/>
        </w:rPr>
        <w:t xml:space="preserve"> que </w:t>
      </w:r>
      <w:r w:rsidRPr="00ED34CD">
        <w:rPr>
          <w:rFonts w:ascii="Times New Roman" w:eastAsia="Calibri" w:hAnsi="Times New Roman"/>
          <w:szCs w:val="20"/>
        </w:rPr>
        <w:t xml:space="preserve">des commerces locaux, </w:t>
      </w:r>
      <w:r>
        <w:rPr>
          <w:rFonts w:ascii="Times New Roman" w:eastAsia="Calibri" w:hAnsi="Times New Roman"/>
          <w:szCs w:val="20"/>
        </w:rPr>
        <w:t xml:space="preserve">auraient vocation à intégrer ces prestations </w:t>
      </w:r>
      <w:r w:rsidRPr="00ED34CD">
        <w:rPr>
          <w:rFonts w:ascii="Times New Roman" w:eastAsia="Calibri" w:hAnsi="Times New Roman"/>
          <w:szCs w:val="20"/>
        </w:rPr>
        <w:t>dans leur propre offre</w:t>
      </w:r>
      <w:r>
        <w:rPr>
          <w:rFonts w:ascii="Times New Roman" w:eastAsia="Calibri" w:hAnsi="Times New Roman"/>
          <w:szCs w:val="20"/>
        </w:rPr>
        <w:t>, et, outre la livraison et le portage, elles pourraient comprendre le recueil d’information.</w:t>
      </w:r>
    </w:p>
    <w:p w14:paraId="19F95A8D" w14:textId="77777777" w:rsidR="00BE2654" w:rsidRDefault="00BE2654" w:rsidP="00BE2654">
      <w:pPr>
        <w:rPr>
          <w:rFonts w:ascii="Times New Roman" w:eastAsia="Calibri" w:hAnsi="Times New Roman"/>
          <w:szCs w:val="20"/>
        </w:rPr>
      </w:pPr>
      <w:r>
        <w:rPr>
          <w:rFonts w:ascii="Times New Roman" w:eastAsia="Calibri" w:hAnsi="Times New Roman"/>
          <w:szCs w:val="20"/>
        </w:rPr>
        <w:t xml:space="preserve">Indépendamment de cette diversification, le champ d’action des facteurs, le « dernier kilomètre », traditionnellement point névralgique des activités logistiques, voit son importance accrue par plusieurs mouvements de fond. </w:t>
      </w:r>
    </w:p>
    <w:p w14:paraId="0E1396A9" w14:textId="77777777" w:rsidR="00BE2654" w:rsidRDefault="00BE2654" w:rsidP="00BE2654">
      <w:pPr>
        <w:rPr>
          <w:rFonts w:ascii="Times New Roman" w:eastAsia="Calibri" w:hAnsi="Times New Roman"/>
          <w:szCs w:val="20"/>
        </w:rPr>
      </w:pPr>
      <w:r>
        <w:rPr>
          <w:rFonts w:ascii="Times New Roman" w:eastAsia="Calibri" w:hAnsi="Times New Roman"/>
          <w:szCs w:val="20"/>
        </w:rPr>
        <w:t>En premier lieu, comme cela a été dit au chapitre III (II, A-2), la livraison représente pour le commerce en ligne un enjeu majeur : son coût doit permettre au commerçant de la rendre gratuite sans perdre toute sa marge, et elle doit répondre à des attentes de qualité de service qui ne cessent de s’élever : raccourcissement drastique des délais au premier chef, mais aussi choix du moment et du lieu de la livraison, possibilité de les changer en cours de route, information en temps réel, etc. Les livraisons de colis par les facteurs, qu’il s’agisse des Colissimo de la maison mère ou de celles de Chronopost, doivent répondre à ces exigences. La livraison des colis en soirée, en rupture avec des tournées du courrier qui ont lieu le matin, illustre les changements que cela implique. S’ils ne s’accomplissent pas, l’écart entre les prestations de La Poste et celles de la concurrence entraînera des pertes de chiffre d’affaires.</w:t>
      </w:r>
    </w:p>
    <w:p w14:paraId="20879728" w14:textId="53B78D95" w:rsidR="00BE2654" w:rsidRDefault="00BE2654" w:rsidP="00BE2654">
      <w:pPr>
        <w:rPr>
          <w:rFonts w:ascii="Times New Roman" w:eastAsia="Calibri" w:hAnsi="Times New Roman"/>
          <w:szCs w:val="20"/>
        </w:rPr>
      </w:pPr>
      <w:r>
        <w:rPr>
          <w:rFonts w:ascii="Times New Roman" w:eastAsia="Calibri" w:hAnsi="Times New Roman"/>
          <w:szCs w:val="20"/>
        </w:rPr>
        <w:t>En deuxième lieu, un marché de services de livraison rapide en milieu urbain a récemment émergé, avec, en France, des acteurs comme Colisweb, Stuart</w:t>
      </w:r>
      <w:r w:rsidR="00165A22">
        <w:rPr>
          <w:rFonts w:ascii="Times New Roman" w:eastAsia="Calibri" w:hAnsi="Times New Roman"/>
          <w:szCs w:val="20"/>
        </w:rPr>
        <w:t>, etc.</w:t>
      </w:r>
      <w:r>
        <w:rPr>
          <w:rFonts w:ascii="Times New Roman" w:eastAsia="Calibri" w:hAnsi="Times New Roman"/>
          <w:szCs w:val="20"/>
        </w:rPr>
        <w:t xml:space="preserve"> ou, pour les restaurants, Deliveroo, Foodora,</w:t>
      </w:r>
      <w:r>
        <w:rPr>
          <w:rFonts w:ascii="Times New Roman" w:eastAsia="Calibri" w:hAnsi="Times New Roman"/>
          <w:szCs w:val="20"/>
        </w:rPr>
        <w:br/>
        <w:t>Allo-Resto</w:t>
      </w:r>
      <w:r w:rsidR="00165A22">
        <w:rPr>
          <w:rFonts w:ascii="Times New Roman" w:eastAsia="Calibri" w:hAnsi="Times New Roman"/>
          <w:szCs w:val="20"/>
        </w:rPr>
        <w:t>, etc.</w:t>
      </w:r>
      <w:r>
        <w:rPr>
          <w:rFonts w:ascii="Times New Roman" w:eastAsia="Calibri" w:hAnsi="Times New Roman"/>
          <w:szCs w:val="20"/>
        </w:rPr>
        <w:t xml:space="preserve"> La prise de participation de GeoPost dans </w:t>
      </w:r>
      <w:r w:rsidDel="009C2E91">
        <w:rPr>
          <w:rFonts w:ascii="Times New Roman" w:eastAsia="Calibri" w:hAnsi="Times New Roman"/>
          <w:szCs w:val="20"/>
        </w:rPr>
        <w:t xml:space="preserve">Stuart </w:t>
      </w:r>
      <w:r>
        <w:rPr>
          <w:rFonts w:ascii="Times New Roman" w:eastAsia="Calibri" w:hAnsi="Times New Roman"/>
          <w:szCs w:val="20"/>
        </w:rPr>
        <w:t>a manifesté le souci de La Poste de ne pas rester en marge de ce marché où règne une vive concurrence et dont le modèle social ne repose pas sur le salariat. Or, son développement nécessitera de l’adosser, au moins en partie, aux réseaux de distribution existants, au premier chef celui des facteurs.</w:t>
      </w:r>
    </w:p>
    <w:p w14:paraId="0CBE9122" w14:textId="77777777" w:rsidR="00BE2654" w:rsidRDefault="00BE2654" w:rsidP="00BE2654">
      <w:pPr>
        <w:rPr>
          <w:rFonts w:ascii="Times New Roman" w:eastAsia="Calibri" w:hAnsi="Times New Roman"/>
          <w:szCs w:val="20"/>
        </w:rPr>
      </w:pPr>
      <w:r>
        <w:rPr>
          <w:rFonts w:ascii="Times New Roman" w:eastAsia="Calibri" w:hAnsi="Times New Roman"/>
          <w:szCs w:val="20"/>
        </w:rPr>
        <w:t xml:space="preserve">En troisième lieu, pourraient apparaître dans de grandes agglomérations, comme c’est déjà le cas dans des pays voisins, des réglementations des livraisons en centre-ville imposant des regroupements, voire obligeant, pour limiter les encombrements, à passer par un ou plusieurs transporteurs avec lesquels la municipalité aura passé un contrat. Forte de ses implantations, de ses véhicules et de ses facteurs, La Poste aurait naturellement vocation à les déployer sur ce marché. </w:t>
      </w:r>
    </w:p>
    <w:p w14:paraId="05D2704A" w14:textId="77777777" w:rsidR="00BE2654" w:rsidRDefault="00BE2654" w:rsidP="00BE2654">
      <w:pPr>
        <w:rPr>
          <w:rFonts w:ascii="Times New Roman" w:eastAsia="Calibri" w:hAnsi="Times New Roman"/>
          <w:szCs w:val="20"/>
        </w:rPr>
      </w:pPr>
      <w:r>
        <w:rPr>
          <w:rFonts w:ascii="Times New Roman" w:eastAsia="Calibri" w:hAnsi="Times New Roman"/>
          <w:szCs w:val="20"/>
        </w:rPr>
        <w:t>Ces évolutions ont en commun d’offrir des perspectives aux facteurs, de diversifier leur activité et de la relier plus qu’aujourd’hui à celle d’autres entités du groupe, voire de tiers. Mais les bouleversements de l’organisation qu’elles impliquent sont plus nombreux et plus profonds que ceux qui relèvent de la seule optimisation de la productivité : outre de transformer le métier des facteurs, ils auraient potentiellement pour effet de modifier l’architecture des établissements et des implantations, le mode de management, l’organisation de la production, les horaires et cycles de travail, voire la position du réseau des facteurs dans l’organigramme du groupe. La Poste ne saurait faire l’économie d’une analyse approfondie des scénarios d’organisation les plus aptes à réaliser ces évolutions.</w:t>
      </w:r>
    </w:p>
    <w:p w14:paraId="752A7D6D" w14:textId="77777777" w:rsidR="00BE2654" w:rsidRDefault="00BE2654" w:rsidP="00BE2654">
      <w:pPr>
        <w:pStyle w:val="Titre3"/>
      </w:pPr>
      <w:bookmarkStart w:id="2124" w:name="_Toc463339547"/>
      <w:bookmarkStart w:id="2125" w:name="_Toc463614062"/>
      <w:bookmarkStart w:id="2126" w:name="_Toc468868341"/>
      <w:r>
        <w:t>Inscrire pleinement la croissance externe dans une vision stratégique</w:t>
      </w:r>
      <w:bookmarkEnd w:id="2124"/>
      <w:bookmarkEnd w:id="2125"/>
      <w:bookmarkEnd w:id="2126"/>
    </w:p>
    <w:p w14:paraId="7A1AC7CA" w14:textId="1FD13B14" w:rsidR="00BE2654" w:rsidRPr="000326DE" w:rsidRDefault="00BE2654" w:rsidP="00BE2654">
      <w:bookmarkStart w:id="2127" w:name="_Toc456782862"/>
      <w:bookmarkStart w:id="2128" w:name="_Toc456795862"/>
      <w:bookmarkStart w:id="2129" w:name="_Toc456796906"/>
      <w:r w:rsidRPr="005A5413">
        <w:t xml:space="preserve"> </w:t>
      </w:r>
      <w:r>
        <w:t>Parce qu’elle procure l’occasion de compléter ou faire évoluer la structure du groupe, la croissance externe peut contribuer à la cohérence et à la pertinence du modèle multi-métier</w:t>
      </w:r>
      <w:r w:rsidR="00C60086">
        <w:t>s</w:t>
      </w:r>
      <w:r>
        <w:t>. Le bilan des décisions prises ces dernières années est à cet égard mitigé. Les</w:t>
      </w:r>
      <w:r w:rsidDel="00CD0213">
        <w:t xml:space="preserve"> </w:t>
      </w:r>
      <w:r>
        <w:t>acquisitions ont permis le développement de nouvelles activités pour le groupe ou son implantation dans de nouvelles zones géographiques, mais elles n’améliorent pas sa rentabilité et les montants investis restent trop faibles pour contribuer significativement à le « désensibiliser » de l’activité historique du courrier. La définition d’une stratégie de croissance externe plus rentable devrait constituer une priorité et bénéficier d’une supervision plus forte.</w:t>
      </w:r>
    </w:p>
    <w:bookmarkEnd w:id="2127"/>
    <w:bookmarkEnd w:id="2128"/>
    <w:bookmarkEnd w:id="2129"/>
    <w:p w14:paraId="706F80B3" w14:textId="5FD58878" w:rsidR="00BE2654" w:rsidRPr="00013E6E" w:rsidRDefault="00F107E8" w:rsidP="00BE2654">
      <w:pPr>
        <w:pStyle w:val="Titre4"/>
        <w:spacing w:before="360" w:after="240"/>
      </w:pPr>
      <w:r>
        <w:t>Des investissements restés à ce jour modestes et qui n’ont guère amélioré la rentabilité du groupe</w:t>
      </w:r>
    </w:p>
    <w:p w14:paraId="00A937A9" w14:textId="77777777" w:rsidR="00BE2654" w:rsidRDefault="00BE2654" w:rsidP="00BE2654">
      <w:r w:rsidRPr="005A5413">
        <w:t xml:space="preserve"> </w:t>
      </w:r>
      <w:r>
        <w:t xml:space="preserve">Le cumul </w:t>
      </w:r>
      <w:r w:rsidRPr="00127840">
        <w:t>sur la période 2010-2015</w:t>
      </w:r>
      <w:r>
        <w:t xml:space="preserve"> d</w:t>
      </w:r>
      <w:r w:rsidRPr="00127840">
        <w:t>es investissements consacrés à la croissance externe s</w:t>
      </w:r>
      <w:r>
        <w:t xml:space="preserve">’élève </w:t>
      </w:r>
      <w:r w:rsidRPr="00127840">
        <w:t xml:space="preserve">à 745 M€, </w:t>
      </w:r>
      <w:r>
        <w:t xml:space="preserve">somme employée </w:t>
      </w:r>
      <w:r w:rsidRPr="00127840">
        <w:t xml:space="preserve">pour l’essentiel </w:t>
      </w:r>
      <w:r>
        <w:t>à développer le</w:t>
      </w:r>
      <w:r w:rsidRPr="00127840">
        <w:t xml:space="preserve"> colis en Europe</w:t>
      </w:r>
      <w:r>
        <w:t xml:space="preserve"> (475 M€, soit près des deux tiers)</w:t>
      </w:r>
      <w:r w:rsidRPr="00127840">
        <w:t>. Ce</w:t>
      </w:r>
      <w:r>
        <w:t xml:space="preserve"> montant</w:t>
      </w:r>
      <w:r w:rsidRPr="00127840">
        <w:t xml:space="preserve"> représente </w:t>
      </w:r>
      <w:r>
        <w:t xml:space="preserve">seulement </w:t>
      </w:r>
      <w:r w:rsidRPr="00127840">
        <w:t>le quart des moyens nouveaux accordés par les actionnaires</w:t>
      </w:r>
      <w:r>
        <w:t xml:space="preserve">, alors que </w:t>
      </w:r>
      <w:r w:rsidRPr="00127840">
        <w:t xml:space="preserve">le plan </w:t>
      </w:r>
      <w:r>
        <w:t>stratégique</w:t>
      </w:r>
      <w:r w:rsidRPr="00127840">
        <w:t xml:space="preserve"> « Ambition 2015 » (2010-2015) prévoyait 2,2 Md€ d’investissement au titre de la croissance externe.</w:t>
      </w:r>
    </w:p>
    <w:p w14:paraId="76C8FFC5" w14:textId="77777777" w:rsidR="00BE2654" w:rsidRDefault="00BE2654" w:rsidP="0014605E">
      <w:pPr>
        <w:keepLines/>
      </w:pPr>
      <w:r>
        <w:t>Cet écart s’explique par le fait que La Poste a utilisé ces moyens nouveaux pour restaurer sa structure financière et recapitaliser la banque, dans un contexte de durcissement des exigences prudentielles (</w:t>
      </w:r>
      <w:r w:rsidRPr="004D0B5F">
        <w:t>cf</w:t>
      </w:r>
      <w:r w:rsidRPr="00C46BA4">
        <w:rPr>
          <w:i/>
        </w:rPr>
        <w:t>.</w:t>
      </w:r>
      <w:r>
        <w:t xml:space="preserve"> </w:t>
      </w:r>
      <w:r w:rsidRPr="003F2296">
        <w:rPr>
          <w:i/>
        </w:rPr>
        <w:t>supra</w:t>
      </w:r>
      <w:r>
        <w:t>). Il manifeste aussi une forme de prudence bienvenue de La Poste dans sa stratégie de développement, qui n’a pas empêché les échecs mais a permis d’éviter des déconvenues trop coûteuses</w:t>
      </w:r>
      <w:r>
        <w:rPr>
          <w:rStyle w:val="Appelnotedebasdep"/>
        </w:rPr>
        <w:footnoteReference w:id="173"/>
      </w:r>
      <w:r>
        <w:t>.</w:t>
      </w:r>
    </w:p>
    <w:p w14:paraId="18091D4F" w14:textId="77777777" w:rsidR="00BE2654" w:rsidRDefault="00BE2654" w:rsidP="00BE2654">
      <w:r>
        <w:t>Ainsi, dans le secteur du courrier, les projets du début de la décennie 2010 visant à investir dans les flux de courrier transfrontaliers et dans la constitution d’un réseau européen alternatif de distribution n’ont pas connu de suite, La Poste ayant tiré les conséquences de l’accélération de la chute des volumes de courrier. Les investissements se sont limités aux secteurs amont et connexes du courrier, avec des fortunes diverses.</w:t>
      </w:r>
    </w:p>
    <w:p w14:paraId="30B61E91" w14:textId="77777777" w:rsidR="00BE2654" w:rsidRPr="00066CE1" w:rsidRDefault="00BE2654" w:rsidP="00BE2654">
      <w:pPr>
        <w:pStyle w:val="ENCADR-Titre"/>
      </w:pPr>
      <w:r>
        <w:t>Mediaprism : une acquisition préjudiciable</w:t>
      </w:r>
    </w:p>
    <w:p w14:paraId="55BF635C" w14:textId="77777777" w:rsidR="00BE2654" w:rsidRDefault="00BE2654" w:rsidP="00BE2654">
      <w:pPr>
        <w:pStyle w:val="ENCADR-Texte"/>
      </w:pPr>
      <w:r>
        <w:t xml:space="preserve">Mediaprism est une société spécialisée dans l’utilisation des données individuelles recueillies auprès de sociétés de vente par correspondance. Ces données permettent de cibler des campagnes de publicité. </w:t>
      </w:r>
    </w:p>
    <w:p w14:paraId="2A53B397" w14:textId="34557EE4" w:rsidR="00BE2654" w:rsidRDefault="00BE2654" w:rsidP="00BE2654">
      <w:pPr>
        <w:pStyle w:val="ENCADR-Texte"/>
      </w:pPr>
      <w:r>
        <w:t>A</w:t>
      </w:r>
      <w:r w:rsidRPr="008A7D6D">
        <w:t>fin de s’ancrer dans le marketing relationnel et de se doter d’une expertise en connaissance client et en c</w:t>
      </w:r>
      <w:r>
        <w:t>ommunication, le pôle Mediapost</w:t>
      </w:r>
      <w:r w:rsidRPr="008A7D6D">
        <w:t>, filiale de la holding du courrie</w:t>
      </w:r>
      <w:r>
        <w:t>r Sofipost, a pris le contrôle de la société</w:t>
      </w:r>
      <w:r w:rsidRPr="008A7D6D">
        <w:t xml:space="preserve"> </w:t>
      </w:r>
      <w:r>
        <w:t>en mars 2011, pour 15,4 M€ correspondant à 81,7</w:t>
      </w:r>
      <w:r w:rsidR="00E21048">
        <w:t xml:space="preserve"> </w:t>
      </w:r>
      <w:r>
        <w:t xml:space="preserve">% du capital. </w:t>
      </w:r>
    </w:p>
    <w:p w14:paraId="4A50F186" w14:textId="1DCEF799" w:rsidR="00BE2654" w:rsidRDefault="00DE7977">
      <w:pPr>
        <w:pStyle w:val="ENCADR-Texte"/>
      </w:pPr>
      <w:r w:rsidRPr="00B068F4">
        <w:t xml:space="preserve">La Poste a </w:t>
      </w:r>
      <w:r>
        <w:t>constaté</w:t>
      </w:r>
      <w:r w:rsidRPr="00B068F4">
        <w:t xml:space="preserve">, après l’acquisition, </w:t>
      </w:r>
      <w:r>
        <w:t>des difficultés structurelles dans les relations économiques</w:t>
      </w:r>
      <w:r w:rsidRPr="00B068F4">
        <w:t xml:space="preserve"> </w:t>
      </w:r>
      <w:r>
        <w:t>avec l</w:t>
      </w:r>
      <w:r w:rsidRPr="00B068F4">
        <w:t>es fournisseurs de données que les diligences juridiques et financières préalables à la prise de contrôle n’avaient pas permis de détecter</w:t>
      </w:r>
      <w:r>
        <w:t xml:space="preserve">, et qui compromettent la rentabilité de la société. </w:t>
      </w:r>
      <w:r w:rsidRPr="00B068F4">
        <w:t>Elle a engagé un plan de restructuration de l’entreprise</w:t>
      </w:r>
      <w:r>
        <w:t xml:space="preserve"> ; </w:t>
      </w:r>
      <w:r w:rsidRPr="009E2A87">
        <w:t>plusieurs contentieux sont en cours</w:t>
      </w:r>
      <w:r w:rsidRPr="00B068F4">
        <w:t>. Une provision pour risque a été passée dans les comptes de la holding Mediapost Communication.</w:t>
      </w:r>
      <w:r w:rsidR="00BE2654">
        <w:t xml:space="preserve"> </w:t>
      </w:r>
    </w:p>
    <w:p w14:paraId="43E28F1E" w14:textId="77777777" w:rsidR="00BE2654" w:rsidRDefault="00BE2654">
      <w:r>
        <w:t xml:space="preserve">Dans le secteur bancaire, les acquisitions ont été peu nombreuses depuis 2010, au profit de co-entreprises développées sans apport en numéraire. Tandis que le bilan de ces dernières est plutôt positif </w:t>
      </w:r>
      <w:r>
        <w:br/>
        <w:t>(</w:t>
      </w:r>
      <w:r w:rsidRPr="004D0B5F">
        <w:t>cf</w:t>
      </w:r>
      <w:r w:rsidRPr="00C46BA4">
        <w:rPr>
          <w:i/>
        </w:rPr>
        <w:t>.</w:t>
      </w:r>
      <w:r>
        <w:t> </w:t>
      </w:r>
      <w:r w:rsidRPr="00BE6609">
        <w:rPr>
          <w:i/>
        </w:rPr>
        <w:t>supra</w:t>
      </w:r>
      <w:r>
        <w:t>), les acquisitions ont été, quant à elles, assez peu réussies, qu’il s’agisse de celle de BPE en 2013 ou de SOFIAP en 2014</w:t>
      </w:r>
      <w:r>
        <w:rPr>
          <w:rStyle w:val="Appelnotedebasdep"/>
        </w:rPr>
        <w:footnoteReference w:id="174"/>
      </w:r>
      <w:r>
        <w:t xml:space="preserve">. </w:t>
      </w:r>
    </w:p>
    <w:p w14:paraId="65994F68" w14:textId="344FA100" w:rsidR="00BE2654" w:rsidRDefault="00BE2654" w:rsidP="00BE2654">
      <w:pPr>
        <w:spacing w:after="360"/>
      </w:pPr>
      <w:r>
        <w:t>Enfin, dans le secteur du colis-express, les acquisitions les plus structurantes avaient été réalisées au début des années 2000. La période 2010-2015 s’est caractérisée par la poursuite des rachats de franchise dans des pays où GeoPost était déjà présent, voire par une consolidation du marché lorsque les circonstances s’y prêtaient (Pologne), ainsi que par de petites acquisitions visant à tester de nouveaux services aux clients, de nouveaux marchés hors d’Europe, ou des secteurs d’activité connexes à celui du colis-express. Les acquisitions effectuées depuis 2009 par GeoPost contribuent à 5,3 % du chiffre d’affaires de 2015 et à 2,9 % du REX seulement</w:t>
      </w:r>
      <w:r w:rsidR="0031603F">
        <w:t>.</w:t>
      </w:r>
      <w:r>
        <w:t xml:space="preserve"> </w:t>
      </w:r>
      <w:r w:rsidR="0031603F">
        <w:t>L’apport</w:t>
      </w:r>
      <w:r>
        <w:t xml:space="preserve"> de ces acquisitions au REX du groupe </w:t>
      </w:r>
      <w:r w:rsidR="0031603F">
        <w:t xml:space="preserve">devient </w:t>
      </w:r>
      <w:r>
        <w:t>même néga</w:t>
      </w:r>
      <w:r w:rsidR="0031603F">
        <w:t>tif</w:t>
      </w:r>
      <w:r>
        <w:t xml:space="preserve"> si l’on tient compte de celles qui contribuent au lancement de nouvelles activités, à l’image de Chronopost Food lancé après l’échec du rachat de Colizen. </w:t>
      </w:r>
    </w:p>
    <w:p w14:paraId="45883CFF" w14:textId="77777777" w:rsidR="00BE2654" w:rsidRPr="003D67A3" w:rsidRDefault="00BE2654" w:rsidP="00BE2654">
      <w:pPr>
        <w:pStyle w:val="ENCADR-Titre"/>
      </w:pPr>
      <w:r w:rsidRPr="003D67A3" w:rsidDel="00831C6C">
        <w:t xml:space="preserve">L’échec de </w:t>
      </w:r>
      <w:r w:rsidRPr="003D67A3">
        <w:t>Colizen</w:t>
      </w:r>
    </w:p>
    <w:p w14:paraId="1698D1EA" w14:textId="77777777" w:rsidR="00BE2654" w:rsidRDefault="00BE2654" w:rsidP="00BE2654">
      <w:pPr>
        <w:pStyle w:val="ENCADR-Texte"/>
      </w:pPr>
      <w:r w:rsidRPr="003D67A3">
        <w:t xml:space="preserve">La start-up Colizen a été fondée fin 2008 </w:t>
      </w:r>
      <w:r>
        <w:t>pour offrir</w:t>
      </w:r>
      <w:r w:rsidRPr="003D67A3">
        <w:t xml:space="preserve"> un service de livraison en deux heures sur rendez-vous, du lundi au samedi de 7h00 à 22h00 ainsi que le dimanche matin</w:t>
      </w:r>
      <w:r>
        <w:t>,</w:t>
      </w:r>
      <w:r w:rsidRPr="003D67A3">
        <w:t xml:space="preserve"> à l’aide de véhicules électriques. Chronopost a acquis 40</w:t>
      </w:r>
      <w:r>
        <w:t> </w:t>
      </w:r>
      <w:r w:rsidRPr="003D67A3">
        <w:t>% du capital de la société en</w:t>
      </w:r>
      <w:r>
        <w:t xml:space="preserve"> </w:t>
      </w:r>
      <w:r w:rsidRPr="003D67A3">
        <w:t>février 2013 - pour 1,971 M€ - puis les 60</w:t>
      </w:r>
      <w:r>
        <w:t> </w:t>
      </w:r>
      <w:r w:rsidRPr="003D67A3">
        <w:t>% restants en juillet 2014 pour 4,740 M€.</w:t>
      </w:r>
    </w:p>
    <w:p w14:paraId="7FB9B839" w14:textId="51D7EEA1" w:rsidR="00BE2654" w:rsidRDefault="00BE2654" w:rsidP="00BE2654">
      <w:pPr>
        <w:pStyle w:val="ENCADR-Texte"/>
      </w:pPr>
      <w:r>
        <w:t>P</w:t>
      </w:r>
      <w:r w:rsidRPr="003D67A3">
        <w:t xml:space="preserve">ourtant, les résultats escomptés </w:t>
      </w:r>
      <w:r>
        <w:t>n’ont pas</w:t>
      </w:r>
      <w:r w:rsidRPr="003D67A3">
        <w:t xml:space="preserve"> été au rendez-vous</w:t>
      </w:r>
      <w:r>
        <w:t xml:space="preserve">, </w:t>
      </w:r>
      <w:r w:rsidRPr="003D67A3">
        <w:t>obligeant Chronopost à recapitaliser sa filiale et finalement à réorienter son activité. Désormais, Colizen, rebaptisée Chrono</w:t>
      </w:r>
      <w:r>
        <w:t>post F</w:t>
      </w:r>
      <w:r w:rsidRPr="003D67A3">
        <w:t>ood, est la structure du groupe charg</w:t>
      </w:r>
      <w:r w:rsidR="00C60086">
        <w:t>é</w:t>
      </w:r>
      <w:r w:rsidR="00601934">
        <w:t>e</w:t>
      </w:r>
      <w:r w:rsidRPr="003D67A3">
        <w:t xml:space="preserve"> de l’activité « livraison express de produits frais ». </w:t>
      </w:r>
    </w:p>
    <w:p w14:paraId="52EEAD64" w14:textId="14C58890" w:rsidR="00BE2654" w:rsidRDefault="00BE2654">
      <w:r>
        <w:t>L’analyse de la rentabilité des capitaux propres donne une indication intéressante : le ratio résultat net/capitaux propres (RoE) passe en effet de 15,3</w:t>
      </w:r>
      <w:r w:rsidR="00E21048">
        <w:t xml:space="preserve"> </w:t>
      </w:r>
      <w:r>
        <w:t>% en 2010 – avant augmentation de capital – à 7,8 % après l’augmentation de capital, pour se stabiliser ensuite autour de</w:t>
      </w:r>
      <w:r>
        <w:br/>
        <w:t xml:space="preserve">7-8 %. Ce ratio recouvre des réalités différentes, entre les activités industrielles et commerciales d’une part, et les activités bancaires d’autre part, dont le RoE est certes en baisse mais demeure supérieur à celui des concurrents du secteur (cf. </w:t>
      </w:r>
      <w:r w:rsidRPr="00A00C22">
        <w:rPr>
          <w:i/>
        </w:rPr>
        <w:t>supra</w:t>
      </w:r>
      <w:r>
        <w:t xml:space="preserve">). </w:t>
      </w:r>
      <w:r w:rsidR="00702400">
        <w:t>L</w:t>
      </w:r>
      <w:r>
        <w:t xml:space="preserve">’évolution du RoE montre que </w:t>
      </w:r>
      <w:r w:rsidR="00702400" w:rsidRPr="00702400">
        <w:t>La Poste a maintenu durant la période une rentabilité relativement stable, de l’ordre de 7 à 8</w:t>
      </w:r>
      <w:r w:rsidR="00C27310">
        <w:t> </w:t>
      </w:r>
      <w:r w:rsidR="00702400" w:rsidRPr="00702400">
        <w:t>%. La reconstitution de ses fonds propres, si elle a renforcé sa structure financière, ne s’est pas accompagnée d’une amélioration de ses performances opérationnelles</w:t>
      </w:r>
      <w:r>
        <w:t xml:space="preserve">. Il convient de noter que le groupe La Poste ne communique pas sur la rentabilité des capitaux propres ou des capitaux employés et qu’il ne semble pas considérer ces indicateurs comme des outils de pilotage. </w:t>
      </w:r>
    </w:p>
    <w:p w14:paraId="297EC546" w14:textId="77777777" w:rsidR="00BE2654" w:rsidRDefault="00BE2654" w:rsidP="00BE2654">
      <w:pPr>
        <w:pStyle w:val="Titretableau"/>
        <w:numPr>
          <w:ilvl w:val="0"/>
          <w:numId w:val="25"/>
        </w:numPr>
        <w:spacing w:before="240"/>
        <w:ind w:left="0"/>
      </w:pPr>
      <w:r>
        <w:t>rentabilité des capitaux propres du groupe La Poste (2010-2015)</w:t>
      </w:r>
    </w:p>
    <w:tbl>
      <w:tblPr>
        <w:tblStyle w:val="TABLEAURAPPORTPUBLICTHMATIQUE"/>
        <w:tblW w:w="6409" w:type="dxa"/>
        <w:tblLayout w:type="fixed"/>
        <w:tblLook w:val="04A0" w:firstRow="1" w:lastRow="0" w:firstColumn="1" w:lastColumn="0" w:noHBand="0" w:noVBand="1"/>
      </w:tblPr>
      <w:tblGrid>
        <w:gridCol w:w="1983"/>
        <w:gridCol w:w="847"/>
        <w:gridCol w:w="743"/>
        <w:gridCol w:w="709"/>
        <w:gridCol w:w="709"/>
        <w:gridCol w:w="709"/>
        <w:gridCol w:w="709"/>
      </w:tblGrid>
      <w:tr w:rsidR="00BE2654" w14:paraId="188304D4" w14:textId="77777777" w:rsidTr="00E525D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3" w:type="dxa"/>
            <w:noWrap/>
            <w:hideMark/>
          </w:tcPr>
          <w:p w14:paraId="7F62D023" w14:textId="77777777" w:rsidR="00BE2654" w:rsidRDefault="00BE2654" w:rsidP="00E525DB">
            <w:pPr>
              <w:pStyle w:val="TableauSchmaOrganigrammecentr"/>
            </w:pPr>
          </w:p>
        </w:tc>
        <w:tc>
          <w:tcPr>
            <w:tcW w:w="847" w:type="dxa"/>
            <w:noWrap/>
            <w:hideMark/>
          </w:tcPr>
          <w:p w14:paraId="0CD7DA62" w14:textId="77777777" w:rsidR="00BE2654" w:rsidRDefault="00BE2654" w:rsidP="00E525DB">
            <w:pPr>
              <w:pStyle w:val="TableauSchmaOrganigrammecentr"/>
              <w:cnfStyle w:val="100000000000" w:firstRow="1" w:lastRow="0" w:firstColumn="0" w:lastColumn="0" w:oddVBand="0" w:evenVBand="0" w:oddHBand="0" w:evenHBand="0" w:firstRowFirstColumn="0" w:firstRowLastColumn="0" w:lastRowFirstColumn="0" w:lastRowLastColumn="0"/>
              <w:rPr>
                <w:bCs/>
                <w:sz w:val="20"/>
                <w:szCs w:val="20"/>
              </w:rPr>
            </w:pPr>
            <w:r>
              <w:rPr>
                <w:bCs/>
                <w:sz w:val="20"/>
                <w:szCs w:val="20"/>
              </w:rPr>
              <w:t>2010</w:t>
            </w:r>
          </w:p>
        </w:tc>
        <w:tc>
          <w:tcPr>
            <w:tcW w:w="743" w:type="dxa"/>
            <w:noWrap/>
            <w:hideMark/>
          </w:tcPr>
          <w:p w14:paraId="4FE1AB41" w14:textId="77777777" w:rsidR="00BE2654" w:rsidRDefault="00BE2654" w:rsidP="00E525DB">
            <w:pPr>
              <w:pStyle w:val="TableauSchmaOrganigrammecentr"/>
              <w:cnfStyle w:val="100000000000" w:firstRow="1" w:lastRow="0" w:firstColumn="0" w:lastColumn="0" w:oddVBand="0" w:evenVBand="0" w:oddHBand="0" w:evenHBand="0" w:firstRowFirstColumn="0" w:firstRowLastColumn="0" w:lastRowFirstColumn="0" w:lastRowLastColumn="0"/>
              <w:rPr>
                <w:bCs/>
                <w:sz w:val="20"/>
                <w:szCs w:val="20"/>
              </w:rPr>
            </w:pPr>
            <w:r>
              <w:rPr>
                <w:bCs/>
                <w:sz w:val="20"/>
                <w:szCs w:val="20"/>
              </w:rPr>
              <w:t>2011</w:t>
            </w:r>
          </w:p>
        </w:tc>
        <w:tc>
          <w:tcPr>
            <w:tcW w:w="709" w:type="dxa"/>
            <w:noWrap/>
            <w:hideMark/>
          </w:tcPr>
          <w:p w14:paraId="1F73CBA9" w14:textId="77777777" w:rsidR="00BE2654" w:rsidRDefault="00BE2654" w:rsidP="00E525DB">
            <w:pPr>
              <w:pStyle w:val="TableauSchmaOrganigrammecentr"/>
              <w:cnfStyle w:val="100000000000" w:firstRow="1" w:lastRow="0" w:firstColumn="0" w:lastColumn="0" w:oddVBand="0" w:evenVBand="0" w:oddHBand="0" w:evenHBand="0" w:firstRowFirstColumn="0" w:firstRowLastColumn="0" w:lastRowFirstColumn="0" w:lastRowLastColumn="0"/>
              <w:rPr>
                <w:bCs/>
                <w:sz w:val="20"/>
                <w:szCs w:val="20"/>
              </w:rPr>
            </w:pPr>
            <w:r>
              <w:rPr>
                <w:bCs/>
                <w:sz w:val="20"/>
                <w:szCs w:val="20"/>
              </w:rPr>
              <w:t>2012</w:t>
            </w:r>
          </w:p>
        </w:tc>
        <w:tc>
          <w:tcPr>
            <w:tcW w:w="709" w:type="dxa"/>
            <w:noWrap/>
            <w:hideMark/>
          </w:tcPr>
          <w:p w14:paraId="3858CD37" w14:textId="77777777" w:rsidR="00BE2654" w:rsidRDefault="00BE2654" w:rsidP="00E525DB">
            <w:pPr>
              <w:pStyle w:val="TableauSchmaOrganigrammecentr"/>
              <w:cnfStyle w:val="100000000000" w:firstRow="1" w:lastRow="0" w:firstColumn="0" w:lastColumn="0" w:oddVBand="0" w:evenVBand="0" w:oddHBand="0" w:evenHBand="0" w:firstRowFirstColumn="0" w:firstRowLastColumn="0" w:lastRowFirstColumn="0" w:lastRowLastColumn="0"/>
              <w:rPr>
                <w:bCs/>
                <w:sz w:val="20"/>
                <w:szCs w:val="20"/>
              </w:rPr>
            </w:pPr>
            <w:r>
              <w:rPr>
                <w:bCs/>
                <w:sz w:val="20"/>
                <w:szCs w:val="20"/>
              </w:rPr>
              <w:t>2013</w:t>
            </w:r>
          </w:p>
        </w:tc>
        <w:tc>
          <w:tcPr>
            <w:tcW w:w="709" w:type="dxa"/>
            <w:noWrap/>
            <w:hideMark/>
          </w:tcPr>
          <w:p w14:paraId="41C58103" w14:textId="77777777" w:rsidR="00BE2654" w:rsidRDefault="00BE2654" w:rsidP="00E525DB">
            <w:pPr>
              <w:pStyle w:val="TableauSchmaOrganigrammecentr"/>
              <w:cnfStyle w:val="100000000000" w:firstRow="1" w:lastRow="0" w:firstColumn="0" w:lastColumn="0" w:oddVBand="0" w:evenVBand="0" w:oddHBand="0" w:evenHBand="0" w:firstRowFirstColumn="0" w:firstRowLastColumn="0" w:lastRowFirstColumn="0" w:lastRowLastColumn="0"/>
              <w:rPr>
                <w:bCs/>
                <w:sz w:val="20"/>
                <w:szCs w:val="20"/>
              </w:rPr>
            </w:pPr>
            <w:r>
              <w:rPr>
                <w:bCs/>
                <w:sz w:val="20"/>
                <w:szCs w:val="20"/>
              </w:rPr>
              <w:t>2014</w:t>
            </w:r>
          </w:p>
        </w:tc>
        <w:tc>
          <w:tcPr>
            <w:tcW w:w="709" w:type="dxa"/>
            <w:noWrap/>
            <w:hideMark/>
          </w:tcPr>
          <w:p w14:paraId="50F3153F" w14:textId="77777777" w:rsidR="00BE2654" w:rsidRDefault="00BE2654" w:rsidP="00E525DB">
            <w:pPr>
              <w:pStyle w:val="TableauSchmaOrganigrammecentr"/>
              <w:cnfStyle w:val="100000000000" w:firstRow="1" w:lastRow="0" w:firstColumn="0" w:lastColumn="0" w:oddVBand="0" w:evenVBand="0" w:oddHBand="0" w:evenHBand="0" w:firstRowFirstColumn="0" w:firstRowLastColumn="0" w:lastRowFirstColumn="0" w:lastRowLastColumn="0"/>
              <w:rPr>
                <w:bCs/>
                <w:sz w:val="20"/>
                <w:szCs w:val="20"/>
              </w:rPr>
            </w:pPr>
            <w:r>
              <w:rPr>
                <w:bCs/>
                <w:sz w:val="20"/>
                <w:szCs w:val="20"/>
              </w:rPr>
              <w:t>2015</w:t>
            </w:r>
          </w:p>
        </w:tc>
      </w:tr>
      <w:tr w:rsidR="00BE2654" w14:paraId="31194B15" w14:textId="77777777" w:rsidTr="00E525DB">
        <w:trPr>
          <w:trHeight w:val="300"/>
        </w:trPr>
        <w:tc>
          <w:tcPr>
            <w:cnfStyle w:val="001000000000" w:firstRow="0" w:lastRow="0" w:firstColumn="1" w:lastColumn="0" w:oddVBand="0" w:evenVBand="0" w:oddHBand="0" w:evenHBand="0" w:firstRowFirstColumn="0" w:firstRowLastColumn="0" w:lastRowFirstColumn="0" w:lastRowLastColumn="0"/>
            <w:tcW w:w="1983" w:type="dxa"/>
            <w:noWrap/>
            <w:hideMark/>
          </w:tcPr>
          <w:p w14:paraId="755D04EA" w14:textId="77777777" w:rsidR="00BE2654" w:rsidRPr="004D0B5F" w:rsidRDefault="00BE2654" w:rsidP="00E525DB">
            <w:pPr>
              <w:pStyle w:val="TableauSchmaOrganigrammealignementgauche"/>
              <w:rPr>
                <w:i w:val="0"/>
              </w:rPr>
            </w:pPr>
            <w:r w:rsidRPr="004D0B5F">
              <w:rPr>
                <w:i w:val="0"/>
              </w:rPr>
              <w:t>Résultat net part du groupe</w:t>
            </w:r>
          </w:p>
        </w:tc>
        <w:tc>
          <w:tcPr>
            <w:tcW w:w="847" w:type="dxa"/>
            <w:noWrap/>
            <w:hideMark/>
          </w:tcPr>
          <w:p w14:paraId="0C92854A" w14:textId="77777777" w:rsidR="00BE2654"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t>550</w:t>
            </w:r>
          </w:p>
        </w:tc>
        <w:tc>
          <w:tcPr>
            <w:tcW w:w="743" w:type="dxa"/>
            <w:noWrap/>
            <w:hideMark/>
          </w:tcPr>
          <w:p w14:paraId="6C101A28" w14:textId="77777777" w:rsidR="00BE2654"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t>478</w:t>
            </w:r>
          </w:p>
        </w:tc>
        <w:tc>
          <w:tcPr>
            <w:tcW w:w="709" w:type="dxa"/>
            <w:noWrap/>
            <w:hideMark/>
          </w:tcPr>
          <w:p w14:paraId="40C86C2A" w14:textId="77777777" w:rsidR="00BE2654"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t>479</w:t>
            </w:r>
          </w:p>
        </w:tc>
        <w:tc>
          <w:tcPr>
            <w:tcW w:w="709" w:type="dxa"/>
            <w:noWrap/>
            <w:hideMark/>
          </w:tcPr>
          <w:p w14:paraId="63EA5601" w14:textId="77777777" w:rsidR="00BE2654"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t>627</w:t>
            </w:r>
          </w:p>
        </w:tc>
        <w:tc>
          <w:tcPr>
            <w:tcW w:w="709" w:type="dxa"/>
            <w:noWrap/>
            <w:hideMark/>
          </w:tcPr>
          <w:p w14:paraId="2FF260E5" w14:textId="77777777" w:rsidR="00BE2654"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t>513</w:t>
            </w:r>
          </w:p>
        </w:tc>
        <w:tc>
          <w:tcPr>
            <w:tcW w:w="709" w:type="dxa"/>
            <w:noWrap/>
            <w:hideMark/>
          </w:tcPr>
          <w:p w14:paraId="007C06B0" w14:textId="77777777" w:rsidR="00BE2654"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t>636</w:t>
            </w:r>
          </w:p>
        </w:tc>
      </w:tr>
      <w:tr w:rsidR="00BE2654" w14:paraId="4FAD7EA4" w14:textId="77777777" w:rsidTr="00E525DB">
        <w:trPr>
          <w:trHeight w:val="300"/>
        </w:trPr>
        <w:tc>
          <w:tcPr>
            <w:cnfStyle w:val="001000000000" w:firstRow="0" w:lastRow="0" w:firstColumn="1" w:lastColumn="0" w:oddVBand="0" w:evenVBand="0" w:oddHBand="0" w:evenHBand="0" w:firstRowFirstColumn="0" w:firstRowLastColumn="0" w:lastRowFirstColumn="0" w:lastRowLastColumn="0"/>
            <w:tcW w:w="1983" w:type="dxa"/>
            <w:noWrap/>
            <w:hideMark/>
          </w:tcPr>
          <w:p w14:paraId="32622080" w14:textId="77777777" w:rsidR="00BE2654" w:rsidRPr="004D0B5F" w:rsidRDefault="00BE2654" w:rsidP="00E525DB">
            <w:pPr>
              <w:pStyle w:val="TableauSchmaOrganigrammealignementgauche"/>
              <w:rPr>
                <w:i w:val="0"/>
              </w:rPr>
            </w:pPr>
            <w:r w:rsidRPr="004D0B5F">
              <w:rPr>
                <w:i w:val="0"/>
              </w:rPr>
              <w:t>Capitaux propres</w:t>
            </w:r>
            <w:r w:rsidRPr="004D0B5F">
              <w:rPr>
                <w:rStyle w:val="Appelnotedebasdep"/>
                <w:i w:val="0"/>
                <w:sz w:val="20"/>
                <w:szCs w:val="20"/>
              </w:rPr>
              <w:footnoteReference w:id="175"/>
            </w:r>
          </w:p>
        </w:tc>
        <w:tc>
          <w:tcPr>
            <w:tcW w:w="847" w:type="dxa"/>
            <w:noWrap/>
            <w:hideMark/>
          </w:tcPr>
          <w:p w14:paraId="7985927F" w14:textId="77777777" w:rsidR="00BE2654"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t>3 589</w:t>
            </w:r>
          </w:p>
        </w:tc>
        <w:tc>
          <w:tcPr>
            <w:tcW w:w="743" w:type="dxa"/>
            <w:noWrap/>
            <w:hideMark/>
          </w:tcPr>
          <w:p w14:paraId="1451F8FB" w14:textId="77777777" w:rsidR="00BE2654"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t>6 160</w:t>
            </w:r>
          </w:p>
        </w:tc>
        <w:tc>
          <w:tcPr>
            <w:tcW w:w="709" w:type="dxa"/>
            <w:noWrap/>
            <w:hideMark/>
          </w:tcPr>
          <w:p w14:paraId="27C9612B" w14:textId="77777777" w:rsidR="00BE2654"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t>6 410</w:t>
            </w:r>
          </w:p>
        </w:tc>
        <w:tc>
          <w:tcPr>
            <w:tcW w:w="709" w:type="dxa"/>
            <w:noWrap/>
            <w:hideMark/>
          </w:tcPr>
          <w:p w14:paraId="73A179FF" w14:textId="77777777" w:rsidR="00BE2654"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t>7 198</w:t>
            </w:r>
          </w:p>
        </w:tc>
        <w:tc>
          <w:tcPr>
            <w:tcW w:w="709" w:type="dxa"/>
            <w:noWrap/>
            <w:hideMark/>
          </w:tcPr>
          <w:p w14:paraId="14D22180" w14:textId="77777777" w:rsidR="00BE2654"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t>7 687</w:t>
            </w:r>
          </w:p>
        </w:tc>
        <w:tc>
          <w:tcPr>
            <w:tcW w:w="709" w:type="dxa"/>
            <w:noWrap/>
            <w:hideMark/>
          </w:tcPr>
          <w:p w14:paraId="5C5BFAB3" w14:textId="77777777" w:rsidR="00BE2654"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pPr>
            <w:r>
              <w:t>8 135</w:t>
            </w:r>
          </w:p>
        </w:tc>
      </w:tr>
      <w:tr w:rsidR="00BE2654" w14:paraId="24BCA4F2" w14:textId="77777777" w:rsidTr="00E525DB">
        <w:trPr>
          <w:trHeight w:val="300"/>
        </w:trPr>
        <w:tc>
          <w:tcPr>
            <w:cnfStyle w:val="001000000000" w:firstRow="0" w:lastRow="0" w:firstColumn="1" w:lastColumn="0" w:oddVBand="0" w:evenVBand="0" w:oddHBand="0" w:evenHBand="0" w:firstRowFirstColumn="0" w:firstRowLastColumn="0" w:lastRowFirstColumn="0" w:lastRowLastColumn="0"/>
            <w:tcW w:w="1983" w:type="dxa"/>
            <w:noWrap/>
            <w:hideMark/>
          </w:tcPr>
          <w:p w14:paraId="4DE03CB5" w14:textId="77777777" w:rsidR="00BE2654" w:rsidRPr="004D0B5F" w:rsidRDefault="00BE2654" w:rsidP="00E525DB">
            <w:pPr>
              <w:pStyle w:val="TableauSchmaOrganigrammealignementgauche"/>
              <w:rPr>
                <w:b/>
                <w:bCs/>
                <w:i w:val="0"/>
              </w:rPr>
            </w:pPr>
            <w:r w:rsidRPr="004D0B5F">
              <w:rPr>
                <w:b/>
                <w:bCs/>
                <w:i w:val="0"/>
              </w:rPr>
              <w:t>RoE</w:t>
            </w:r>
          </w:p>
        </w:tc>
        <w:tc>
          <w:tcPr>
            <w:tcW w:w="847" w:type="dxa"/>
            <w:noWrap/>
            <w:hideMark/>
          </w:tcPr>
          <w:p w14:paraId="2E85D182" w14:textId="77777777" w:rsidR="00BE2654"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b/>
                <w:bCs/>
              </w:rPr>
            </w:pPr>
            <w:r>
              <w:rPr>
                <w:b/>
                <w:bCs/>
              </w:rPr>
              <w:t>15,3 %</w:t>
            </w:r>
          </w:p>
        </w:tc>
        <w:tc>
          <w:tcPr>
            <w:tcW w:w="743" w:type="dxa"/>
            <w:noWrap/>
            <w:hideMark/>
          </w:tcPr>
          <w:p w14:paraId="5EC33554" w14:textId="77777777" w:rsidR="00BE2654" w:rsidRPr="0014605E"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b/>
              </w:rPr>
            </w:pPr>
            <w:r w:rsidRPr="0014605E">
              <w:rPr>
                <w:b/>
              </w:rPr>
              <w:t>7,8 %</w:t>
            </w:r>
          </w:p>
        </w:tc>
        <w:tc>
          <w:tcPr>
            <w:tcW w:w="709" w:type="dxa"/>
            <w:noWrap/>
            <w:hideMark/>
          </w:tcPr>
          <w:p w14:paraId="01E1ADD6" w14:textId="77777777" w:rsidR="00BE2654" w:rsidRPr="0014605E"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b/>
              </w:rPr>
            </w:pPr>
            <w:r w:rsidRPr="0014605E">
              <w:rPr>
                <w:b/>
              </w:rPr>
              <w:t>7,5 %</w:t>
            </w:r>
          </w:p>
        </w:tc>
        <w:tc>
          <w:tcPr>
            <w:tcW w:w="709" w:type="dxa"/>
            <w:noWrap/>
            <w:hideMark/>
          </w:tcPr>
          <w:p w14:paraId="49D6A7CF" w14:textId="77777777" w:rsidR="00BE2654" w:rsidRPr="0014605E"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b/>
              </w:rPr>
            </w:pPr>
            <w:r w:rsidRPr="0014605E">
              <w:rPr>
                <w:b/>
              </w:rPr>
              <w:t>8,7 %</w:t>
            </w:r>
          </w:p>
        </w:tc>
        <w:tc>
          <w:tcPr>
            <w:tcW w:w="709" w:type="dxa"/>
            <w:noWrap/>
            <w:hideMark/>
          </w:tcPr>
          <w:p w14:paraId="4AF08B77" w14:textId="77777777" w:rsidR="00BE2654" w:rsidRPr="0014605E"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b/>
              </w:rPr>
            </w:pPr>
            <w:r w:rsidRPr="0014605E">
              <w:rPr>
                <w:b/>
              </w:rPr>
              <w:t>6,7 %</w:t>
            </w:r>
          </w:p>
        </w:tc>
        <w:tc>
          <w:tcPr>
            <w:tcW w:w="709" w:type="dxa"/>
            <w:noWrap/>
            <w:hideMark/>
          </w:tcPr>
          <w:p w14:paraId="092327DB" w14:textId="77777777" w:rsidR="00BE2654" w:rsidRPr="0014605E" w:rsidRDefault="00BE2654" w:rsidP="00E525DB">
            <w:pPr>
              <w:pStyle w:val="TableauSchmaOrganigrammecentr"/>
              <w:cnfStyle w:val="000000000000" w:firstRow="0" w:lastRow="0" w:firstColumn="0" w:lastColumn="0" w:oddVBand="0" w:evenVBand="0" w:oddHBand="0" w:evenHBand="0" w:firstRowFirstColumn="0" w:firstRowLastColumn="0" w:lastRowFirstColumn="0" w:lastRowLastColumn="0"/>
              <w:rPr>
                <w:b/>
              </w:rPr>
            </w:pPr>
            <w:r w:rsidRPr="0014605E">
              <w:rPr>
                <w:b/>
              </w:rPr>
              <w:t>7,8 %</w:t>
            </w:r>
          </w:p>
        </w:tc>
      </w:tr>
    </w:tbl>
    <w:p w14:paraId="7410AE14" w14:textId="77777777" w:rsidR="00BE2654" w:rsidRDefault="00BE2654" w:rsidP="00BE2654">
      <w:pPr>
        <w:pStyle w:val="TexteSource"/>
      </w:pPr>
      <w:r w:rsidRPr="007418D7">
        <w:t xml:space="preserve">Source : Cour des comptes, à partir des comptes consolidés </w:t>
      </w:r>
    </w:p>
    <w:p w14:paraId="3EF3311F" w14:textId="1E5D80D4" w:rsidR="00BE2654" w:rsidRDefault="00BE2654" w:rsidP="00BE2654">
      <w:r>
        <w:t>Enfin, et au-delà du seul bilan financier des opérations de croissance externe, La Poste n’est pas parvenue à utiliser ses acquisitions pour diffuser des changements au sein de ses métiers et de ses offres historiques.</w:t>
      </w:r>
    </w:p>
    <w:p w14:paraId="12B055D8" w14:textId="77777777" w:rsidR="00BE2654" w:rsidRPr="005C2885" w:rsidRDefault="00BE2654" w:rsidP="00BE2654">
      <w:r>
        <w:t>Le bilan mitigé des opérations de croissance externe réalisées à ce jour doivent toutefois moins inciter La Poste à renoncer à sa stratégie de développement qu’à mieux l’encadrer et à en renforcer la cohérence.</w:t>
      </w:r>
    </w:p>
    <w:p w14:paraId="11DA024F" w14:textId="77777777" w:rsidR="00BE2654" w:rsidRDefault="00BE2654" w:rsidP="00BE2654">
      <w:pPr>
        <w:pStyle w:val="Titre4"/>
      </w:pPr>
      <w:r>
        <w:t xml:space="preserve"> Le défi d’une accélération de la croissance externe </w:t>
      </w:r>
    </w:p>
    <w:p w14:paraId="73974512" w14:textId="77777777" w:rsidR="00BE2654" w:rsidRDefault="00BE2654" w:rsidP="00BE2654">
      <w:pPr>
        <w:rPr>
          <w:rFonts w:ascii="Times New Roman" w:hAnsi="Times New Roman" w:cs="Times New Roman"/>
        </w:rPr>
      </w:pPr>
      <w:r w:rsidRPr="00A31760">
        <w:rPr>
          <w:rFonts w:ascii="Times New Roman" w:hAnsi="Times New Roman" w:cs="Times New Roman"/>
        </w:rPr>
        <w:t>Le plan stratégique 2014-2020</w:t>
      </w:r>
      <w:r>
        <w:rPr>
          <w:rFonts w:ascii="Times New Roman" w:hAnsi="Times New Roman" w:cs="Times New Roman"/>
        </w:rPr>
        <w:t xml:space="preserve"> </w:t>
      </w:r>
      <w:r w:rsidRPr="00A31760">
        <w:rPr>
          <w:rFonts w:ascii="Times New Roman" w:hAnsi="Times New Roman" w:cs="Times New Roman"/>
        </w:rPr>
        <w:t xml:space="preserve">prévoit </w:t>
      </w:r>
      <w:r>
        <w:rPr>
          <w:rFonts w:ascii="Times New Roman" w:hAnsi="Times New Roman" w:cs="Times New Roman"/>
        </w:rPr>
        <w:t>une enveloppe indicative de 3,6</w:t>
      </w:r>
      <w:r w:rsidRPr="00A31760">
        <w:rPr>
          <w:rFonts w:ascii="Times New Roman" w:hAnsi="Times New Roman" w:cs="Times New Roman"/>
        </w:rPr>
        <w:t xml:space="preserve"> Md€ </w:t>
      </w:r>
      <w:r>
        <w:rPr>
          <w:rFonts w:ascii="Times New Roman" w:hAnsi="Times New Roman" w:cs="Times New Roman"/>
        </w:rPr>
        <w:t xml:space="preserve">pour des opérations </w:t>
      </w:r>
      <w:r w:rsidRPr="00A31760">
        <w:rPr>
          <w:rFonts w:ascii="Times New Roman" w:hAnsi="Times New Roman" w:cs="Times New Roman"/>
        </w:rPr>
        <w:t xml:space="preserve">de croissance externe, </w:t>
      </w:r>
      <w:r>
        <w:rPr>
          <w:rFonts w:ascii="Times New Roman" w:hAnsi="Times New Roman" w:cs="Times New Roman"/>
        </w:rPr>
        <w:t>à laquelle s’ajoutent les opérations réalisées par LBP qui seraient autofinancées</w:t>
      </w:r>
      <w:r w:rsidRPr="00A31760">
        <w:rPr>
          <w:rFonts w:ascii="Times New Roman" w:hAnsi="Times New Roman" w:cs="Times New Roman"/>
        </w:rPr>
        <w:t xml:space="preserve">. </w:t>
      </w:r>
      <w:r>
        <w:rPr>
          <w:rFonts w:ascii="Times New Roman" w:hAnsi="Times New Roman" w:cs="Times New Roman"/>
        </w:rPr>
        <w:t xml:space="preserve">Pour l’heure, cette enveloppe n’a été consommée qu’à la marge mais plusieurs acquisitions importantes sont en cours de finalisation. </w:t>
      </w:r>
    </w:p>
    <w:p w14:paraId="0D41C279" w14:textId="77777777" w:rsidR="00BE2654" w:rsidRDefault="00BE2654" w:rsidP="00BE2654">
      <w:pPr>
        <w:rPr>
          <w:rFonts w:ascii="Times New Roman" w:hAnsi="Times New Roman" w:cs="Times New Roman"/>
        </w:rPr>
      </w:pPr>
      <w:r w:rsidRPr="00A31760">
        <w:rPr>
          <w:rFonts w:ascii="Times New Roman" w:hAnsi="Times New Roman" w:cs="Times New Roman"/>
        </w:rPr>
        <w:t>Ces montants permettent</w:t>
      </w:r>
      <w:r>
        <w:rPr>
          <w:rFonts w:ascii="Times New Roman" w:hAnsi="Times New Roman" w:cs="Times New Roman"/>
        </w:rPr>
        <w:t>, sans recourir à de nouveaux apports des actionnaires,</w:t>
      </w:r>
      <w:r w:rsidRPr="00A31760">
        <w:rPr>
          <w:rFonts w:ascii="Times New Roman" w:hAnsi="Times New Roman" w:cs="Times New Roman"/>
        </w:rPr>
        <w:t xml:space="preserve"> de maintenir la dette nette en</w:t>
      </w:r>
      <w:r>
        <w:rPr>
          <w:rFonts w:ascii="Times New Roman" w:hAnsi="Times New Roman" w:cs="Times New Roman"/>
        </w:rPr>
        <w:t>-</w:t>
      </w:r>
      <w:r w:rsidRPr="00A31760">
        <w:rPr>
          <w:rFonts w:ascii="Times New Roman" w:hAnsi="Times New Roman" w:cs="Times New Roman"/>
        </w:rPr>
        <w:t>dessous de 5</w:t>
      </w:r>
      <w:r>
        <w:rPr>
          <w:rFonts w:ascii="Times New Roman" w:hAnsi="Times New Roman" w:cs="Times New Roman"/>
        </w:rPr>
        <w:t> </w:t>
      </w:r>
      <w:r w:rsidRPr="00A31760">
        <w:rPr>
          <w:rFonts w:ascii="Times New Roman" w:hAnsi="Times New Roman" w:cs="Times New Roman"/>
        </w:rPr>
        <w:t>Md€ (</w:t>
      </w:r>
      <w:r>
        <w:rPr>
          <w:rFonts w:ascii="Times New Roman" w:hAnsi="Times New Roman" w:cs="Times New Roman"/>
        </w:rPr>
        <w:t>contre 3,7 </w:t>
      </w:r>
      <w:r w:rsidRPr="00A31760">
        <w:rPr>
          <w:rFonts w:ascii="Times New Roman" w:hAnsi="Times New Roman" w:cs="Times New Roman"/>
        </w:rPr>
        <w:t>Md€ fin 2015)</w:t>
      </w:r>
      <w:r>
        <w:rPr>
          <w:rFonts w:ascii="Times New Roman" w:hAnsi="Times New Roman" w:cs="Times New Roman"/>
        </w:rPr>
        <w:t>. Ils sont compatibles avec la notation du groupe La Poste et permettent de maintenir le ratio « </w:t>
      </w:r>
      <w:r>
        <w:t>flux de trésorerie générés par l’exploitation</w:t>
      </w:r>
      <w:r w:rsidRPr="00A31760">
        <w:rPr>
          <w:rFonts w:ascii="Times New Roman" w:hAnsi="Times New Roman" w:cs="Times New Roman"/>
        </w:rPr>
        <w:t xml:space="preserve"> </w:t>
      </w:r>
      <w:r>
        <w:rPr>
          <w:rFonts w:ascii="Times New Roman" w:hAnsi="Times New Roman" w:cs="Times New Roman"/>
        </w:rPr>
        <w:t>/ dette nette » au-dessus de 20 %</w:t>
      </w:r>
      <w:r w:rsidRPr="00A31760">
        <w:rPr>
          <w:rFonts w:ascii="Times New Roman" w:hAnsi="Times New Roman" w:cs="Times New Roman"/>
        </w:rPr>
        <w:t xml:space="preserve">. </w:t>
      </w:r>
    </w:p>
    <w:p w14:paraId="2ECE440C" w14:textId="77777777" w:rsidR="00BE2654" w:rsidRDefault="00BE2654" w:rsidP="00BE2654">
      <w:r>
        <w:t xml:space="preserve">Il reste que les montants prévus dans le plan stratégique sont très supérieurs à ceux consommés entre 2010 et 2015. Pour que les acquisitions à venir se traduisent par de la création de valeur pour La Poste et s’inscrivent dans une vision stratégique, certaines conditions doivent être réunies. </w:t>
      </w:r>
    </w:p>
    <w:p w14:paraId="3A153AA7" w14:textId="77777777" w:rsidR="00BE2654" w:rsidRDefault="00BE2654" w:rsidP="00BE2654">
      <w:r>
        <w:t xml:space="preserve">S’agissant tout d’abord du sens stratégique donné au développement, celui-ci devra être précisé et rendu plus concret. La Poste ambitionne aujourd’hui d’être « la première entreprise de services de proximité humaine » mais cette formule ne donne pas la clé de la physionomie du groupe en 2020, ni des métiers qui seront exercés par ses salariés, et au premier chef par les facteurs. </w:t>
      </w:r>
    </w:p>
    <w:p w14:paraId="5B77FEA5" w14:textId="04241485" w:rsidR="00BE2654" w:rsidRDefault="00BE2654" w:rsidP="00BE2654">
      <w:r>
        <w:t>S’agissant ensuite de la gouvernance, il serait souhaitable que le groupe se dote d’une doctrine portée à la connaissance des branches pour sélectionner les projets d’acquisitions. L’implication forte du PDG du groupe et de son état-major sera par ailleurs indispensable, pour hiérarchiser et sélectionner les projets qui remontent des branches, notamment au regard de leur rentabilité attendue, décider de leur industrialisation puis, une fois lancés, évaluer leurs résultats commerciaux et financiers, ainsi que leur bonne intégration au sein du groupe.</w:t>
      </w:r>
      <w:r w:rsidRPr="009B2895">
        <w:t xml:space="preserve"> </w:t>
      </w:r>
      <w:r>
        <w:t xml:space="preserve">Le conseil d’administration du groupe devrait également débattre plus fréquemment de cette stratégie et exercer un « droit de suite » sur les performances des acquisitions dont il a eu à connaître au moment de la transaction. </w:t>
      </w:r>
    </w:p>
    <w:p w14:paraId="2570E1F3" w14:textId="179B5A70" w:rsidR="00BE2654" w:rsidRDefault="00BE2654" w:rsidP="00BE2654">
      <w:r>
        <w:t>Des progrès sont</w:t>
      </w:r>
      <w:r w:rsidR="00B540A7">
        <w:t xml:space="preserve"> </w:t>
      </w:r>
      <w:r>
        <w:t>intervenus récemment. Un comité des investissements a été créé pour examiner les dossiers relatifs aux projets de croissance externe jusqu’à 10</w:t>
      </w:r>
      <w:r w:rsidR="00910CC8">
        <w:t xml:space="preserve"> </w:t>
      </w:r>
      <w:r>
        <w:t>M€</w:t>
      </w:r>
      <w:r>
        <w:rPr>
          <w:rStyle w:val="Appelnotedebasdep"/>
        </w:rPr>
        <w:footnoteReference w:id="176"/>
      </w:r>
      <w:r>
        <w:t>. En outre, à</w:t>
      </w:r>
      <w:r w:rsidRPr="00481890">
        <w:t xml:space="preserve"> la demande de l’Agence des participations de l’</w:t>
      </w:r>
      <w:r>
        <w:rPr>
          <w:rFonts w:cstheme="minorHAnsi"/>
        </w:rPr>
        <w:t>É</w:t>
      </w:r>
      <w:r w:rsidRPr="00481890">
        <w:t xml:space="preserve">tat, </w:t>
      </w:r>
      <w:r>
        <w:t>le conseil d’administration est amené à débattre une fois par an du</w:t>
      </w:r>
      <w:r w:rsidRPr="00481890">
        <w:t xml:space="preserve"> bilan </w:t>
      </w:r>
      <w:r>
        <w:t>financier (création de valeur) et commercial</w:t>
      </w:r>
      <w:r w:rsidRPr="00481890">
        <w:t xml:space="preserve"> d</w:t>
      </w:r>
      <w:r>
        <w:t>’un échantillon d’</w:t>
      </w:r>
      <w:r w:rsidRPr="00481890">
        <w:t>acquisitions</w:t>
      </w:r>
      <w:r>
        <w:t xml:space="preserve"> récentes</w:t>
      </w:r>
      <w:r w:rsidRPr="00481890">
        <w:t>. Cet examen a eu lieu une première fois en octobre 2014 et une seconde fois en décembre 20</w:t>
      </w:r>
      <w:r>
        <w:t xml:space="preserve">15. </w:t>
      </w:r>
    </w:p>
    <w:p w14:paraId="65FD024C" w14:textId="71880431" w:rsidR="008C75B7" w:rsidRPr="00B068F4" w:rsidRDefault="008C75B7" w:rsidP="00A90440">
      <w:r w:rsidRPr="00B068F4">
        <w:t>La question d’un accompagnement financier des actionnaires se poserait si l’une des hypothèses suivantes venait à se réaliser : performances opérationnelles du groupe incompatibles avec les besoins d</w:t>
      </w:r>
      <w:r>
        <w:t>e son</w:t>
      </w:r>
      <w:r w:rsidRPr="00B068F4">
        <w:t xml:space="preserve"> développement ; évolution des règles prudentielles conduis</w:t>
      </w:r>
      <w:r>
        <w:t>a</w:t>
      </w:r>
      <w:r w:rsidRPr="00B068F4">
        <w:t>nt La Poste à devoir recapitaliser La Banque Postale</w:t>
      </w:r>
      <w:r>
        <w:t xml:space="preserve"> et</w:t>
      </w:r>
      <w:r w:rsidRPr="00B068F4">
        <w:t xml:space="preserve"> réduisant à due</w:t>
      </w:r>
      <w:r>
        <w:t xml:space="preserve"> </w:t>
      </w:r>
      <w:r w:rsidRPr="00B068F4">
        <w:t>proportion la part des financements consacrés au</w:t>
      </w:r>
      <w:r>
        <w:t xml:space="preserve"> </w:t>
      </w:r>
      <w:r w:rsidRPr="00B068F4">
        <w:t>développement </w:t>
      </w:r>
      <w:r>
        <w:t>engagement d’</w:t>
      </w:r>
      <w:r w:rsidRPr="00B068F4">
        <w:t xml:space="preserve">une ou plusieurs opérations structurantes </w:t>
      </w:r>
      <w:r>
        <w:t xml:space="preserve">exigeant </w:t>
      </w:r>
      <w:r w:rsidRPr="00B068F4">
        <w:t>la mobilisation de moyens exceptionnels.</w:t>
      </w:r>
    </w:p>
    <w:p w14:paraId="364E01F0" w14:textId="4289AA67" w:rsidR="008C75B7" w:rsidRDefault="00A90440" w:rsidP="00A90440">
      <w:r>
        <w:t>La réalisation de l’une ou l’autre de ces</w:t>
      </w:r>
      <w:r w:rsidR="008C75B7" w:rsidRPr="00B068F4">
        <w:t xml:space="preserve"> hypothèses</w:t>
      </w:r>
      <w:r w:rsidR="008C75B7">
        <w:t xml:space="preserve"> obligerait à rechercher l</w:t>
      </w:r>
      <w:r w:rsidR="008C75B7" w:rsidRPr="00B068F4">
        <w:t xml:space="preserve">es moyens de financement </w:t>
      </w:r>
      <w:r w:rsidR="008C75B7">
        <w:t xml:space="preserve">les plus </w:t>
      </w:r>
      <w:r w:rsidR="008C75B7" w:rsidRPr="00B068F4">
        <w:t>adéquats</w:t>
      </w:r>
      <w:r w:rsidR="008C75B7">
        <w:t xml:space="preserve"> : </w:t>
      </w:r>
      <w:r w:rsidR="008C75B7" w:rsidRPr="00B068F4">
        <w:t xml:space="preserve">endettement sur les marchés, augmentation de capital en numéraire ou en nature par les actionnaires existants, ouverture de capital à d’autres actionnaires, etc. </w:t>
      </w:r>
    </w:p>
    <w:p w14:paraId="6F4854A2" w14:textId="4D2ED8B7" w:rsidR="00BE2654" w:rsidRDefault="008C75B7">
      <w:r w:rsidRPr="00B068F4">
        <w:t xml:space="preserve">En tout état de cause, </w:t>
      </w:r>
      <w:r>
        <w:t>l’accélération de la croissance externe devra aller de pair avec la formalisation d’</w:t>
      </w:r>
      <w:r w:rsidRPr="00B068F4">
        <w:t>un cadre stratégique et financier</w:t>
      </w:r>
      <w:r>
        <w:t xml:space="preserve"> propre à garantir la cohérence, la logique industrielle et la soutenabilité financière des opérations envisagées</w:t>
      </w:r>
      <w:r w:rsidRPr="00B068F4">
        <w:t>.</w:t>
      </w:r>
    </w:p>
    <w:p w14:paraId="211BE3C4" w14:textId="684056F5" w:rsidR="00DF6F5D" w:rsidRDefault="00DF6F5D" w:rsidP="00DF6F5D">
      <w:pPr>
        <w:pStyle w:val="Titre2"/>
      </w:pPr>
      <w:bookmarkStart w:id="2130" w:name="_Toc456782878"/>
      <w:bookmarkStart w:id="2131" w:name="_Toc456795878"/>
      <w:bookmarkStart w:id="2132" w:name="_Toc456796922"/>
      <w:bookmarkStart w:id="2133" w:name="_Toc456806156"/>
      <w:bookmarkStart w:id="2134" w:name="_Toc456808180"/>
      <w:bookmarkStart w:id="2135" w:name="_Toc456861993"/>
      <w:bookmarkStart w:id="2136" w:name="_Toc456882145"/>
      <w:bookmarkStart w:id="2137" w:name="_Toc456884716"/>
      <w:bookmarkStart w:id="2138" w:name="_Toc456888135"/>
      <w:bookmarkStart w:id="2139" w:name="_Toc456951238"/>
      <w:bookmarkStart w:id="2140" w:name="_Toc456952366"/>
      <w:bookmarkStart w:id="2141" w:name="_Toc456952580"/>
      <w:bookmarkStart w:id="2142" w:name="_Toc456972133"/>
      <w:bookmarkStart w:id="2143" w:name="_Toc457235364"/>
      <w:bookmarkStart w:id="2144" w:name="_Toc457235861"/>
      <w:bookmarkStart w:id="2145" w:name="_Toc457298402"/>
      <w:bookmarkStart w:id="2146" w:name="_Toc457317826"/>
      <w:bookmarkStart w:id="2147" w:name="_Toc462390602"/>
      <w:bookmarkStart w:id="2148" w:name="_Toc462395066"/>
      <w:bookmarkStart w:id="2149" w:name="_Toc462396746"/>
      <w:bookmarkStart w:id="2150" w:name="_Toc462397653"/>
      <w:bookmarkStart w:id="2151" w:name="_Toc462402642"/>
      <w:bookmarkStart w:id="2152" w:name="_Toc462402764"/>
      <w:bookmarkStart w:id="2153" w:name="_Toc463339552"/>
      <w:bookmarkStart w:id="2154" w:name="_Toc463614067"/>
      <w:bookmarkStart w:id="2155" w:name="_Toc468868342"/>
      <w:bookmarkStart w:id="2156" w:name="_Toc454470095"/>
      <w:r>
        <w:t>Actualiser le contenu des missions</w:t>
      </w:r>
      <w:r w:rsidR="00A571D5">
        <w:br/>
      </w:r>
      <w:r>
        <w:t xml:space="preserve">de service public </w:t>
      </w:r>
      <w:r w:rsidDel="00592AA0">
        <w:t xml:space="preserve">de </w:t>
      </w:r>
      <w:bookmarkEnd w:id="2130"/>
      <w:bookmarkEnd w:id="2131"/>
      <w:bookmarkEnd w:id="2132"/>
      <w:bookmarkEnd w:id="2133"/>
      <w:bookmarkEnd w:id="2134"/>
      <w:bookmarkEnd w:id="2135"/>
      <w:bookmarkEnd w:id="2136"/>
      <w:bookmarkEnd w:id="2137"/>
      <w:bookmarkEnd w:id="2138"/>
      <w:bookmarkEnd w:id="2139"/>
      <w:bookmarkEnd w:id="2140"/>
      <w:bookmarkEnd w:id="2141"/>
      <w:bookmarkEnd w:id="2142"/>
      <w:r>
        <w:t>La Poste</w:t>
      </w:r>
      <w:bookmarkEnd w:id="2143"/>
      <w:bookmarkEnd w:id="2144"/>
      <w:bookmarkEnd w:id="2145"/>
      <w:bookmarkEnd w:id="2146"/>
      <w:bookmarkEnd w:id="2147"/>
      <w:bookmarkEnd w:id="2148"/>
      <w:bookmarkEnd w:id="2149"/>
      <w:bookmarkEnd w:id="2150"/>
      <w:bookmarkEnd w:id="2151"/>
      <w:bookmarkEnd w:id="2152"/>
      <w:bookmarkEnd w:id="2153"/>
      <w:bookmarkEnd w:id="2154"/>
      <w:bookmarkEnd w:id="2155"/>
    </w:p>
    <w:p w14:paraId="211BE3C5" w14:textId="3A654A87" w:rsidR="00DF6F5D" w:rsidRDefault="00DF6F5D" w:rsidP="00DF6F5D">
      <w:pPr>
        <w:rPr>
          <w:rFonts w:ascii="Times New Roman" w:eastAsia="Calibri" w:hAnsi="Times New Roman"/>
        </w:rPr>
      </w:pPr>
      <w:r>
        <w:rPr>
          <w:rFonts w:ascii="Times New Roman" w:eastAsia="Calibri" w:hAnsi="Times New Roman"/>
        </w:rPr>
        <w:t>La Poste, en accord avec l’État ou à sa demande, ne met pas en œuvre, pour faire face à la chute des volumes de courrier et retrouver un taux de rentabilité comparable, les solutions utilisées par les autres opérateurs européens : elle n’externalise pas la quasi-intégralité de son réseau, comme en Allemagne</w:t>
      </w:r>
      <w:r w:rsidR="00585D77">
        <w:rPr>
          <w:rFonts w:ascii="Times New Roman" w:eastAsia="Calibri" w:hAnsi="Times New Roman"/>
        </w:rPr>
        <w:t>,</w:t>
      </w:r>
      <w:r>
        <w:rPr>
          <w:rFonts w:ascii="Times New Roman" w:eastAsia="Calibri" w:hAnsi="Times New Roman"/>
        </w:rPr>
        <w:t xml:space="preserve"> ou n’a pas recours à une main d’œuvre très flexible voire précaire, comme aux Pays-Bas. Elle doit en outre assumer la charge de missions de service public autres que le service universel postal, dans un contexte de diminution progressive des compensations publiques et de maintien d’une grande partie des coûts, fixes, de ses réseaux. Confier ces missions à La Poste dans une période où celle-ci bénéficiait de la « rente du courrier » pouvait avoir du sens, mais l’évolution du contexte économique devrait désormais appeler des évolutions. </w:t>
      </w:r>
    </w:p>
    <w:p w14:paraId="211BE3C6" w14:textId="77777777" w:rsidR="00DF6F5D" w:rsidRDefault="00DF6F5D" w:rsidP="00DF6F5D">
      <w:pPr>
        <w:rPr>
          <w:rFonts w:ascii="Times New Roman" w:eastAsia="Calibri" w:hAnsi="Times New Roman"/>
        </w:rPr>
      </w:pPr>
      <w:r>
        <w:rPr>
          <w:rFonts w:ascii="Times New Roman" w:eastAsia="Calibri" w:hAnsi="Times New Roman"/>
        </w:rPr>
        <w:t>S’il revient à La Poste de mettre en œuvre les réformes nécessaires à la viabilité de son modèle économique et de produire des gains d’efficience en maîtrisant mieux ses charges, il appartient à l’État de l’accompagner dans sa transformation afin qu’elle puisse demeurer l’entreprise de proximité à laquelle les Français sont attachés.</w:t>
      </w:r>
    </w:p>
    <w:p w14:paraId="211BE3C7" w14:textId="73470112" w:rsidR="00DF6F5D" w:rsidRDefault="00DF6F5D" w:rsidP="00DF6F5D">
      <w:r>
        <w:rPr>
          <w:rFonts w:ascii="Times New Roman" w:eastAsia="Calibri" w:hAnsi="Times New Roman"/>
        </w:rPr>
        <w:t xml:space="preserve">Les missions de service public confiées à La Poste sont le résultat d’une histoire et doivent pouvoir évoluer. Dans ce contexte, desserrer les contraintes pesant sur La Poste permettrait de sortir du </w:t>
      </w:r>
      <w:r>
        <w:rPr>
          <w:i/>
        </w:rPr>
        <w:t>statu</w:t>
      </w:r>
      <w:r w:rsidR="00585D77">
        <w:rPr>
          <w:i/>
        </w:rPr>
        <w:t xml:space="preserve"> </w:t>
      </w:r>
      <w:r>
        <w:rPr>
          <w:i/>
        </w:rPr>
        <w:t xml:space="preserve">quo </w:t>
      </w:r>
      <w:r>
        <w:t>actuel qui a déjà un coût élevé pour l’entreprise publique (</w:t>
      </w:r>
      <w:r w:rsidRPr="00C46BA4">
        <w:rPr>
          <w:i/>
        </w:rPr>
        <w:t>cf.</w:t>
      </w:r>
      <w:r>
        <w:t xml:space="preserve"> </w:t>
      </w:r>
      <w:r>
        <w:rPr>
          <w:i/>
        </w:rPr>
        <w:t xml:space="preserve">supra </w:t>
      </w:r>
      <w:r>
        <w:t>chapitre II, IV), mais aussi pour la collectivité qui finance ces missions, que ce soit par le biais des impôts ou de l’augmentation des tarifs postaux. U</w:t>
      </w:r>
      <w:r>
        <w:rPr>
          <w:rFonts w:ascii="Times New Roman" w:eastAsia="Calibri" w:hAnsi="Times New Roman"/>
        </w:rPr>
        <w:t>ne mise en débat du contenu et des modalités des missions mises en œuvre par La Poste ainsi que du prix que la collectivité est prête à payer pour ces missions s’impose donc.</w:t>
      </w:r>
    </w:p>
    <w:p w14:paraId="211BE3C8" w14:textId="77777777" w:rsidR="00DF6F5D" w:rsidRPr="004711AE" w:rsidRDefault="00DF6F5D" w:rsidP="00DF6F5D">
      <w:pPr>
        <w:pStyle w:val="Titre3"/>
        <w:spacing w:before="240" w:after="240"/>
      </w:pPr>
      <w:bookmarkStart w:id="2157" w:name="_Toc457235365"/>
      <w:bookmarkStart w:id="2158" w:name="_Toc457235862"/>
      <w:bookmarkStart w:id="2159" w:name="_Toc457298403"/>
      <w:bookmarkStart w:id="2160" w:name="_Toc457317827"/>
      <w:bookmarkStart w:id="2161" w:name="_Toc462390603"/>
      <w:bookmarkStart w:id="2162" w:name="_Toc462395067"/>
      <w:bookmarkStart w:id="2163" w:name="_Toc462396747"/>
      <w:bookmarkStart w:id="2164" w:name="_Toc462397654"/>
      <w:bookmarkStart w:id="2165" w:name="_Toc462402643"/>
      <w:bookmarkStart w:id="2166" w:name="_Toc462402765"/>
      <w:bookmarkStart w:id="2167" w:name="_Toc463339553"/>
      <w:bookmarkStart w:id="2168" w:name="_Toc463614068"/>
      <w:bookmarkStart w:id="2169" w:name="_Toc468868343"/>
      <w:bookmarkStart w:id="2170" w:name="_Toc455510430"/>
      <w:r>
        <w:t>À missions con</w:t>
      </w:r>
      <w:r w:rsidR="00902FC8">
        <w:t>stantes, des marges de manœuvre</w:t>
      </w:r>
      <w:r w:rsidR="00902FC8">
        <w:br/>
      </w:r>
      <w:r>
        <w:t xml:space="preserve">à </w:t>
      </w:r>
      <w:r w:rsidRPr="00C81092">
        <w:t>exploiter</w:t>
      </w:r>
      <w:bookmarkEnd w:id="2157"/>
      <w:bookmarkEnd w:id="2158"/>
      <w:bookmarkEnd w:id="2159"/>
      <w:bookmarkEnd w:id="2160"/>
      <w:bookmarkEnd w:id="2161"/>
      <w:bookmarkEnd w:id="2162"/>
      <w:bookmarkEnd w:id="2163"/>
      <w:bookmarkEnd w:id="2164"/>
      <w:bookmarkEnd w:id="2165"/>
      <w:bookmarkEnd w:id="2166"/>
      <w:bookmarkEnd w:id="2167"/>
      <w:bookmarkEnd w:id="2168"/>
      <w:bookmarkEnd w:id="2169"/>
      <w:r w:rsidRPr="004711AE">
        <w:t xml:space="preserve"> </w:t>
      </w:r>
      <w:bookmarkEnd w:id="2170"/>
    </w:p>
    <w:p w14:paraId="211BE3C9" w14:textId="77777777" w:rsidR="00DF6F5D" w:rsidRDefault="00DF6F5D" w:rsidP="00DF6F5D">
      <w:r>
        <w:t>Le contrat d’entreprise 2013-2017 souligne dans son préambule que le contexte financier dans lequel il s’inscrit est particulièrement contraint pour le groupe La Poste. Le montant des compensations ne suffisant pas à assurer l’équilibre économique et financier des missions de service public, les contraintes de La Poste devraient être prises en compte dans la définition du cadre d’exercice de ces missions. Or, des marges de manœuvre existent pour la plupart d’entre elles qui, sans remettre en cause</w:t>
      </w:r>
      <w:r w:rsidRPr="00590CD3">
        <w:t xml:space="preserve"> </w:t>
      </w:r>
      <w:r>
        <w:t>ni dégrader le contenu de la mission, permettraient de desserrer ces contraintes.</w:t>
      </w:r>
    </w:p>
    <w:p w14:paraId="211BE3CA" w14:textId="1F8C1483" w:rsidR="00DF6F5D" w:rsidRDefault="00DF6F5D" w:rsidP="00DF6F5D">
      <w:pPr>
        <w:spacing w:line="220" w:lineRule="exact"/>
      </w:pPr>
      <w:r>
        <w:t>Ainsi que l’a indiqué la Cour dans le cadre de l’insertion au rapport public annuel 2016</w:t>
      </w:r>
      <w:r w:rsidR="00716B1D">
        <w:rPr>
          <w:rStyle w:val="Appelnotedebasdep"/>
        </w:rPr>
        <w:footnoteReference w:id="177"/>
      </w:r>
      <w:r>
        <w:t xml:space="preserve"> sur les facteurs et la distribution du courrier, faciliter la desserte des boîtes aux lettres, démarche qui ne nécessite que des évolutions réglementaires, pourrait contribuer à cet objectif. Les conditions d’exercice du service universel postal en France étant par ailleurs plus exigeantes que les normes arrêtées au niveau européen, notamment en termes de fréquence de distribution, certains paramètres pourraient être modifiées afin d’atténuer le coût de ces exigences. Sans même évoquer le passage, pour le courrier</w:t>
      </w:r>
      <w:r>
        <w:rPr>
          <w:rStyle w:val="Appelnotedebasdep"/>
        </w:rPr>
        <w:footnoteReference w:id="178"/>
      </w:r>
      <w:r>
        <w:t>, d’une distribution de six jours sur sept à une distribution de cinq jours sur sept, plusieurs solutions intermédiaires pourraient être envisagées, notamment grâce aux outils de tri dont s’est dotée La Poste dans le cadre du plan « Cap Qualité Courrier ». Le principe d’une distribution six jours sur sept pourrait être conservé mais avec un caractère pleinement effectif uniquement pour les colis et les courriers prioritaires, en constituant la « liasse du facteur » de manière telle que celui-ci ne s’arrête pas pour desservir une adresse s’il n’y a pas de courriers prioritaires ou de colis pour cette adresse, et que les lettres «</w:t>
      </w:r>
      <w:r w:rsidR="00A571D5">
        <w:t> </w:t>
      </w:r>
      <w:r>
        <w:t xml:space="preserve">vertes » et « économiques » soient considérées comme pouvant encore attendre (distribution dite « à date »). </w:t>
      </w:r>
    </w:p>
    <w:p w14:paraId="211BE3CB" w14:textId="0C73A621" w:rsidR="00DF6F5D" w:rsidRDefault="00DF6F5D" w:rsidP="00DF6F5D">
      <w:pPr>
        <w:spacing w:line="220" w:lineRule="exact"/>
      </w:pPr>
      <w:r>
        <w:t>De même, la création d’une offre en « J+2 » dans le cadre du service public de transport et de distribution de la presse (là où le choix s’opère aujourd’hui entre du « J+1 », du « J+4 » et du « J+7 ») pourrait donner un peu plus de souplesse à La Poste. Le resserrement des titres éligibles à ces tarifs préférentiels constitue également une piste que la Cour avait mise en avant dans sa communication à la Commission des finances du Sénat sur </w:t>
      </w:r>
      <w:r w:rsidRPr="005C0FD7">
        <w:rPr>
          <w:szCs w:val="18"/>
        </w:rPr>
        <w:t>« Les aides de l’État à la presse écrite »</w:t>
      </w:r>
      <w:r w:rsidR="00B12D9E">
        <w:rPr>
          <w:rStyle w:val="Appelnotedebasdep"/>
          <w:szCs w:val="18"/>
        </w:rPr>
        <w:footnoteReference w:id="179"/>
      </w:r>
      <w:r>
        <w:rPr>
          <w:szCs w:val="18"/>
        </w:rPr>
        <w:t>. L</w:t>
      </w:r>
      <w:r>
        <w:t>ancée en 2015, la réforme visant à distinguer, au sein de la presse magazine, une catégorie de titres dits « de la connaissance et du savoir » bénéficiant de tarifs plus avantageux et d’imposer aux autres titres un rythme plus élevé d’augmentation des tarifs (5 % par an contre 3 %) participait de cette idée</w:t>
      </w:r>
      <w:r>
        <w:rPr>
          <w:rStyle w:val="Appelnotedebasdep"/>
        </w:rPr>
        <w:footnoteReference w:id="180"/>
      </w:r>
      <w:r>
        <w:t>.</w:t>
      </w:r>
    </w:p>
    <w:p w14:paraId="211BE3CC" w14:textId="7914B435" w:rsidR="00DF6F5D" w:rsidRDefault="00DF6F5D" w:rsidP="00DF6F5D">
      <w:pPr>
        <w:spacing w:line="220" w:lineRule="exact"/>
      </w:pPr>
      <w:r>
        <w:t xml:space="preserve">S’agissant de la présence postale territoriale, l’adaptation du réseau par transformation des bureaux de poste en points de contact constitue une démarche à poursuivre. Les exigences en densité et en nombre de points de contact pourraient s’accommoder par ailleurs d’une plus grande diversification des formats des points de contact soit par une plus grande spécialisation (évoquée </w:t>
      </w:r>
      <w:r>
        <w:rPr>
          <w:i/>
        </w:rPr>
        <w:t xml:space="preserve">supra </w:t>
      </w:r>
      <w:r>
        <w:t xml:space="preserve">au I-B 1) susceptible de </w:t>
      </w:r>
      <w:r w:rsidR="000D6801">
        <w:t xml:space="preserve">produire </w:t>
      </w:r>
      <w:r>
        <w:t xml:space="preserve">des économies et des gains de technicité soit par le développement des mutualisations : </w:t>
      </w:r>
    </w:p>
    <w:p w14:paraId="211BE3CD" w14:textId="77777777" w:rsidR="00DF6F5D" w:rsidRPr="00E25405" w:rsidRDefault="00DF6F5D" w:rsidP="00DF6F5D">
      <w:pPr>
        <w:pStyle w:val="Pucetiret"/>
        <w:spacing w:line="220" w:lineRule="exact"/>
        <w:ind w:left="396" w:hanging="198"/>
      </w:pPr>
      <w:r w:rsidRPr="00E25405">
        <w:t>entre deux branches de La Poste, comme c’est le cas des facteurs-guichetiers, qui assurent à la fois les missions de distribution du courrier et de guichet</w:t>
      </w:r>
      <w:r w:rsidRPr="00E25405">
        <w:rPr>
          <w:rStyle w:val="Appelnotedebasdep"/>
          <w:sz w:val="22"/>
        </w:rPr>
        <w:footnoteReference w:id="181"/>
      </w:r>
      <w:r w:rsidRPr="00E25405">
        <w:t> ;</w:t>
      </w:r>
    </w:p>
    <w:p w14:paraId="211BE3CE" w14:textId="05B7C176" w:rsidR="00A571D5" w:rsidRDefault="00DF6F5D" w:rsidP="00DF6F5D">
      <w:pPr>
        <w:pStyle w:val="Pucetiret"/>
        <w:spacing w:line="220" w:lineRule="exact"/>
        <w:ind w:left="396" w:hanging="198"/>
      </w:pPr>
      <w:r w:rsidRPr="00E25405">
        <w:t>avec d’autres services publics, comme dans les maisons de service au public (MSAP) accueillies en bureau de poste</w:t>
      </w:r>
      <w:r>
        <w:t xml:space="preserve"> (voir encadré au chapitre II, IV- B)</w:t>
      </w:r>
      <w:r w:rsidRPr="00E25405">
        <w:t>, avec la possibilité d’enrichir, à terme, les services rendus par le point de contact postal, comme cela a été le cas au Portugal.</w:t>
      </w:r>
    </w:p>
    <w:p w14:paraId="3A05A5D5" w14:textId="3AE1ABA3" w:rsidR="00DF6F5D" w:rsidRPr="00E25405" w:rsidRDefault="00A571D5" w:rsidP="00E80207">
      <w:pPr>
        <w:spacing w:before="0" w:after="200" w:line="276" w:lineRule="auto"/>
        <w:ind w:firstLine="0"/>
        <w:jc w:val="left"/>
      </w:pPr>
      <w:r>
        <w:br w:type="page"/>
      </w:r>
    </w:p>
    <w:p w14:paraId="211BE3CF" w14:textId="77777777" w:rsidR="00DF6F5D" w:rsidRPr="00FE6763" w:rsidRDefault="00DF6F5D" w:rsidP="00902FC8">
      <w:pPr>
        <w:pStyle w:val="ENCADR-Titre"/>
        <w:spacing w:before="120"/>
      </w:pPr>
      <w:r w:rsidRPr="00FE6763">
        <w:t>Les mutualisations de service</w:t>
      </w:r>
      <w:r>
        <w:t>s</w:t>
      </w:r>
      <w:r w:rsidRPr="00FE6763">
        <w:t xml:space="preserve"> public</w:t>
      </w:r>
      <w:r>
        <w:t>s</w:t>
      </w:r>
      <w:r w:rsidRPr="00FE6763">
        <w:t xml:space="preserve"> au sein du réseau postal : l’exemple du Portugal</w:t>
      </w:r>
    </w:p>
    <w:p w14:paraId="211BE3D0" w14:textId="77777777" w:rsidR="00DF6F5D" w:rsidRPr="00A16427" w:rsidRDefault="00DF6F5D" w:rsidP="00902FC8">
      <w:pPr>
        <w:pStyle w:val="ENCADR-Texte"/>
        <w:spacing w:line="220" w:lineRule="atLeast"/>
      </w:pPr>
      <w:r w:rsidRPr="00A16427">
        <w:t>En novembre 2013, un protocole d’accord a été signé entre CCT Correios</w:t>
      </w:r>
      <w:r>
        <w:rPr>
          <w:rStyle w:val="Appelnotedebasdep"/>
          <w:szCs w:val="20"/>
        </w:rPr>
        <w:footnoteReference w:id="182"/>
      </w:r>
      <w:r w:rsidRPr="00A16427">
        <w:t>, la poste portugaise, et le gouvernement portugais afin de lancer un large programme de création d’ « Espaces citoyen ».</w:t>
      </w:r>
    </w:p>
    <w:p w14:paraId="211BE3D1" w14:textId="77777777" w:rsidR="00DF6F5D" w:rsidRPr="00A16427" w:rsidRDefault="00DF6F5D" w:rsidP="00902FC8">
      <w:pPr>
        <w:pStyle w:val="ENCADR-Texte"/>
        <w:spacing w:line="220" w:lineRule="atLeast"/>
      </w:pPr>
      <w:r w:rsidRPr="00A16427">
        <w:t>L’Espace Citoyen constitue un nouveau modèle de service assisté</w:t>
      </w:r>
      <w:r>
        <w:t xml:space="preserve"> </w:t>
      </w:r>
      <w:r w:rsidRPr="00A16427">
        <w:t xml:space="preserve">regroupant les services </w:t>
      </w:r>
      <w:r>
        <w:t>disponibles sur l’i</w:t>
      </w:r>
      <w:r w:rsidRPr="00A16427">
        <w:t xml:space="preserve">nternet de plusieurs organismes publics sur un seul point d’accès physique. </w:t>
      </w:r>
      <w:r>
        <w:t>Complémentaire du</w:t>
      </w:r>
      <w:r w:rsidRPr="00A16427">
        <w:t xml:space="preserve"> réseau existant</w:t>
      </w:r>
      <w:r>
        <w:t>, ce dispositif</w:t>
      </w:r>
      <w:r w:rsidRPr="00A16427">
        <w:t xml:space="preserve"> ne vise pas, selon le gouvernement portugais, à remplacer les formes traditionnelles de services de l’administration publique</w:t>
      </w:r>
      <w:r>
        <w:t xml:space="preserve"> mais à </w:t>
      </w:r>
      <w:r w:rsidRPr="00A16427">
        <w:t>favorise</w:t>
      </w:r>
      <w:r>
        <w:t>r</w:t>
      </w:r>
      <w:r w:rsidRPr="00A16427">
        <w:t xml:space="preserve"> </w:t>
      </w:r>
      <w:r>
        <w:t>l’acculturation au</w:t>
      </w:r>
      <w:r w:rsidRPr="00A16427">
        <w:t xml:space="preserve"> numérique de la population</w:t>
      </w:r>
    </w:p>
    <w:p w14:paraId="211BE3D2" w14:textId="77777777" w:rsidR="00DF6F5D" w:rsidRDefault="00DF6F5D" w:rsidP="00902FC8">
      <w:pPr>
        <w:pStyle w:val="ENCADR-Texte"/>
        <w:spacing w:line="220" w:lineRule="atLeast"/>
      </w:pPr>
      <w:r w:rsidRPr="00A16427">
        <w:t xml:space="preserve">Ces nouveaux </w:t>
      </w:r>
      <w:r>
        <w:t>« </w:t>
      </w:r>
      <w:r w:rsidRPr="00A16427">
        <w:t>Espaces citoyen</w:t>
      </w:r>
      <w:r>
        <w:t>s »</w:t>
      </w:r>
      <w:r w:rsidRPr="00A16427">
        <w:t xml:space="preserve"> permettent, entre autres, la délivrance des permis de conduire, le traitement des questions relatives à l’emploi et à la formation professionnelle, la réalisation d’un changement d’adresse, la gestion des demandes de carte européenne d’assurance maladie ou de renouvellement de carte d’identité et permis de séjour.</w:t>
      </w:r>
    </w:p>
    <w:p w14:paraId="211BE3D3" w14:textId="2A52426D" w:rsidR="00DF6F5D" w:rsidRDefault="00DF6F5D" w:rsidP="00902FC8">
      <w:pPr>
        <w:pStyle w:val="ENCADR-Texte"/>
        <w:spacing w:line="220" w:lineRule="atLeast"/>
      </w:pPr>
      <w:r w:rsidRPr="00A16427">
        <w:t xml:space="preserve">À titre expérimental, des guichets sont déjà en place dans 24 bureaux de poste et assurent une large gamme de services pour le compte de 15 entités administratives. Le gouvernement vise à terme la création de 1 000 Espaces citoyen en bureaux de poste et mairies. Dans les établissements postaux, ces services sont assurés à un comptoir </w:t>
      </w:r>
      <w:r w:rsidR="000D6801">
        <w:t>réservé</w:t>
      </w:r>
      <w:r w:rsidRPr="00A16427">
        <w:t>, par des guichetiers formés au préalable par l’Agence pour la modernisation administrative (AMA).</w:t>
      </w:r>
      <w:r>
        <w:t xml:space="preserve"> </w:t>
      </w:r>
      <w:r w:rsidRPr="00A16427">
        <w:t>CTT-Correios est rémunéré en fonction du nombre d’opérations effectuées.</w:t>
      </w:r>
    </w:p>
    <w:p w14:paraId="211BE3D4" w14:textId="77777777" w:rsidR="00DF6F5D" w:rsidRPr="00284D96" w:rsidRDefault="00DF6F5D" w:rsidP="00902FC8">
      <w:pPr>
        <w:pStyle w:val="ENCADR-Texte"/>
        <w:rPr>
          <w:i/>
          <w:sz w:val="14"/>
          <w:szCs w:val="18"/>
        </w:rPr>
      </w:pPr>
      <w:r w:rsidRPr="00284D96">
        <w:rPr>
          <w:i/>
          <w:sz w:val="18"/>
          <w:lang w:eastAsia="fr-FR"/>
        </w:rPr>
        <w:t>Source : Observatoire national de la présence postale territoriale</w:t>
      </w:r>
      <w:r w:rsidRPr="00284D96">
        <w:rPr>
          <w:i/>
          <w:sz w:val="14"/>
          <w:szCs w:val="18"/>
        </w:rPr>
        <w:t>.</w:t>
      </w:r>
    </w:p>
    <w:p w14:paraId="211BE3D5" w14:textId="77777777" w:rsidR="00DF6F5D" w:rsidRDefault="00DF6F5D" w:rsidP="00DF6F5D">
      <w:bookmarkStart w:id="2171" w:name="_Toc453834788"/>
      <w:r>
        <w:t>S’agissant enfin de la mission d’accessibilité bancaire, plusieurs de ses paramètres étant définies par voie réglementaire ou par la convention signée entre LBP et l’État, il serait également possible de les faire évoluer sans recourir à la loi. Néanmoins, les bénéficiaires de cette mission étant des personnes financièrement et socialement fragiles, il ne serait vraisemblablement pas opportun de jouer sur ces critères, sans reconsidérer, plus globalement, l’objectif et les modalités de la mission. En dépit d’une définition universelle, la mission d’accessibilité bancaire bénéficie en effet essentiellement aux détenteurs de livrets A ne disposant pas d’autre compte et utilisant celui-ci comme un quasi-compte courant</w:t>
      </w:r>
      <w:r>
        <w:rPr>
          <w:rStyle w:val="Appelnotedebasdep"/>
        </w:rPr>
        <w:footnoteReference w:id="183"/>
      </w:r>
      <w:r>
        <w:t>. Pour ces publics,</w:t>
      </w:r>
      <w:r w:rsidDel="007F58E8">
        <w:t xml:space="preserve"> </w:t>
      </w:r>
      <w:r>
        <w:t xml:space="preserve">pour lesquels l’utilisation d’espèces reste le moyen de paiement privilégié, l’accès à de l’argent liquide au guichet, rendu possible par le réseau dense des bureaux de poste, semble constituer un critère important. Mais cette fonction sociale du guichet, qui concerne également les détenteurs de comptes courants de La Banque postale, dépasse largement le champ de la mission d’accessibilité. </w:t>
      </w:r>
    </w:p>
    <w:p w14:paraId="211BE3D6" w14:textId="77777777" w:rsidR="00DF6F5D" w:rsidRDefault="00DF6F5D" w:rsidP="00DF6F5D">
      <w:r>
        <w:t xml:space="preserve">Ce dernier exemple démontre que toute réforme de grande ampleur des missions de service public de La Poste ne peut être menée sans une réflexion de fond sur les besoins à satisfaire, les objectifs assignés aux missions et les attentes des bénéficiaires. Il apparaît par ailleurs indispensable que La Poste soit à même de fournir des évaluations précises des économies attendues des différents </w:t>
      </w:r>
      <w:r w:rsidRPr="0051192F">
        <w:rPr>
          <w:i/>
        </w:rPr>
        <w:t>scenarii</w:t>
      </w:r>
      <w:r>
        <w:t xml:space="preserve"> d’évolutions des missions susceptibles d’être proposés, ainsi que la Cour l’avait déjà souligné, au sujet du service universel postal, dans le cadre de l’insertion au rapport public annuel 2016 sur les facteurs et la distribution du courrier et des colis. </w:t>
      </w:r>
    </w:p>
    <w:p w14:paraId="211BE3D7" w14:textId="77777777" w:rsidR="00DF6F5D" w:rsidRDefault="00DF6F5D" w:rsidP="00DF6F5D">
      <w:pPr>
        <w:pStyle w:val="Titre3"/>
      </w:pPr>
      <w:bookmarkStart w:id="2172" w:name="_Toc456782884"/>
      <w:bookmarkStart w:id="2173" w:name="_Toc456795884"/>
      <w:bookmarkStart w:id="2174" w:name="_Toc456796928"/>
      <w:bookmarkStart w:id="2175" w:name="_Toc456806162"/>
      <w:bookmarkStart w:id="2176" w:name="_Toc456808185"/>
      <w:bookmarkStart w:id="2177" w:name="_Toc456861998"/>
      <w:bookmarkStart w:id="2178" w:name="_Toc456882150"/>
      <w:bookmarkStart w:id="2179" w:name="_Toc456884721"/>
      <w:bookmarkStart w:id="2180" w:name="_Toc456888138"/>
      <w:bookmarkStart w:id="2181" w:name="_Toc456951241"/>
      <w:bookmarkStart w:id="2182" w:name="_Toc456952369"/>
      <w:bookmarkStart w:id="2183" w:name="_Toc456952583"/>
      <w:bookmarkStart w:id="2184" w:name="_Toc456972136"/>
      <w:bookmarkStart w:id="2185" w:name="_Toc457235366"/>
      <w:bookmarkStart w:id="2186" w:name="_Toc457235863"/>
      <w:bookmarkStart w:id="2187" w:name="_Toc457298404"/>
      <w:bookmarkStart w:id="2188" w:name="_Toc457317828"/>
      <w:bookmarkStart w:id="2189" w:name="_Toc462390604"/>
      <w:bookmarkStart w:id="2190" w:name="_Toc462395068"/>
      <w:bookmarkStart w:id="2191" w:name="_Toc462396748"/>
      <w:bookmarkStart w:id="2192" w:name="_Toc462397655"/>
      <w:bookmarkStart w:id="2193" w:name="_Toc462402644"/>
      <w:bookmarkStart w:id="2194" w:name="_Toc462402766"/>
      <w:bookmarkStart w:id="2195" w:name="_Toc463339554"/>
      <w:bookmarkStart w:id="2196" w:name="_Toc463614069"/>
      <w:bookmarkStart w:id="2197" w:name="_Toc468868344"/>
      <w:bookmarkEnd w:id="2171"/>
      <w:r>
        <w:t>Quels services pour quel coût ? Des options de fond à trancher</w:t>
      </w:r>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p>
    <w:p w14:paraId="211BE3D8" w14:textId="77777777" w:rsidR="00DF6F5D" w:rsidRDefault="00DF6F5D" w:rsidP="00DF6F5D">
      <w:r>
        <w:t xml:space="preserve">Si, dans un premier temps, La Poste pourrait, en accord avec l’État, tirer parti des marges de manœuvre existantes dans la réglementation des missions de service public, il serait toutefois utile de mener une réflexion plus large sur le fondement et la définition de ces missions, en impliquant les citoyens dans cette démarche. </w:t>
      </w:r>
    </w:p>
    <w:p w14:paraId="211BE3D9" w14:textId="77777777" w:rsidR="00DF6F5D" w:rsidRDefault="00DF6F5D" w:rsidP="00DF6F5D">
      <w:r>
        <w:t>Les missions de service public répondent à un instant donné à un besoin social, mais elles ne sauraient être figées : au contraire, elles doivent pouvoir évoluer en fonction des attentes de la société, en application du principe d’adaptabilité du service public. Or, les missions de service public de La Poste s’inscrivent dans un contexte fortement évolutif, en lien notamment avec le développement des usages du numérique, qui a pour conséquence la baisse des volumes du courrier mais également l’émergence de nouveaux usages et de nouvelles attentes de la part des consommateurs vis-à-vis des services postaux. Le numérique modifie le rapport au temps et à la notion de proximité.</w:t>
      </w:r>
    </w:p>
    <w:p w14:paraId="211BE3DA" w14:textId="77777777" w:rsidR="00DF6F5D" w:rsidRDefault="00DF6F5D" w:rsidP="00DF6F5D">
      <w:r>
        <w:t>L</w:t>
      </w:r>
      <w:r w:rsidRPr="00C270CC">
        <w:t>e</w:t>
      </w:r>
      <w:r>
        <w:t xml:space="preserve"> contenu et le</w:t>
      </w:r>
      <w:r w:rsidRPr="00C270CC">
        <w:t xml:space="preserve">s </w:t>
      </w:r>
      <w:r>
        <w:t xml:space="preserve">modalités des missions de service public dévolues à La Poste n’ont pas été réexaminés depuis plusieurs années, alors qu’ils ont été définis dans un contexte social, économique et financier différent d’aujourd’hui. </w:t>
      </w:r>
    </w:p>
    <w:p w14:paraId="211BE3DB" w14:textId="77777777" w:rsidR="00DF6F5D" w:rsidRDefault="00DF6F5D" w:rsidP="00DF6F5D">
      <w:r>
        <w:t xml:space="preserve">Le service universel postal a </w:t>
      </w:r>
      <w:r w:rsidRPr="00C270CC">
        <w:t>été pensé</w:t>
      </w:r>
      <w:r>
        <w:t xml:space="preserve"> </w:t>
      </w:r>
      <w:r w:rsidRPr="00C270CC">
        <w:t xml:space="preserve">dans un contexte de croissance du marché postal et dans des périodes où la massification des correspondances numériques n’était pas envisagée. </w:t>
      </w:r>
      <w:r>
        <w:t>Or, dans une période de chute du courrier, le maintien de critères d’urgence tels que la distribution en « J+1 » devient de plus en plus coûteux (recours au travail de nuit et au mode de transport aérien notamment), sans que la qualité de service soit pleinement au rendez-vous (</w:t>
      </w:r>
      <w:r w:rsidRPr="00E80207">
        <w:t>cf</w:t>
      </w:r>
      <w:r w:rsidRPr="00C46BA4">
        <w:rPr>
          <w:i/>
        </w:rPr>
        <w:t>.</w:t>
      </w:r>
      <w:r>
        <w:t xml:space="preserve"> </w:t>
      </w:r>
      <w:r>
        <w:rPr>
          <w:i/>
        </w:rPr>
        <w:t xml:space="preserve">supra </w:t>
      </w:r>
      <w:r>
        <w:t>chapitre II, II-A) mais également sans que le besoin en soit clairement identifié, à l’heure où les échanges réellement urgents passent par les courriels ou les envois en express</w:t>
      </w:r>
      <w:r>
        <w:rPr>
          <w:rStyle w:val="Appelnotedebasdep"/>
        </w:rPr>
        <w:footnoteReference w:id="184"/>
      </w:r>
      <w:r>
        <w:t xml:space="preserve">. </w:t>
      </w:r>
    </w:p>
    <w:p w14:paraId="211BE3DC" w14:textId="256C1E99" w:rsidR="00DF6F5D" w:rsidRPr="00487CB3" w:rsidRDefault="00DF6F5D" w:rsidP="00DF6F5D">
      <w:r>
        <w:t xml:space="preserve">La définition de la présence postale territoriale a été figée sur la base du réseau existant en 2010 et est aujourd’hui mesurée de manière uniforme sur l’ensemble du territoire, ce qui ne paraît pas être le moyen le plus adapté d’assurer une allocation des moyens dynamique et équitable en fonction des enjeux : rien ne garantit en effet que les 17 000 points de contact répartis sur le territoire desservent correctement les besoins de la population, </w:t>
      </w:r>
      <w:r w:rsidRPr="007F56C7">
        <w:t>alors que des</w:t>
      </w:r>
      <w:r>
        <w:t xml:space="preserve"> communes nouvelles se créent, que les zones suburbaines nécessiteraient une attention accrue et que les zones </w:t>
      </w:r>
      <w:r w:rsidR="00B835DB">
        <w:t>« </w:t>
      </w:r>
      <w:r>
        <w:t>surdenses</w:t>
      </w:r>
      <w:r w:rsidR="00B835DB">
        <w:t> » (c’est-à-dire où l’offre excède le besoin)</w:t>
      </w:r>
      <w:r>
        <w:t xml:space="preserve"> des centres urbains évoluent peu.</w:t>
      </w:r>
    </w:p>
    <w:p w14:paraId="211BE3DD" w14:textId="77777777" w:rsidR="00DF6F5D" w:rsidRDefault="00DF6F5D" w:rsidP="00DF6F5D">
      <w:r>
        <w:t xml:space="preserve">S’agissant de la mission d’accessibilité bancaire de La Banque Postale, elle a été inscrite dans la loi en 2008, dans le contexte de la réforme d’ampleur qu’a représentée la </w:t>
      </w:r>
      <w:r w:rsidRPr="008835C7">
        <w:t>généralisation de la distribution du livret A à l’ensemble des établissements de crédit de la place</w:t>
      </w:r>
      <w:r>
        <w:t>. Ses conditions de mise en œuvre préexistaient toutefois à la définition légale qui en a été donnée par la loi de modernisation de l’économie et correspondaient à une mission ancienne de La Poste. Celle-ci coexiste cependant désormais avec plusieurs dispositifs généraux en faveur de l’inclusion bancaire</w:t>
      </w:r>
      <w:r>
        <w:rPr>
          <w:rStyle w:val="Appelnotedebasdep"/>
        </w:rPr>
        <w:footnoteReference w:id="185"/>
      </w:r>
      <w:r>
        <w:t xml:space="preserve"> qui, même s’ils n’ont pas la même portée que le livret A de LBP, poursuivent le même objectif d’un accès pour tous à un minimum de services bancaires et proposent en outre, pour la plupart, des moyens de paiement plus modernes (carte bancaire) que ceux utilisés dans le cadre de la mission d’accessibilité (retrait d’argent liquide). La gratuité de l’ensemble des services, y compris des opérations de gestion des incidents de fonctionnement (tels que le rejet de prélèvement), dans le cadre du livret A de la mission d’accessibilité bancaire constitue toutefois une différence notable avec ces dispositifs. La disponibilité d’argent liquide au guichet à partir de très faibles montants</w:t>
      </w:r>
      <w:r w:rsidRPr="00C41CE6">
        <w:t xml:space="preserve"> en </w:t>
      </w:r>
      <w:r>
        <w:t>est une autre.</w:t>
      </w:r>
      <w:r w:rsidRPr="00C41CE6">
        <w:t xml:space="preserve"> Ainsi, dans la perspective d’une réforme éventuelle, au-delà de la question du support adéquat de la mission (livret A ou compte courant), le débat devrait </w:t>
      </w:r>
      <w:r>
        <w:t>notamment</w:t>
      </w:r>
      <w:r w:rsidRPr="00C41CE6">
        <w:t xml:space="preserve"> porter sur l’utilité sociale de maintenir ce </w:t>
      </w:r>
      <w:r>
        <w:t>service de guichet</w:t>
      </w:r>
      <w:r w:rsidRPr="00C41CE6">
        <w:t>, au regard, à la fois, de l’intérêt pour les bénéficiaires d’évoluer vers des moyens de paiement à plus forte valeur ajoutée et des coûts élevés</w:t>
      </w:r>
      <w:r>
        <w:t xml:space="preserve"> induits </w:t>
      </w:r>
      <w:r w:rsidRPr="00C41CE6">
        <w:t>pour La Banque Postale.</w:t>
      </w:r>
    </w:p>
    <w:p w14:paraId="211BE3DE" w14:textId="77777777" w:rsidR="00DF6F5D" w:rsidRDefault="00DF6F5D" w:rsidP="00DF6F5D">
      <w:r>
        <w:t>L’aide au transport postal de la presse, qui remonte à la Révolution française, ne devrait pas non plus échapper à une remise à plat. Celle-ci peut toutefois difficilement s’envisager indépendamment d’une réforme plus globale du régime des aides à la presse, qui, bien qu’envisagée à de multiples reprises, n’a pas été mise en œuvre en raison de sa complexité et de l’intrication des enjeux. On peut toutefois observer que, bien que l’État prône une neutralité des aides à la diffusion, les tarifs postaux très préférentiels de la mission de service public de transport et de distribution de la presse et les incohérences de la politique de soutien au portage, déjà soulignées par la Cour</w:t>
      </w:r>
      <w:r>
        <w:rPr>
          <w:rStyle w:val="Appelnotedebasdep"/>
        </w:rPr>
        <w:footnoteReference w:id="186"/>
      </w:r>
      <w:r>
        <w:t xml:space="preserve">, ont fait du transport postal le canal de distribution le plus aidé. Enfin, comme indiqué précédemment, alors que l’aide au transport postal contribue également au soutien au pluralisme en proposant des tarifs différenciés par famille de presse, on peut considérer qu’elle demeure insuffisamment ciblée. </w:t>
      </w:r>
    </w:p>
    <w:p w14:paraId="211BE3DF" w14:textId="338CE10B" w:rsidR="00DF6F5D" w:rsidRDefault="00DF6F5D" w:rsidP="00DF6F5D">
      <w:r>
        <w:t xml:space="preserve">Dans ce contexte, et alors que la Commission européenne rend désormais obligatoire une consultation publique sur le bien-fondé des </w:t>
      </w:r>
      <w:r w:rsidR="00E76E53">
        <w:t>services d’intérêt économique général (</w:t>
      </w:r>
      <w:r>
        <w:t>SIEG</w:t>
      </w:r>
      <w:r w:rsidR="00E76E53">
        <w:t>)</w:t>
      </w:r>
      <w:r>
        <w:t xml:space="preserve"> dans le cadre de la notification des compensations versées par l’État, une consultation publique plus large sur les missions confiées à La Poste et sur leur devenir gagnerait à être organisée, et ce d’autant plus que ces consultations ponctuelles ne concernent pas le service universel postal (SUP), qui n’est pas compensé. </w:t>
      </w:r>
    </w:p>
    <w:p w14:paraId="211BE3E0" w14:textId="1C468D06" w:rsidR="00DF6F5D" w:rsidRDefault="00DF6F5D" w:rsidP="00DF6F5D">
      <w:r>
        <w:t>Différents formats sont envisageables. Quels qu’ils soient, ils nécessiteront de faire preuve de pédagogie et d’exposer au préalable les enjeux d’une éventuelle redéfinition des missions, en les replaçant dans le contexte économique et financier de La Poste aujourd’hui. Il paraît en effet indispensable</w:t>
      </w:r>
      <w:r w:rsidR="0011670E">
        <w:t xml:space="preserve"> que</w:t>
      </w:r>
      <w:r>
        <w:t xml:space="preserve"> les citoyens puissent se prononcer sur les modalités des missions de service public en ayant connaissance de leurs implications concrètes en termes d’organisation et de coût. La Poste a d’ailleurs elle-même organisé en décembre 2013 et janvier 2014 des consultations </w:t>
      </w:r>
      <w:r w:rsidR="0011670E">
        <w:t>« </w:t>
      </w:r>
      <w:r>
        <w:t>citoyennes</w:t>
      </w:r>
      <w:r w:rsidR="0011670E">
        <w:t> »</w:t>
      </w:r>
      <w:r>
        <w:t>, qui avaient permis de conclure que les participants étaient attachés au rôle de service public de La Poste, mais qu’ils étaient néanmoins ouverts à ce que le contenu précis des missions et leur financement évoluent en fonction de la réalité des besoins de la population. Les résultats de l’enquête précitée sur le SUP menée pour le compte de la DGE en 2014</w:t>
      </w:r>
      <w:r w:rsidR="00E76E53">
        <w:t xml:space="preserve"> </w:t>
      </w:r>
      <w:r>
        <w:t>démontrent également, au-delà des réflexes initiaux d’hostilité au changement, la capacité des personnes interrogées à nuancer leurs jugements et leurs attentes en tenant compte du contexte économique dans lequel évolue La Poste</w:t>
      </w:r>
      <w:r>
        <w:rPr>
          <w:rStyle w:val="Appelnotedebasdep"/>
        </w:rPr>
        <w:footnoteReference w:id="187"/>
      </w:r>
      <w:r>
        <w:t>.</w:t>
      </w:r>
    </w:p>
    <w:p w14:paraId="211BE3E1" w14:textId="014CFD5C" w:rsidR="00A571D5" w:rsidRDefault="00DF6F5D" w:rsidP="00DF6F5D">
      <w:r>
        <w:t>Une telle consultation permettrait par la suite au Parlement de débattre de l’actualisation des missions de service public de La Poste et d’en arrêter, par son vote, le contenu.</w:t>
      </w:r>
    </w:p>
    <w:p w14:paraId="38A0864D" w14:textId="35F3B892" w:rsidR="00902FC8" w:rsidRDefault="00A571D5" w:rsidP="00E80207">
      <w:pPr>
        <w:spacing w:before="0" w:after="200" w:line="276" w:lineRule="auto"/>
        <w:ind w:firstLine="0"/>
        <w:jc w:val="left"/>
      </w:pPr>
      <w:r>
        <w:br w:type="page"/>
      </w:r>
    </w:p>
    <w:bookmarkEnd w:id="2156"/>
    <w:p w14:paraId="211BE3E3" w14:textId="612785BC" w:rsidR="00DF6F5D" w:rsidRPr="00E677DE" w:rsidRDefault="00DF6F5D" w:rsidP="00DF6F5D">
      <w:pPr>
        <w:pStyle w:val="CONCLU-RECO-TitreRponse"/>
        <w:pageBreakBefore w:val="0"/>
        <w:pBdr>
          <w:top w:val="none" w:sz="0" w:space="0" w:color="auto"/>
        </w:pBdr>
        <w:spacing w:before="360"/>
      </w:pPr>
      <w:r>
        <w:tab/>
      </w:r>
      <w:r w:rsidRPr="00E677DE">
        <w:t>Recommandations</w:t>
      </w:r>
      <w:r w:rsidRPr="00E677DE">
        <w:tab/>
      </w:r>
    </w:p>
    <w:p w14:paraId="211BE3E4" w14:textId="77777777" w:rsidR="00DF6F5D" w:rsidRDefault="00DF6F5D" w:rsidP="00DF6F5D">
      <w:pPr>
        <w:pStyle w:val="CONCLU-RECO-Texte"/>
      </w:pPr>
      <w:r>
        <w:t>La Cour formule en conséquence les recommandations suivantes :</w:t>
      </w:r>
    </w:p>
    <w:p w14:paraId="211BE3E5" w14:textId="77777777" w:rsidR="00DF6F5D" w:rsidRDefault="00DF6F5D" w:rsidP="00902FC8">
      <w:pPr>
        <w:pStyle w:val="CONCLU-RECO-Pucerond"/>
      </w:pPr>
      <w:r>
        <w:t xml:space="preserve">élaborer des scénarios de réorganisation du réseau des facteurs, afin de l’adapter aux marchés des nouveaux services et de la logistique de proximité, ainsi qu’aux exigences de délai et de qualité de livraison dans le secteur du colis ; </w:t>
      </w:r>
    </w:p>
    <w:p w14:paraId="211BE3E6" w14:textId="77777777" w:rsidR="00DF6F5D" w:rsidRDefault="00DF6F5D" w:rsidP="00902FC8">
      <w:pPr>
        <w:pStyle w:val="CONCLU-RECO-Pucerond"/>
      </w:pPr>
      <w:r>
        <w:t>a</w:t>
      </w:r>
      <w:r w:rsidRPr="00B666F8">
        <w:t>ccélérer fortement la transformation des bureaux de poste à faible activité en zone urbaine en d’autres formes de points de contact</w:t>
      </w:r>
      <w:r w:rsidRPr="003C744A">
        <w:t> ;</w:t>
      </w:r>
    </w:p>
    <w:p w14:paraId="211BE3E7" w14:textId="325B763A" w:rsidR="00DF6F5D" w:rsidRDefault="00DF6F5D" w:rsidP="00902FC8">
      <w:pPr>
        <w:pStyle w:val="CONCLU-RECO-Pucerond"/>
      </w:pPr>
      <w:r>
        <w:t>p</w:t>
      </w:r>
      <w:r w:rsidRPr="006D720A">
        <w:t>oursuivre les transformations de bureaux de poste à faible activité en zone rurale en d’autres formes de points de contact</w:t>
      </w:r>
      <w:r w:rsidR="00E21209">
        <w:t> ;</w:t>
      </w:r>
    </w:p>
    <w:p w14:paraId="211BE3E8" w14:textId="283830D5" w:rsidR="00DF6F5D" w:rsidRDefault="00DF6F5D" w:rsidP="00902FC8">
      <w:pPr>
        <w:pStyle w:val="CONCLU-RECO-Pucerond"/>
      </w:pPr>
      <w:r>
        <w:t>m</w:t>
      </w:r>
      <w:r w:rsidRPr="006D720A">
        <w:t xml:space="preserve">ieux encadrer la politique salariale en liant l’évolution des salaires </w:t>
      </w:r>
      <w:r w:rsidR="00DA317F">
        <w:t xml:space="preserve">à </w:t>
      </w:r>
      <w:r w:rsidR="008410E1">
        <w:t>des objectifs de transformation de l’entreprise</w:t>
      </w:r>
      <w:r w:rsidRPr="006D720A">
        <w:t> ;</w:t>
      </w:r>
    </w:p>
    <w:p w14:paraId="211BE3E9" w14:textId="5755B8DB" w:rsidR="00DF6F5D" w:rsidRPr="00386C38" w:rsidRDefault="00DF6F5D" w:rsidP="00902FC8">
      <w:pPr>
        <w:pStyle w:val="CONCLU-RECO-Pucerond"/>
      </w:pPr>
      <w:r>
        <w:t>f</w:t>
      </w:r>
      <w:r w:rsidRPr="00AF4242">
        <w:t xml:space="preserve">ormaliser un cadre stratégique et financier de moyen terme relatif à la </w:t>
      </w:r>
      <w:r w:rsidR="0031603F">
        <w:t>croissance</w:t>
      </w:r>
      <w:r w:rsidRPr="00AF4242">
        <w:t xml:space="preserve"> externe du groupe La Poste</w:t>
      </w:r>
      <w:r w:rsidR="00E76E53">
        <w:t> ;</w:t>
      </w:r>
    </w:p>
    <w:p w14:paraId="211BE3EA" w14:textId="646BBB09" w:rsidR="00DF6F5D" w:rsidRPr="00386C38" w:rsidRDefault="00DF6F5D" w:rsidP="00902FC8">
      <w:pPr>
        <w:pStyle w:val="CONCLU-RECO-Pucerond"/>
      </w:pPr>
      <w:r>
        <w:t>a</w:t>
      </w:r>
      <w:r w:rsidRPr="006D720A">
        <w:t xml:space="preserve">ctualiser, à l’issue d’un débat public, les missions de service public de La Poste en tenant compte du service </w:t>
      </w:r>
      <w:r w:rsidR="0031603F">
        <w:t>attendu par les</w:t>
      </w:r>
      <w:r w:rsidRPr="006D720A">
        <w:t xml:space="preserve"> usagers et </w:t>
      </w:r>
      <w:r w:rsidR="0031603F">
        <w:t>du</w:t>
      </w:r>
      <w:r w:rsidRPr="006D720A">
        <w:t xml:space="preserve"> coût pour la collectivité.</w:t>
      </w:r>
    </w:p>
    <w:p w14:paraId="211BE3EB" w14:textId="77777777" w:rsidR="00DA6737" w:rsidRDefault="00DA6737" w:rsidP="00902FC8">
      <w:pPr>
        <w:pStyle w:val="CONCLU-RECO-Traitdefin"/>
      </w:pPr>
    </w:p>
    <w:p w14:paraId="211BE3EC" w14:textId="77777777" w:rsidR="00902FC8" w:rsidRDefault="00902FC8" w:rsidP="00633116">
      <w:pPr>
        <w:sectPr w:rsidR="00902FC8" w:rsidSect="00C12A52">
          <w:headerReference w:type="default" r:id="rId70"/>
          <w:type w:val="oddPage"/>
          <w:pgSz w:w="11907" w:h="16840" w:code="9"/>
          <w:pgMar w:top="3515" w:right="2835" w:bottom="2722" w:left="2835" w:header="2665" w:footer="2665" w:gutter="0"/>
          <w:cols w:space="708"/>
          <w:titlePg/>
          <w:docGrid w:linePitch="360"/>
        </w:sectPr>
      </w:pPr>
    </w:p>
    <w:p w14:paraId="211BE3ED" w14:textId="77777777" w:rsidR="00902FC8" w:rsidRPr="00BF6F92" w:rsidRDefault="00902FC8" w:rsidP="00902FC8">
      <w:pPr>
        <w:pStyle w:val="Titregnral"/>
      </w:pPr>
      <w:bookmarkStart w:id="2198" w:name="_Toc463339555"/>
      <w:bookmarkStart w:id="2199" w:name="_Toc463614070"/>
      <w:bookmarkStart w:id="2200" w:name="_Toc468868345"/>
      <w:r w:rsidRPr="005171CB">
        <w:t>Conclusion</w:t>
      </w:r>
      <w:r>
        <w:t xml:space="preserve"> générale</w:t>
      </w:r>
      <w:bookmarkEnd w:id="2198"/>
      <w:bookmarkEnd w:id="2199"/>
      <w:bookmarkEnd w:id="2200"/>
    </w:p>
    <w:p w14:paraId="4BD7AAD2" w14:textId="13F33DD6" w:rsidR="008C75B7" w:rsidRDefault="008C75B7" w:rsidP="00A90440">
      <w:r w:rsidRPr="008C75B7">
        <w:t xml:space="preserve"> </w:t>
      </w:r>
      <w:r w:rsidRPr="009E2A87">
        <w:t xml:space="preserve">La Poste n’est plus aujourd’hui celle que ses usagers et clients ont connue durant des décennies. Si elle est restée le principal employeur de France, elle a vu son cœur de métier, l’acheminement du courrier, décroître rapidement et fortement, tandis que ses résultats dépendaient désormais du développement de son activité bancaire et de sa performance sur le marché très concurrentiel du colis. Elle a dû faire face à plusieurs chocs économiques, aux bouleversements induits par la révolution numérique, à la nécessité de concevoir sa stratégie à l’échelle </w:t>
      </w:r>
      <w:r w:rsidR="0031603F">
        <w:t>internationale</w:t>
      </w:r>
      <w:r w:rsidRPr="009E2A87">
        <w:t xml:space="preserve">, ainsi qu’aux évolutions des modes de vie et de consommation. </w:t>
      </w:r>
    </w:p>
    <w:p w14:paraId="2BC116FA" w14:textId="77777777" w:rsidR="008C75B7" w:rsidRPr="009E2A87" w:rsidRDefault="008C75B7" w:rsidP="00A90440">
      <w:r w:rsidRPr="009E2A87">
        <w:t>Pour les personnels, ces transformations signifient fréquemment des efforts d’adaptation générateurs de tensions, notamment</w:t>
      </w:r>
      <w:r>
        <w:t xml:space="preserve"> en raison de la difficulté de concilier une culture de service public et une culture commerciale qui doivent nécessairement coexister au sein de La Poste d’aujourd’hui. Cette situation appelle de la part de ses  </w:t>
      </w:r>
      <w:r w:rsidRPr="009E2A87">
        <w:t xml:space="preserve">dirigeants une vigilance particulière. </w:t>
      </w:r>
    </w:p>
    <w:p w14:paraId="299B42BF" w14:textId="77777777" w:rsidR="008C75B7" w:rsidRPr="009E2A87" w:rsidRDefault="008C75B7" w:rsidP="00A90440">
      <w:r>
        <w:t>L</w:t>
      </w:r>
      <w:r w:rsidRPr="009E2A87">
        <w:t>es bouleversements sont loin d’être terminés et La Poste n’a pas achevé sa mue. Si elle a su résister à la crise économique et financière et se moderniser, l’entreprise ne doit pas aujourd’hui relâcher ses efforts de transformation, indispensables à la survie du groupe.</w:t>
      </w:r>
    </w:p>
    <w:p w14:paraId="445C6FA1" w14:textId="77777777" w:rsidR="008C75B7" w:rsidRPr="009E2A87" w:rsidRDefault="008C75B7" w:rsidP="00A90440">
      <w:r w:rsidRPr="009E2A87">
        <w:t>La Poste a en effet choisi de gérer le déclin de l’activité courrier en développant une stratégie de développement de groupe reposant sur la coexistence de différents métiers (courrier, colis-express, banque, services, etc.). Ce choix lui a permis de disposer de plusieurs moteurs de croissance, et ainsi de limiter sa vulnérabilité aux chocs touchant un secteur en particulier, ce qui s’est révélé pertinent lors de la crise de 2008-2009. Le modèle multi-métiers s’est maintenu, là où d’autres opérateurs européens ont opté pour la séparation de leurs activités. Il convient toutefois d’être lucide sur les risques qui menacent ce modèle et sur la nécessité d’en renforcer la cohérence interne.</w:t>
      </w:r>
    </w:p>
    <w:p w14:paraId="29334FF4" w14:textId="77777777" w:rsidR="008C75B7" w:rsidRPr="009E2A87" w:rsidRDefault="008C75B7" w:rsidP="00A90440">
      <w:r w:rsidRPr="009E2A87">
        <w:t xml:space="preserve">À cet égard, l’avenir de La Poste se dessine sur un fond de certitudes sur le déclin de ses métiers historiques et d’éléments d’incertitude sur l’ensemble des relais possibles de rentabilité. </w:t>
      </w:r>
    </w:p>
    <w:p w14:paraId="308EFCAA" w14:textId="77777777" w:rsidR="008C75B7" w:rsidRPr="009E2A87" w:rsidRDefault="008C75B7" w:rsidP="00A90440">
      <w:r w:rsidRPr="009E2A87">
        <w:t xml:space="preserve">La baisse continue de l’activité courrier, qui ne peut que se prolonger avec les politiques de dématérialisation poursuivies par les entreprises privées comme par les administrations publiques, est une donnée certaine, sur laquelle La Poste a peu de prise. </w:t>
      </w:r>
    </w:p>
    <w:p w14:paraId="787FC1FF" w14:textId="77777777" w:rsidR="008C75B7" w:rsidRPr="009E2A87" w:rsidRDefault="008C75B7" w:rsidP="00A90440">
      <w:r w:rsidRPr="009E2A87">
        <w:t>Plus incertaines sont les perspectives des relais de croissance actuels et futurs de l’entreprise. La contribution de la Banque postale et, dans une moindre mesure, celle du colis-express, qui sont au cœur des équilibres actuels du modèle multi-métiers, se révèlent plus fragiles que prévu. Le maintien durable des taux d’intérêt à un niveau très bas, voire négatif, et l’intensification de la concurrence dans le secteur du colis-express constituent, en effet, des facteurs de risque majeurs. Les revenus apportés par La Banque postale devaient donner à La Poste un délai suffisant pour gérer le déclin de ses activités traditionnelles et trouver d’autres relais de croissance. Cette gestion du temps trouve aujourd’hui ses limites.</w:t>
      </w:r>
    </w:p>
    <w:p w14:paraId="58425556" w14:textId="77777777" w:rsidR="008C75B7" w:rsidRPr="009E2A87" w:rsidRDefault="008C75B7" w:rsidP="00A90440">
      <w:r w:rsidRPr="009E2A87">
        <w:t xml:space="preserve">Celles-ci sont d’autant plus manifestes que la recherche de nouveaux moteurs de croissance se révèle complexe et tarde à porter ses fruits. Les « nouveaux services » à la personne, outre qu’ils supposent une forte évolution dans l’exercice des métiers, sont encore à un stade de développement embryonnaire. La montée en charge des activités numériques reste handicapée par le retard avec lequel La Poste a investi dans ce secteur. </w:t>
      </w:r>
    </w:p>
    <w:p w14:paraId="03D0AE45" w14:textId="77777777" w:rsidR="008C75B7" w:rsidRPr="009E2A87" w:rsidRDefault="008C75B7" w:rsidP="00A90440">
      <w:r w:rsidRPr="009E2A87">
        <w:t xml:space="preserve">Dans ce contexte difficile, La Poste doit utiliser tous les leviers dont elle dispose et accélérer sa mutation. Elle doit en premier lieu réduire ses coûts en agissant dans trois directions simultanées : réaliser des économies par des rationalisations de l’organisation et de la gestion ; maîtriser la masse salariale en poursuivant la baisse des effectifs et en limitant l’évolution des rémunérations ; optimiser le périmètre et la structure des deux grands réseaux que forment les bureaux de postes et la distribution. La réorganisation des réseaux doit aller de pair avec la recherche de synergies entre les différentes activités du groupe, de manière à tirer tous les avantages du choix du modèle multi-métiers. </w:t>
      </w:r>
    </w:p>
    <w:p w14:paraId="77BA415D" w14:textId="77777777" w:rsidR="008C75B7" w:rsidRPr="009E2A87" w:rsidRDefault="008C75B7" w:rsidP="00A90440">
      <w:r w:rsidRPr="009E2A87">
        <w:t xml:space="preserve">La modernisation de l’offre de services de La Poste est un autre impératif. L’entreprise doit concevoir son offre commerciale et de services à partir des besoins effectifs de ses clients et usagers. Cette offre doit prendre en compte l’ensemble des modes de contact avec le client (implantations physiques, offres dématérialisées, services apportés par le facteur…) et ses attentes (horaires et délais de livraison par exemple). Le développement des points de contact en partenariat doit être relancé en milieu rural et résolument mis en œuvre en zone urbaine. Le déploiement des services numériques doit être accéléré, grâce notamment à une stratégie commerciale plus dynamique. </w:t>
      </w:r>
    </w:p>
    <w:p w14:paraId="3F6A84BF" w14:textId="77777777" w:rsidR="008C75B7" w:rsidRPr="009E2A87" w:rsidRDefault="008C75B7" w:rsidP="00A90440">
      <w:r w:rsidRPr="009E2A87">
        <w:t xml:space="preserve">Enfin, La Poste doit continuer à miser sur la création progressive de nouveaux relais de croissance. Une stratégie de croissance externe par acquisition de sociétés déjà rentables ou prometteuses fait partie des leviers de développement envisageables. Les choix effectués doivent, pour donner cohérence au groupe et le consolider, s’inscrire dans une logique industrielle et rester soutenables financièrement. </w:t>
      </w:r>
    </w:p>
    <w:p w14:paraId="747365E1" w14:textId="77777777" w:rsidR="008C75B7" w:rsidRPr="009E2A87" w:rsidRDefault="008C75B7" w:rsidP="00A90440">
      <w:r w:rsidRPr="009E2A87">
        <w:t>L’ampleur des défis à venir impose également à l’Etat de prendre sa part dans les évolutions de La Poste en menant une réflexion sur les missions de service public qu’il lui a confiées. Si ces missions demeurent au cœur de l’identité de l’entreprise, leur contenu, conçu et organisé avant l’ère numérique, doit être questionné afin de tenir compte des attentes du public. Ces missions se traduisant, malgré les compensations versées par l’État, par un reste à charge pour La Poste, il convient également de s’interroger sur les moyens que la collectivité est prête à consacrer à leur financement.</w:t>
      </w:r>
    </w:p>
    <w:p w14:paraId="0A18686B" w14:textId="77777777" w:rsidR="008C75B7" w:rsidRPr="009E2A87" w:rsidRDefault="008C75B7" w:rsidP="00A90440">
      <w:r w:rsidRPr="009E2A87">
        <w:t xml:space="preserve">Depuis 2010, La Poste a bénéficié pleinement de l’appui de ses actionnaires pour se transformer. En dépit d’une « pause » dans les réorganisations en 2012, elle a engagé des chantiers ambitieux de réforme et de modernisation en recherchant l’adhésion  de ses personnels. </w:t>
      </w:r>
    </w:p>
    <w:p w14:paraId="35B12BEF" w14:textId="36E11A39" w:rsidR="00E525DB" w:rsidRPr="00E525DB" w:rsidRDefault="008C75B7">
      <w:r w:rsidRPr="009E2A87">
        <w:t>Désormais, le défi principal est de parvenir à poursuivre résolument dans la voie qu’elle a elle-même tracée</w:t>
      </w:r>
      <w:r>
        <w:t>,</w:t>
      </w:r>
      <w:r w:rsidRPr="009E2A87">
        <w:t xml:space="preserve"> à un rythme suffisamment soutenu pour se prémunir des risques qui la guettent et</w:t>
      </w:r>
      <w:r>
        <w:t xml:space="preserve"> pour </w:t>
      </w:r>
      <w:r w:rsidRPr="009E2A87">
        <w:t>entrer ainsi dans une nouvelle phase de sa transformation.</w:t>
      </w:r>
    </w:p>
    <w:p w14:paraId="211BE3F7" w14:textId="2B457714" w:rsidR="00902FC8" w:rsidRDefault="00902FC8" w:rsidP="008A2D2E">
      <w:r>
        <w:t xml:space="preserve"> </w:t>
      </w:r>
    </w:p>
    <w:p w14:paraId="211BE3F8" w14:textId="77777777" w:rsidR="00902FC8" w:rsidRDefault="00902FC8" w:rsidP="00633116">
      <w:pPr>
        <w:sectPr w:rsidR="00902FC8" w:rsidSect="00C12A52">
          <w:headerReference w:type="default" r:id="rId71"/>
          <w:type w:val="oddPage"/>
          <w:pgSz w:w="11907" w:h="16840" w:code="9"/>
          <w:pgMar w:top="3515" w:right="2835" w:bottom="2722" w:left="2835" w:header="2665" w:footer="2665" w:gutter="0"/>
          <w:cols w:space="708"/>
          <w:titlePg/>
          <w:docGrid w:linePitch="360"/>
        </w:sectPr>
      </w:pPr>
    </w:p>
    <w:p w14:paraId="211BE3F9" w14:textId="77777777" w:rsidR="00902FC8" w:rsidRDefault="00902FC8" w:rsidP="00902FC8">
      <w:pPr>
        <w:pStyle w:val="Titregnral"/>
      </w:pPr>
      <w:bookmarkStart w:id="2201" w:name="_Toc462390606"/>
      <w:bookmarkStart w:id="2202" w:name="_Toc462395070"/>
      <w:bookmarkStart w:id="2203" w:name="_Toc462396750"/>
      <w:bookmarkStart w:id="2204" w:name="_Toc462397657"/>
      <w:bookmarkStart w:id="2205" w:name="_Toc462402646"/>
      <w:bookmarkStart w:id="2206" w:name="_Toc462402768"/>
      <w:bookmarkStart w:id="2207" w:name="_Toc463339556"/>
      <w:bookmarkStart w:id="2208" w:name="_Toc463614071"/>
      <w:bookmarkStart w:id="2209" w:name="_Toc468868346"/>
      <w:r>
        <w:t>Récapitulatif des recommandations</w:t>
      </w:r>
      <w:bookmarkEnd w:id="2201"/>
      <w:bookmarkEnd w:id="2202"/>
      <w:bookmarkEnd w:id="2203"/>
      <w:bookmarkEnd w:id="2204"/>
      <w:bookmarkEnd w:id="2205"/>
      <w:bookmarkEnd w:id="2206"/>
      <w:bookmarkEnd w:id="2207"/>
      <w:bookmarkEnd w:id="2208"/>
      <w:bookmarkEnd w:id="2209"/>
    </w:p>
    <w:p w14:paraId="211BE3FA" w14:textId="77777777" w:rsidR="00902FC8" w:rsidRPr="00541465" w:rsidRDefault="00902FC8" w:rsidP="00902FC8">
      <w:pPr>
        <w:ind w:firstLine="426"/>
      </w:pPr>
      <w:r w:rsidRPr="00541465">
        <w:rPr>
          <w:b/>
        </w:rPr>
        <w:t xml:space="preserve">Recommandations à </w:t>
      </w:r>
      <w:r>
        <w:rPr>
          <w:b/>
        </w:rPr>
        <w:t>l’État</w:t>
      </w:r>
      <w:r w:rsidRPr="00541465">
        <w:rPr>
          <w:b/>
        </w:rPr>
        <w:t> :</w:t>
      </w:r>
    </w:p>
    <w:p w14:paraId="211BE3FB" w14:textId="439986AD" w:rsidR="00902FC8" w:rsidRDefault="000D13C7" w:rsidP="006B6785">
      <w:pPr>
        <w:pStyle w:val="PuceReco"/>
        <w:numPr>
          <w:ilvl w:val="0"/>
          <w:numId w:val="56"/>
        </w:numPr>
      </w:pPr>
      <w:r>
        <w:t>a</w:t>
      </w:r>
      <w:r w:rsidR="00902FC8">
        <w:t>ctualiser, à l’issue d’un débat public,</w:t>
      </w:r>
      <w:r w:rsidR="00902FC8" w:rsidRPr="00086BA8">
        <w:t xml:space="preserve"> les missions de service public de La Poste en tenant compte du service </w:t>
      </w:r>
      <w:r w:rsidR="00902FC8">
        <w:t>attendu par</w:t>
      </w:r>
      <w:r w:rsidR="00902FC8" w:rsidRPr="00086BA8">
        <w:t xml:space="preserve"> </w:t>
      </w:r>
      <w:r w:rsidR="00902FC8">
        <w:t xml:space="preserve">les </w:t>
      </w:r>
      <w:r w:rsidR="00902FC8" w:rsidRPr="00086BA8">
        <w:t xml:space="preserve">usagers </w:t>
      </w:r>
      <w:r w:rsidR="00902FC8">
        <w:t xml:space="preserve">et </w:t>
      </w:r>
      <w:r w:rsidR="00902FC8" w:rsidRPr="00086BA8">
        <w:t>d</w:t>
      </w:r>
      <w:r w:rsidR="00902FC8">
        <w:t>u</w:t>
      </w:r>
      <w:r w:rsidR="00902FC8" w:rsidRPr="00086BA8">
        <w:t xml:space="preserve"> coût pour la collectivité</w:t>
      </w:r>
      <w:r w:rsidR="00902FC8">
        <w:t>.</w:t>
      </w:r>
    </w:p>
    <w:p w14:paraId="211BE3FC" w14:textId="7597EDFD" w:rsidR="00902FC8" w:rsidRDefault="00902FC8" w:rsidP="00902FC8">
      <w:pPr>
        <w:pStyle w:val="PuceReco"/>
        <w:numPr>
          <w:ilvl w:val="0"/>
          <w:numId w:val="0"/>
        </w:numPr>
        <w:ind w:left="369"/>
      </w:pPr>
      <w:r w:rsidRPr="00596143">
        <w:rPr>
          <w:b/>
        </w:rPr>
        <w:t xml:space="preserve">Recommandations </w:t>
      </w:r>
      <w:r w:rsidR="0031603F">
        <w:rPr>
          <w:b/>
        </w:rPr>
        <w:t>aux actionnaires (</w:t>
      </w:r>
      <w:r w:rsidRPr="00596143">
        <w:rPr>
          <w:b/>
        </w:rPr>
        <w:t>État </w:t>
      </w:r>
      <w:r w:rsidR="0031603F">
        <w:rPr>
          <w:b/>
        </w:rPr>
        <w:t xml:space="preserve">et Caisse des dépôts et consignations) </w:t>
      </w:r>
      <w:r w:rsidRPr="00596143">
        <w:rPr>
          <w:b/>
        </w:rPr>
        <w:t>et à La Poste :</w:t>
      </w:r>
    </w:p>
    <w:p w14:paraId="211BE3FD" w14:textId="7914D6A0" w:rsidR="00902FC8" w:rsidRDefault="000D13C7" w:rsidP="006B6785">
      <w:pPr>
        <w:pStyle w:val="PuceReco"/>
        <w:numPr>
          <w:ilvl w:val="0"/>
          <w:numId w:val="56"/>
        </w:numPr>
      </w:pPr>
      <w:r>
        <w:t>f</w:t>
      </w:r>
      <w:r w:rsidR="00902FC8">
        <w:t xml:space="preserve">ormaliser un cadre stratégique et financier </w:t>
      </w:r>
      <w:r w:rsidR="0031603F">
        <w:t xml:space="preserve">de moyen terme </w:t>
      </w:r>
      <w:r w:rsidR="00902FC8">
        <w:t>relatif à la croissance</w:t>
      </w:r>
      <w:r w:rsidR="00902FC8" w:rsidRPr="00413D7D">
        <w:t xml:space="preserve"> </w:t>
      </w:r>
      <w:r w:rsidR="00902FC8">
        <w:t xml:space="preserve">externe </w:t>
      </w:r>
      <w:r w:rsidR="00902FC8" w:rsidRPr="00413D7D">
        <w:t>du groupe La Poste.</w:t>
      </w:r>
    </w:p>
    <w:p w14:paraId="211BE3FE" w14:textId="77777777" w:rsidR="00902FC8" w:rsidRDefault="00902FC8" w:rsidP="00902FC8">
      <w:pPr>
        <w:pStyle w:val="PuceReco"/>
        <w:numPr>
          <w:ilvl w:val="0"/>
          <w:numId w:val="0"/>
        </w:numPr>
        <w:ind w:left="369"/>
        <w:rPr>
          <w:b/>
        </w:rPr>
      </w:pPr>
      <w:r w:rsidRPr="00541465">
        <w:rPr>
          <w:b/>
        </w:rPr>
        <w:t>Recommandations à La Poste :</w:t>
      </w:r>
    </w:p>
    <w:p w14:paraId="211BE3FF" w14:textId="6A05B1A6" w:rsidR="00902FC8" w:rsidRDefault="000D13C7" w:rsidP="006B6785">
      <w:pPr>
        <w:pStyle w:val="PuceReco"/>
        <w:numPr>
          <w:ilvl w:val="0"/>
          <w:numId w:val="56"/>
        </w:numPr>
      </w:pPr>
      <w:r>
        <w:t>é</w:t>
      </w:r>
      <w:r w:rsidR="00902FC8" w:rsidRPr="00F973C6">
        <w:t xml:space="preserve">laborer des scénarios de réorganisation du réseau des facteurs, afin de l’adapter aux </w:t>
      </w:r>
      <w:r w:rsidR="00902FC8">
        <w:t xml:space="preserve">marchés des </w:t>
      </w:r>
      <w:r w:rsidR="00902FC8" w:rsidRPr="00F973C6">
        <w:t>nouveaux services</w:t>
      </w:r>
      <w:r w:rsidR="00902FC8" w:rsidRPr="00671A50">
        <w:t xml:space="preserve"> </w:t>
      </w:r>
      <w:r w:rsidR="00902FC8">
        <w:t xml:space="preserve">et </w:t>
      </w:r>
      <w:r w:rsidR="00902FC8" w:rsidRPr="00F973C6">
        <w:t>de la logistique de proximité,</w:t>
      </w:r>
      <w:r w:rsidR="00902FC8">
        <w:t xml:space="preserve"> ainsi qu’</w:t>
      </w:r>
      <w:r w:rsidR="00902FC8" w:rsidRPr="00F973C6">
        <w:t>aux exigences de délai et de qualité d</w:t>
      </w:r>
      <w:r w:rsidR="00902FC8">
        <w:t>e livraison dans le secteur du</w:t>
      </w:r>
      <w:r w:rsidR="00902FC8" w:rsidRPr="00F973C6">
        <w:t xml:space="preserve"> colis</w:t>
      </w:r>
      <w:r w:rsidR="00902FC8">
        <w:t> ;</w:t>
      </w:r>
    </w:p>
    <w:p w14:paraId="211BE400" w14:textId="45E4FBA0" w:rsidR="00902FC8" w:rsidRPr="005171CB" w:rsidRDefault="000D13C7" w:rsidP="006B6785">
      <w:pPr>
        <w:pStyle w:val="PuceReco"/>
        <w:numPr>
          <w:ilvl w:val="0"/>
          <w:numId w:val="56"/>
        </w:numPr>
      </w:pPr>
      <w:r>
        <w:t>a</w:t>
      </w:r>
      <w:r w:rsidR="00902FC8" w:rsidRPr="00086BA8">
        <w:t>ccélérer fortement la transformation des bureaux de poste à faible activité en zone urbaine en d’autres formes de points de contact</w:t>
      </w:r>
      <w:r w:rsidR="00902FC8">
        <w:t> ;</w:t>
      </w:r>
    </w:p>
    <w:p w14:paraId="211BE401" w14:textId="7B38E6B1" w:rsidR="00902FC8" w:rsidRPr="005171CB" w:rsidRDefault="000D13C7" w:rsidP="006B6785">
      <w:pPr>
        <w:pStyle w:val="PuceReco"/>
        <w:numPr>
          <w:ilvl w:val="0"/>
          <w:numId w:val="56"/>
        </w:numPr>
      </w:pPr>
      <w:r>
        <w:t>p</w:t>
      </w:r>
      <w:r w:rsidR="00902FC8" w:rsidRPr="00086BA8">
        <w:t>oursuivre les transformations de bureaux de poste à faible activité en zone rurale en d’autres formes de points de contact</w:t>
      </w:r>
      <w:r w:rsidR="00902FC8">
        <w:t> ;</w:t>
      </w:r>
    </w:p>
    <w:p w14:paraId="211BE402" w14:textId="78867E25" w:rsidR="00902FC8" w:rsidRDefault="000D13C7" w:rsidP="006B6785">
      <w:pPr>
        <w:pStyle w:val="PuceReco"/>
        <w:numPr>
          <w:ilvl w:val="0"/>
          <w:numId w:val="56"/>
        </w:numPr>
      </w:pPr>
      <w:r>
        <w:t>d</w:t>
      </w:r>
      <w:r w:rsidR="00902FC8">
        <w:t>évelopper</w:t>
      </w:r>
      <w:r w:rsidR="00902FC8" w:rsidRPr="0073154D">
        <w:t xml:space="preserve"> </w:t>
      </w:r>
      <w:r w:rsidR="00902FC8">
        <w:t>auprès du</w:t>
      </w:r>
      <w:r w:rsidR="00902FC8" w:rsidRPr="0073154D">
        <w:t xml:space="preserve"> public, dans le cadre d’une démarche commerciale structurée, </w:t>
      </w:r>
      <w:r w:rsidR="00902FC8">
        <w:t>les offres de</w:t>
      </w:r>
      <w:r w:rsidR="00902FC8" w:rsidRPr="0073154D">
        <w:t xml:space="preserve"> services et produits </w:t>
      </w:r>
      <w:r w:rsidR="00902FC8">
        <w:t>numériques ;</w:t>
      </w:r>
    </w:p>
    <w:p w14:paraId="211BE403" w14:textId="27BA0515" w:rsidR="00902FC8" w:rsidRDefault="000D13C7" w:rsidP="006B6785">
      <w:pPr>
        <w:pStyle w:val="PuceReco"/>
        <w:numPr>
          <w:ilvl w:val="0"/>
          <w:numId w:val="56"/>
        </w:numPr>
      </w:pPr>
      <w:r>
        <w:t>m</w:t>
      </w:r>
      <w:r w:rsidR="008410E1" w:rsidRPr="006D720A">
        <w:t xml:space="preserve">ieux encadrer la politique salariale en liant l’évolution des salaires </w:t>
      </w:r>
      <w:r w:rsidR="008410E1">
        <w:t>à des objectifs de transformation de l’entreprise</w:t>
      </w:r>
      <w:r w:rsidR="008410E1" w:rsidRPr="006D720A">
        <w:t> </w:t>
      </w:r>
      <w:r w:rsidR="00902FC8">
        <w:t>;</w:t>
      </w:r>
    </w:p>
    <w:p w14:paraId="211BE404" w14:textId="0CC773F9" w:rsidR="00902FC8" w:rsidRPr="005171CB" w:rsidRDefault="000D13C7" w:rsidP="006B6785">
      <w:pPr>
        <w:pStyle w:val="PuceReco"/>
        <w:numPr>
          <w:ilvl w:val="0"/>
          <w:numId w:val="56"/>
        </w:numPr>
      </w:pPr>
      <w:r>
        <w:t>i</w:t>
      </w:r>
      <w:r w:rsidR="00902FC8">
        <w:t>nclure</w:t>
      </w:r>
      <w:r w:rsidR="00902FC8" w:rsidRPr="00086BA8">
        <w:t xml:space="preserve"> systématiquement</w:t>
      </w:r>
      <w:r w:rsidR="00902FC8">
        <w:t xml:space="preserve"> dans</w:t>
      </w:r>
      <w:r w:rsidR="00902FC8" w:rsidRPr="00086BA8">
        <w:t xml:space="preserve"> les trajectoires financières</w:t>
      </w:r>
      <w:r w:rsidR="00902FC8">
        <w:t xml:space="preserve"> des plans stratégiques</w:t>
      </w:r>
      <w:r w:rsidR="00902FC8" w:rsidRPr="00086BA8">
        <w:t xml:space="preserve"> des scénarios alternatifs </w:t>
      </w:r>
      <w:r w:rsidR="00902FC8">
        <w:t>prévoyant</w:t>
      </w:r>
      <w:r w:rsidR="00902FC8" w:rsidRPr="00086BA8">
        <w:t xml:space="preserve"> des mesures supplémentaires en cas </w:t>
      </w:r>
      <w:r w:rsidR="00902FC8">
        <w:t>d’accentuation des risques.</w:t>
      </w:r>
    </w:p>
    <w:p w14:paraId="211BE405" w14:textId="77777777" w:rsidR="00902FC8" w:rsidRDefault="00902FC8" w:rsidP="00633116">
      <w:pPr>
        <w:sectPr w:rsidR="00902FC8" w:rsidSect="00C12A52">
          <w:type w:val="oddPage"/>
          <w:pgSz w:w="11907" w:h="16840" w:code="9"/>
          <w:pgMar w:top="3515" w:right="2835" w:bottom="2722" w:left="2835" w:header="2665" w:footer="2665" w:gutter="0"/>
          <w:cols w:space="708"/>
          <w:titlePg/>
          <w:docGrid w:linePitch="360"/>
        </w:sectPr>
      </w:pPr>
    </w:p>
    <w:p w14:paraId="211BE406" w14:textId="77777777" w:rsidR="00902FC8" w:rsidRDefault="00902FC8" w:rsidP="00902FC8">
      <w:pPr>
        <w:pStyle w:val="Titregnral"/>
      </w:pPr>
      <w:bookmarkStart w:id="2210" w:name="_Toc463339557"/>
      <w:bookmarkStart w:id="2211" w:name="_Toc463614072"/>
      <w:bookmarkStart w:id="2212" w:name="_Toc468868347"/>
      <w:r>
        <w:t>Liste des principaux sigles</w:t>
      </w:r>
      <w:bookmarkEnd w:id="2210"/>
      <w:bookmarkEnd w:id="2211"/>
      <w:bookmarkEnd w:id="2212"/>
    </w:p>
    <w:p w14:paraId="211BE407" w14:textId="77777777" w:rsidR="00902FC8" w:rsidRDefault="00902FC8" w:rsidP="00902FC8">
      <w:pPr>
        <w:pStyle w:val="Glossaire"/>
      </w:pPr>
      <w:r>
        <w:t>AMF</w:t>
      </w:r>
      <w:r>
        <w:tab/>
        <w:t xml:space="preserve">Association des maires de France </w:t>
      </w:r>
    </w:p>
    <w:p w14:paraId="211BE408" w14:textId="77777777" w:rsidR="00902FC8" w:rsidRDefault="00902FC8" w:rsidP="00902FC8">
      <w:pPr>
        <w:pStyle w:val="Glossaire"/>
      </w:pPr>
      <w:r>
        <w:t>APC</w:t>
      </w:r>
      <w:r>
        <w:tab/>
        <w:t xml:space="preserve">Agences postales communales </w:t>
      </w:r>
    </w:p>
    <w:p w14:paraId="211BE409" w14:textId="77777777" w:rsidR="00902FC8" w:rsidRDefault="00902FC8" w:rsidP="00902FC8">
      <w:pPr>
        <w:pStyle w:val="Glossaire"/>
      </w:pPr>
      <w:r>
        <w:t>API</w:t>
      </w:r>
      <w:r>
        <w:tab/>
        <w:t>Agences postales intercommunales</w:t>
      </w:r>
    </w:p>
    <w:p w14:paraId="211BE40A" w14:textId="77777777" w:rsidR="00902FC8" w:rsidRDefault="00902FC8" w:rsidP="00902FC8">
      <w:pPr>
        <w:pStyle w:val="Glossaire"/>
      </w:pPr>
      <w:r>
        <w:t>ARCEP</w:t>
      </w:r>
      <w:r>
        <w:tab/>
        <w:t>Autorité de régulation des communications électroniques et des postes</w:t>
      </w:r>
    </w:p>
    <w:p w14:paraId="211BE40B" w14:textId="77777777" w:rsidR="00902FC8" w:rsidRPr="00386C38" w:rsidRDefault="00902FC8" w:rsidP="00902FC8">
      <w:pPr>
        <w:pStyle w:val="Glossaire"/>
        <w:rPr>
          <w:lang w:val="en-US"/>
        </w:rPr>
      </w:pPr>
      <w:r w:rsidRPr="00386C38">
        <w:rPr>
          <w:lang w:val="en-US"/>
        </w:rPr>
        <w:t>B</w:t>
      </w:r>
      <w:r>
        <w:rPr>
          <w:lang w:val="en-US"/>
        </w:rPr>
        <w:t> </w:t>
      </w:r>
      <w:r w:rsidRPr="00386C38">
        <w:rPr>
          <w:lang w:val="en-US"/>
        </w:rPr>
        <w:t>to</w:t>
      </w:r>
      <w:r>
        <w:rPr>
          <w:lang w:val="en-US"/>
        </w:rPr>
        <w:t> </w:t>
      </w:r>
      <w:r w:rsidRPr="00386C38">
        <w:rPr>
          <w:lang w:val="en-US"/>
        </w:rPr>
        <w:t>B</w:t>
      </w:r>
      <w:r w:rsidRPr="00386C38">
        <w:rPr>
          <w:lang w:val="en-US"/>
        </w:rPr>
        <w:tab/>
        <w:t>Business to Business</w:t>
      </w:r>
    </w:p>
    <w:p w14:paraId="211BE40C" w14:textId="77777777" w:rsidR="00902FC8" w:rsidRPr="008835C7" w:rsidRDefault="00902FC8" w:rsidP="00902FC8">
      <w:pPr>
        <w:pStyle w:val="Glossaire"/>
        <w:rPr>
          <w:lang w:val="en-US"/>
        </w:rPr>
      </w:pPr>
      <w:r w:rsidRPr="008835C7">
        <w:rPr>
          <w:lang w:val="en-US"/>
        </w:rPr>
        <w:t>B</w:t>
      </w:r>
      <w:r>
        <w:rPr>
          <w:lang w:val="en-US"/>
        </w:rPr>
        <w:t> </w:t>
      </w:r>
      <w:r w:rsidRPr="008835C7">
        <w:rPr>
          <w:lang w:val="en-US"/>
        </w:rPr>
        <w:t>to</w:t>
      </w:r>
      <w:r>
        <w:rPr>
          <w:lang w:val="en-US"/>
        </w:rPr>
        <w:t> </w:t>
      </w:r>
      <w:r w:rsidRPr="008835C7">
        <w:rPr>
          <w:lang w:val="en-US"/>
        </w:rPr>
        <w:t>C</w:t>
      </w:r>
      <w:r w:rsidRPr="008835C7">
        <w:rPr>
          <w:lang w:val="en-US"/>
        </w:rPr>
        <w:tab/>
        <w:t>Business to Consumer</w:t>
      </w:r>
    </w:p>
    <w:p w14:paraId="211BE40D" w14:textId="77777777" w:rsidR="00902FC8" w:rsidRPr="00696C61" w:rsidRDefault="00902FC8" w:rsidP="00902FC8">
      <w:pPr>
        <w:pStyle w:val="Glossaire"/>
      </w:pPr>
      <w:r w:rsidRPr="00696C61">
        <w:t>CA</w:t>
      </w:r>
      <w:r w:rsidRPr="00696C61">
        <w:tab/>
        <w:t>Chiffre d’affaires</w:t>
      </w:r>
    </w:p>
    <w:p w14:paraId="211BE40E" w14:textId="77777777" w:rsidR="00902FC8" w:rsidRDefault="00902FC8" w:rsidP="00902FC8">
      <w:pPr>
        <w:pStyle w:val="Glossaire"/>
      </w:pPr>
      <w:r>
        <w:t>CAFFIL</w:t>
      </w:r>
      <w:r>
        <w:tab/>
        <w:t>Caisse française de financement local</w:t>
      </w:r>
    </w:p>
    <w:p w14:paraId="211BE40F" w14:textId="77777777" w:rsidR="00902FC8" w:rsidRDefault="00902FC8" w:rsidP="00902FC8">
      <w:pPr>
        <w:pStyle w:val="Glossaire"/>
      </w:pPr>
      <w:r>
        <w:t>CALP</w:t>
      </w:r>
      <w:r>
        <w:tab/>
        <w:t xml:space="preserve">Commission des achats de La Poste </w:t>
      </w:r>
    </w:p>
    <w:p w14:paraId="211BE410" w14:textId="77777777" w:rsidR="00902FC8" w:rsidRDefault="00902FC8" w:rsidP="00902FC8">
      <w:pPr>
        <w:pStyle w:val="Glossaire"/>
      </w:pPr>
      <w:r>
        <w:t>CCP</w:t>
      </w:r>
      <w:r>
        <w:tab/>
        <w:t xml:space="preserve">Compte courant postal </w:t>
      </w:r>
    </w:p>
    <w:p w14:paraId="211BE411" w14:textId="77777777" w:rsidR="00902FC8" w:rsidRPr="006E31E2" w:rsidRDefault="00902FC8" w:rsidP="00902FC8">
      <w:pPr>
        <w:pStyle w:val="Glossaire"/>
      </w:pPr>
      <w:r w:rsidRPr="007A25EC">
        <w:t>CET 1</w:t>
      </w:r>
      <w:r w:rsidRPr="007A25EC">
        <w:tab/>
        <w:t>Common equity Tier One</w:t>
      </w:r>
    </w:p>
    <w:p w14:paraId="211BE412" w14:textId="77777777" w:rsidR="00902FC8" w:rsidRPr="007A25EC" w:rsidRDefault="00902FC8" w:rsidP="00902FC8">
      <w:pPr>
        <w:pStyle w:val="Glossaire"/>
      </w:pPr>
      <w:r>
        <w:t>CGEFi</w:t>
      </w:r>
      <w:r>
        <w:tab/>
        <w:t>Contrôle général économique et financier</w:t>
      </w:r>
    </w:p>
    <w:p w14:paraId="211BE413" w14:textId="77777777" w:rsidR="00902FC8" w:rsidRDefault="00902FC8" w:rsidP="00902FC8">
      <w:pPr>
        <w:pStyle w:val="Glossaire"/>
      </w:pPr>
      <w:r w:rsidRPr="00F9421C">
        <w:t>CICE</w:t>
      </w:r>
      <w:r w:rsidRPr="00F9421C">
        <w:tab/>
        <w:t>Crédit d’impôt compétitivité emplo</w:t>
      </w:r>
      <w:r>
        <w:t>i</w:t>
      </w:r>
    </w:p>
    <w:p w14:paraId="211BE414" w14:textId="77777777" w:rsidR="00902FC8" w:rsidRPr="00F9421C" w:rsidRDefault="00902FC8" w:rsidP="00902FC8">
      <w:pPr>
        <w:pStyle w:val="Glossaire"/>
      </w:pPr>
      <w:r>
        <w:t>COGAS</w:t>
      </w:r>
      <w:r>
        <w:tab/>
        <w:t xml:space="preserve">Conseil d’orientation et de gestion des activités sociales </w:t>
      </w:r>
    </w:p>
    <w:p w14:paraId="211BE415" w14:textId="77777777" w:rsidR="00902FC8" w:rsidRDefault="00902FC8" w:rsidP="00902FC8">
      <w:pPr>
        <w:pStyle w:val="Glossaire"/>
      </w:pPr>
      <w:r>
        <w:t>CPCE</w:t>
      </w:r>
      <w:r>
        <w:tab/>
        <w:t>Code des postes et des communications électroniques</w:t>
      </w:r>
    </w:p>
    <w:p w14:paraId="211BE416" w14:textId="77777777" w:rsidR="00902FC8" w:rsidRDefault="00902FC8" w:rsidP="00902FC8">
      <w:pPr>
        <w:pStyle w:val="Glossaire"/>
      </w:pPr>
      <w:r>
        <w:t>DGE</w:t>
      </w:r>
      <w:r>
        <w:tab/>
        <w:t xml:space="preserve">Direction générale des entreprises </w:t>
      </w:r>
    </w:p>
    <w:p w14:paraId="211BE417" w14:textId="77777777" w:rsidR="00902FC8" w:rsidRDefault="00902FC8" w:rsidP="00902FC8">
      <w:pPr>
        <w:pStyle w:val="Glossaire"/>
      </w:pPr>
      <w:r>
        <w:t>LBP</w:t>
      </w:r>
      <w:r>
        <w:tab/>
        <w:t xml:space="preserve">La Banque Postale </w:t>
      </w:r>
    </w:p>
    <w:p w14:paraId="211BE418" w14:textId="77777777" w:rsidR="00902FC8" w:rsidRDefault="00902FC8" w:rsidP="00902FC8">
      <w:pPr>
        <w:pStyle w:val="Glossaire"/>
      </w:pPr>
      <w:r>
        <w:t>MSAP</w:t>
      </w:r>
      <w:r>
        <w:tab/>
        <w:t xml:space="preserve">Maisons de service au public </w:t>
      </w:r>
    </w:p>
    <w:p w14:paraId="211BE419" w14:textId="77777777" w:rsidR="00902FC8" w:rsidRDefault="00902FC8" w:rsidP="00902FC8">
      <w:pPr>
        <w:pStyle w:val="Glossaire"/>
      </w:pPr>
      <w:r>
        <w:t>PI</w:t>
      </w:r>
      <w:r>
        <w:tab/>
        <w:t xml:space="preserve">Poste Italiane </w:t>
      </w:r>
    </w:p>
    <w:p w14:paraId="211BE41A" w14:textId="77777777" w:rsidR="00902FC8" w:rsidRDefault="00902FC8" w:rsidP="00902FC8">
      <w:pPr>
        <w:pStyle w:val="Glossaire"/>
      </w:pPr>
      <w:r>
        <w:t>PNB</w:t>
      </w:r>
      <w:r>
        <w:tab/>
        <w:t xml:space="preserve">Produit net bancaire </w:t>
      </w:r>
    </w:p>
    <w:p w14:paraId="211BE41B" w14:textId="77777777" w:rsidR="00902FC8" w:rsidRDefault="00902FC8" w:rsidP="00902FC8">
      <w:pPr>
        <w:pStyle w:val="Glossaire"/>
      </w:pPr>
      <w:r>
        <w:t>PPDC</w:t>
      </w:r>
      <w:r>
        <w:tab/>
        <w:t xml:space="preserve">Plateforme de préparation courrier </w:t>
      </w:r>
    </w:p>
    <w:p w14:paraId="211BE41C" w14:textId="77777777" w:rsidR="00902FC8" w:rsidRDefault="00902FC8" w:rsidP="00902FC8">
      <w:pPr>
        <w:pStyle w:val="Glossaire"/>
      </w:pPr>
      <w:r>
        <w:t>REX</w:t>
      </w:r>
      <w:r>
        <w:tab/>
        <w:t>Résultat d’exploitation</w:t>
      </w:r>
    </w:p>
    <w:p w14:paraId="211BE41D" w14:textId="77777777" w:rsidR="00902FC8" w:rsidRDefault="00902FC8" w:rsidP="00902FC8">
      <w:pPr>
        <w:pStyle w:val="Glossaire"/>
      </w:pPr>
      <w:r>
        <w:t>RPC</w:t>
      </w:r>
      <w:r>
        <w:tab/>
        <w:t xml:space="preserve">Relais-poste commerçants </w:t>
      </w:r>
    </w:p>
    <w:p w14:paraId="211BE41E" w14:textId="77777777" w:rsidR="00902FC8" w:rsidRDefault="00902FC8" w:rsidP="00902FC8">
      <w:pPr>
        <w:pStyle w:val="Glossaire"/>
      </w:pPr>
      <w:r>
        <w:t>SFIL</w:t>
      </w:r>
      <w:r>
        <w:tab/>
        <w:t>Société de financement local</w:t>
      </w:r>
    </w:p>
    <w:p w14:paraId="211BE41F" w14:textId="77777777" w:rsidR="00902FC8" w:rsidRDefault="00902FC8" w:rsidP="00902FC8">
      <w:pPr>
        <w:pStyle w:val="Glossaire"/>
      </w:pPr>
      <w:r>
        <w:t>SMIC</w:t>
      </w:r>
      <w:r>
        <w:tab/>
        <w:t xml:space="preserve">Salaire minimum interprofessionnel de croissance </w:t>
      </w:r>
    </w:p>
    <w:p w14:paraId="211BE420" w14:textId="77777777" w:rsidR="00902FC8" w:rsidRDefault="00902FC8" w:rsidP="00902FC8">
      <w:pPr>
        <w:pStyle w:val="Glossaire"/>
      </w:pPr>
      <w:r>
        <w:t>SUP</w:t>
      </w:r>
      <w:r>
        <w:tab/>
        <w:t xml:space="preserve">Service universel postal </w:t>
      </w:r>
    </w:p>
    <w:p w14:paraId="211BE421" w14:textId="77777777" w:rsidR="00902FC8" w:rsidRDefault="00902FC8" w:rsidP="00902FC8">
      <w:pPr>
        <w:pStyle w:val="Glossaire"/>
      </w:pPr>
      <w:r>
        <w:t>TAE</w:t>
      </w:r>
      <w:r>
        <w:tab/>
        <w:t xml:space="preserve">Logiciel de traitement automatisé de l’enveloppe </w:t>
      </w:r>
    </w:p>
    <w:p w14:paraId="211BE422" w14:textId="77777777" w:rsidR="00902FC8" w:rsidRDefault="00902FC8" w:rsidP="00902FC8">
      <w:pPr>
        <w:pStyle w:val="Glossaire"/>
      </w:pPr>
      <w:r>
        <w:t>TPAS</w:t>
      </w:r>
      <w:r>
        <w:tab/>
        <w:t>Temps partiel aménagé sénior</w:t>
      </w:r>
    </w:p>
    <w:p w14:paraId="211BE423" w14:textId="77777777" w:rsidR="00902FC8" w:rsidRDefault="00902FC8" w:rsidP="00633116">
      <w:pPr>
        <w:sectPr w:rsidR="00902FC8" w:rsidSect="00C12A52">
          <w:type w:val="oddPage"/>
          <w:pgSz w:w="11907" w:h="16840" w:code="9"/>
          <w:pgMar w:top="3515" w:right="2835" w:bottom="2722" w:left="2835" w:header="2665" w:footer="2665" w:gutter="0"/>
          <w:cols w:space="708"/>
          <w:titlePg/>
          <w:docGrid w:linePitch="360"/>
        </w:sectPr>
      </w:pPr>
    </w:p>
    <w:p w14:paraId="211BE424" w14:textId="274DE5F9" w:rsidR="006B6785" w:rsidRDefault="006B6785" w:rsidP="006B6785">
      <w:pPr>
        <w:pStyle w:val="Titregnral"/>
      </w:pPr>
      <w:bookmarkStart w:id="2213" w:name="_Toc462390608"/>
      <w:bookmarkStart w:id="2214" w:name="_Toc462395072"/>
      <w:bookmarkStart w:id="2215" w:name="_Toc462396752"/>
      <w:bookmarkStart w:id="2216" w:name="_Toc462397659"/>
      <w:bookmarkStart w:id="2217" w:name="_Toc462402648"/>
      <w:bookmarkStart w:id="2218" w:name="_Toc462402770"/>
      <w:bookmarkStart w:id="2219" w:name="_Toc463339558"/>
      <w:bookmarkStart w:id="2220" w:name="_Toc463614073"/>
      <w:bookmarkStart w:id="2221" w:name="_Toc468868348"/>
      <w:r>
        <w:t>Annexes</w:t>
      </w:r>
      <w:bookmarkEnd w:id="2213"/>
      <w:bookmarkEnd w:id="2214"/>
      <w:bookmarkEnd w:id="2215"/>
      <w:bookmarkEnd w:id="2216"/>
      <w:bookmarkEnd w:id="2217"/>
      <w:bookmarkEnd w:id="2218"/>
      <w:bookmarkEnd w:id="2219"/>
      <w:bookmarkEnd w:id="2220"/>
      <w:bookmarkEnd w:id="2221"/>
    </w:p>
    <w:p w14:paraId="7D669F38" w14:textId="411B741D" w:rsidR="00AA5D2A" w:rsidRDefault="006B6785">
      <w:pPr>
        <w:pStyle w:val="TM6"/>
        <w:rPr>
          <w:rFonts w:eastAsiaTheme="minorEastAsia"/>
          <w:sz w:val="22"/>
          <w:lang w:eastAsia="fr-FR"/>
        </w:rPr>
      </w:pPr>
      <w:r>
        <w:rPr>
          <w:b/>
          <w:caps/>
          <w:lang w:eastAsia="fr-FR"/>
        </w:rPr>
        <w:fldChar w:fldCharType="begin"/>
      </w:r>
      <w:r>
        <w:rPr>
          <w:lang w:eastAsia="fr-FR"/>
        </w:rPr>
        <w:instrText xml:space="preserve"> TOC \h \z \t "Titre Annexe;6" </w:instrText>
      </w:r>
      <w:r>
        <w:rPr>
          <w:b/>
          <w:caps/>
          <w:lang w:eastAsia="fr-FR"/>
        </w:rPr>
        <w:fldChar w:fldCharType="separate"/>
      </w:r>
      <w:hyperlink w:anchor="_Toc464729769" w:history="1">
        <w:r w:rsidR="00AA5D2A" w:rsidRPr="00874A6E">
          <w:rPr>
            <w:rStyle w:val="Lienhypertexte"/>
          </w:rPr>
          <w:t>Annexe n° 1 : glossaire</w:t>
        </w:r>
        <w:r w:rsidR="00AA5D2A">
          <w:rPr>
            <w:webHidden/>
          </w:rPr>
          <w:tab/>
        </w:r>
        <w:r w:rsidR="00AA5D2A">
          <w:rPr>
            <w:webHidden/>
          </w:rPr>
          <w:fldChar w:fldCharType="begin"/>
        </w:r>
        <w:r w:rsidR="00AA5D2A">
          <w:rPr>
            <w:webHidden/>
          </w:rPr>
          <w:instrText xml:space="preserve"> PAGEREF _Toc464729769 \h </w:instrText>
        </w:r>
        <w:r w:rsidR="00AA5D2A">
          <w:rPr>
            <w:webHidden/>
          </w:rPr>
        </w:r>
        <w:r w:rsidR="00AA5D2A">
          <w:rPr>
            <w:webHidden/>
          </w:rPr>
          <w:fldChar w:fldCharType="separate"/>
        </w:r>
        <w:r w:rsidR="00345141">
          <w:rPr>
            <w:webHidden/>
          </w:rPr>
          <w:t>150</w:t>
        </w:r>
        <w:r w:rsidR="00AA5D2A">
          <w:rPr>
            <w:webHidden/>
          </w:rPr>
          <w:fldChar w:fldCharType="end"/>
        </w:r>
      </w:hyperlink>
    </w:p>
    <w:p w14:paraId="64F72419" w14:textId="6CCA749D" w:rsidR="00AA5D2A" w:rsidRDefault="003236DE">
      <w:pPr>
        <w:pStyle w:val="TM6"/>
        <w:rPr>
          <w:rFonts w:eastAsiaTheme="minorEastAsia"/>
          <w:sz w:val="22"/>
          <w:lang w:eastAsia="fr-FR"/>
        </w:rPr>
      </w:pPr>
      <w:hyperlink w:anchor="_Toc464729770" w:history="1">
        <w:r w:rsidR="00AA5D2A" w:rsidRPr="00874A6E">
          <w:rPr>
            <w:rStyle w:val="Lienhypertexte"/>
          </w:rPr>
          <w:t>Annexe n° 2 : organigramme du groupe La Poste en 2012</w:t>
        </w:r>
        <w:r w:rsidR="00AA5D2A">
          <w:rPr>
            <w:webHidden/>
          </w:rPr>
          <w:tab/>
        </w:r>
        <w:r w:rsidR="00AA5D2A">
          <w:rPr>
            <w:webHidden/>
          </w:rPr>
          <w:fldChar w:fldCharType="begin"/>
        </w:r>
        <w:r w:rsidR="00AA5D2A">
          <w:rPr>
            <w:webHidden/>
          </w:rPr>
          <w:instrText xml:space="preserve"> PAGEREF _Toc464729770 \h </w:instrText>
        </w:r>
        <w:r w:rsidR="00AA5D2A">
          <w:rPr>
            <w:webHidden/>
          </w:rPr>
        </w:r>
        <w:r w:rsidR="00AA5D2A">
          <w:rPr>
            <w:webHidden/>
          </w:rPr>
          <w:fldChar w:fldCharType="separate"/>
        </w:r>
        <w:r w:rsidR="00345141">
          <w:rPr>
            <w:webHidden/>
          </w:rPr>
          <w:t>157</w:t>
        </w:r>
        <w:r w:rsidR="00AA5D2A">
          <w:rPr>
            <w:webHidden/>
          </w:rPr>
          <w:fldChar w:fldCharType="end"/>
        </w:r>
      </w:hyperlink>
    </w:p>
    <w:p w14:paraId="7830BD8D" w14:textId="504EE84E" w:rsidR="00AA5D2A" w:rsidRDefault="003236DE">
      <w:pPr>
        <w:pStyle w:val="TM6"/>
        <w:rPr>
          <w:rFonts w:eastAsiaTheme="minorEastAsia"/>
          <w:sz w:val="22"/>
          <w:lang w:eastAsia="fr-FR"/>
        </w:rPr>
      </w:pPr>
      <w:hyperlink w:anchor="_Toc464729771" w:history="1">
        <w:r w:rsidR="00AA5D2A" w:rsidRPr="00874A6E">
          <w:rPr>
            <w:rStyle w:val="Lienhypertexte"/>
          </w:rPr>
          <w:t>Annexe n° 3 : les missions de service public de La Poste</w:t>
        </w:r>
        <w:r w:rsidR="00AA5D2A">
          <w:rPr>
            <w:webHidden/>
          </w:rPr>
          <w:tab/>
        </w:r>
        <w:r w:rsidR="00AA5D2A">
          <w:rPr>
            <w:webHidden/>
          </w:rPr>
          <w:fldChar w:fldCharType="begin"/>
        </w:r>
        <w:r w:rsidR="00AA5D2A">
          <w:rPr>
            <w:webHidden/>
          </w:rPr>
          <w:instrText xml:space="preserve"> PAGEREF _Toc464729771 \h </w:instrText>
        </w:r>
        <w:r w:rsidR="00AA5D2A">
          <w:rPr>
            <w:webHidden/>
          </w:rPr>
        </w:r>
        <w:r w:rsidR="00AA5D2A">
          <w:rPr>
            <w:webHidden/>
          </w:rPr>
          <w:fldChar w:fldCharType="separate"/>
        </w:r>
        <w:r w:rsidR="00345141">
          <w:rPr>
            <w:webHidden/>
          </w:rPr>
          <w:t>158</w:t>
        </w:r>
        <w:r w:rsidR="00AA5D2A">
          <w:rPr>
            <w:webHidden/>
          </w:rPr>
          <w:fldChar w:fldCharType="end"/>
        </w:r>
      </w:hyperlink>
    </w:p>
    <w:p w14:paraId="00E4CEB3" w14:textId="0056A745" w:rsidR="00AA5D2A" w:rsidRDefault="003236DE">
      <w:pPr>
        <w:pStyle w:val="TM6"/>
        <w:rPr>
          <w:rFonts w:eastAsiaTheme="minorEastAsia"/>
          <w:sz w:val="22"/>
          <w:lang w:eastAsia="fr-FR"/>
        </w:rPr>
      </w:pPr>
      <w:hyperlink w:anchor="_Toc464729772" w:history="1">
        <w:r w:rsidR="00AA5D2A" w:rsidRPr="00874A6E">
          <w:rPr>
            <w:rStyle w:val="Lienhypertexte"/>
          </w:rPr>
          <w:t>Annexe n° 4 : les plans stratégiques de La Poste depuis 2008 et leurs actualisations successives</w:t>
        </w:r>
        <w:r w:rsidR="00AA5D2A">
          <w:rPr>
            <w:webHidden/>
          </w:rPr>
          <w:tab/>
        </w:r>
        <w:r w:rsidR="00AA5D2A">
          <w:rPr>
            <w:webHidden/>
          </w:rPr>
          <w:fldChar w:fldCharType="begin"/>
        </w:r>
        <w:r w:rsidR="00AA5D2A">
          <w:rPr>
            <w:webHidden/>
          </w:rPr>
          <w:instrText xml:space="preserve"> PAGEREF _Toc464729772 \h </w:instrText>
        </w:r>
        <w:r w:rsidR="00AA5D2A">
          <w:rPr>
            <w:webHidden/>
          </w:rPr>
        </w:r>
        <w:r w:rsidR="00AA5D2A">
          <w:rPr>
            <w:webHidden/>
          </w:rPr>
          <w:fldChar w:fldCharType="separate"/>
        </w:r>
        <w:r w:rsidR="00345141">
          <w:rPr>
            <w:webHidden/>
          </w:rPr>
          <w:t>174</w:t>
        </w:r>
        <w:r w:rsidR="00AA5D2A">
          <w:rPr>
            <w:webHidden/>
          </w:rPr>
          <w:fldChar w:fldCharType="end"/>
        </w:r>
      </w:hyperlink>
    </w:p>
    <w:p w14:paraId="64DA61E5" w14:textId="36B1CBC1" w:rsidR="00AA5D2A" w:rsidRDefault="003236DE">
      <w:pPr>
        <w:pStyle w:val="TM6"/>
        <w:rPr>
          <w:rFonts w:eastAsiaTheme="minorEastAsia"/>
          <w:sz w:val="22"/>
          <w:lang w:eastAsia="fr-FR"/>
        </w:rPr>
      </w:pPr>
      <w:hyperlink w:anchor="_Toc464729773" w:history="1">
        <w:r w:rsidR="00AA5D2A" w:rsidRPr="00874A6E">
          <w:rPr>
            <w:rStyle w:val="Lienhypertexte"/>
          </w:rPr>
          <w:t>Annexe n° 5 : principaux évènements ayant affecté le groupe La Poste depuis 2010</w:t>
        </w:r>
        <w:r w:rsidR="00AA5D2A">
          <w:rPr>
            <w:webHidden/>
          </w:rPr>
          <w:tab/>
        </w:r>
        <w:r w:rsidR="00AA5D2A">
          <w:rPr>
            <w:webHidden/>
          </w:rPr>
          <w:fldChar w:fldCharType="begin"/>
        </w:r>
        <w:r w:rsidR="00AA5D2A">
          <w:rPr>
            <w:webHidden/>
          </w:rPr>
          <w:instrText xml:space="preserve"> PAGEREF _Toc464729773 \h </w:instrText>
        </w:r>
        <w:r w:rsidR="00AA5D2A">
          <w:rPr>
            <w:webHidden/>
          </w:rPr>
        </w:r>
        <w:r w:rsidR="00AA5D2A">
          <w:rPr>
            <w:webHidden/>
          </w:rPr>
          <w:fldChar w:fldCharType="separate"/>
        </w:r>
        <w:r w:rsidR="00345141">
          <w:rPr>
            <w:webHidden/>
          </w:rPr>
          <w:t>175</w:t>
        </w:r>
        <w:r w:rsidR="00AA5D2A">
          <w:rPr>
            <w:webHidden/>
          </w:rPr>
          <w:fldChar w:fldCharType="end"/>
        </w:r>
      </w:hyperlink>
    </w:p>
    <w:p w14:paraId="28EA893A" w14:textId="53B6F985" w:rsidR="00AA5D2A" w:rsidRDefault="003236DE">
      <w:pPr>
        <w:pStyle w:val="TM6"/>
        <w:rPr>
          <w:rFonts w:eastAsiaTheme="minorEastAsia"/>
          <w:sz w:val="22"/>
          <w:lang w:eastAsia="fr-FR"/>
        </w:rPr>
      </w:pPr>
      <w:hyperlink w:anchor="_Toc464729774" w:history="1">
        <w:r w:rsidR="00AA5D2A" w:rsidRPr="00874A6E">
          <w:rPr>
            <w:rStyle w:val="Lienhypertexte"/>
          </w:rPr>
          <w:t>Annexe n° 6 : les comptes consolidés du groupe La Poste et les comptes sociaux de La Poste SA</w:t>
        </w:r>
        <w:r w:rsidR="00AA5D2A">
          <w:rPr>
            <w:webHidden/>
          </w:rPr>
          <w:tab/>
        </w:r>
        <w:r w:rsidR="00AA5D2A">
          <w:rPr>
            <w:webHidden/>
          </w:rPr>
          <w:fldChar w:fldCharType="begin"/>
        </w:r>
        <w:r w:rsidR="00AA5D2A">
          <w:rPr>
            <w:webHidden/>
          </w:rPr>
          <w:instrText xml:space="preserve"> PAGEREF _Toc464729774 \h </w:instrText>
        </w:r>
        <w:r w:rsidR="00AA5D2A">
          <w:rPr>
            <w:webHidden/>
          </w:rPr>
        </w:r>
        <w:r w:rsidR="00AA5D2A">
          <w:rPr>
            <w:webHidden/>
          </w:rPr>
          <w:fldChar w:fldCharType="separate"/>
        </w:r>
        <w:r w:rsidR="00345141">
          <w:rPr>
            <w:webHidden/>
          </w:rPr>
          <w:t>179</w:t>
        </w:r>
        <w:r w:rsidR="00AA5D2A">
          <w:rPr>
            <w:webHidden/>
          </w:rPr>
          <w:fldChar w:fldCharType="end"/>
        </w:r>
      </w:hyperlink>
    </w:p>
    <w:p w14:paraId="489F3EC0" w14:textId="6EB93034" w:rsidR="00AA5D2A" w:rsidRDefault="003236DE">
      <w:pPr>
        <w:pStyle w:val="TM6"/>
        <w:rPr>
          <w:rFonts w:eastAsiaTheme="minorEastAsia"/>
          <w:sz w:val="22"/>
          <w:lang w:eastAsia="fr-FR"/>
        </w:rPr>
      </w:pPr>
      <w:hyperlink w:anchor="_Toc464729775" w:history="1">
        <w:r w:rsidR="00AA5D2A" w:rsidRPr="00874A6E">
          <w:rPr>
            <w:rStyle w:val="Lienhypertexte"/>
          </w:rPr>
          <w:t xml:space="preserve">Annexe n° 7 : </w:t>
        </w:r>
        <w:r w:rsidR="00E21209">
          <w:rPr>
            <w:rStyle w:val="Lienhypertexte"/>
          </w:rPr>
          <w:t>p</w:t>
        </w:r>
        <w:r w:rsidR="00E21209" w:rsidRPr="00874A6E">
          <w:rPr>
            <w:rStyle w:val="Lienhypertexte"/>
          </w:rPr>
          <w:t xml:space="preserve">résentation </w:t>
        </w:r>
        <w:r w:rsidR="00AA5D2A" w:rsidRPr="00874A6E">
          <w:rPr>
            <w:rStyle w:val="Lienhypertexte"/>
          </w:rPr>
          <w:t>de la situation, de la stratégie financière et de la diversification de Deutsche Post, Royal Mail et Poste Italiane</w:t>
        </w:r>
        <w:r w:rsidR="00AA5D2A">
          <w:rPr>
            <w:webHidden/>
          </w:rPr>
          <w:tab/>
        </w:r>
        <w:r w:rsidR="00AA5D2A">
          <w:rPr>
            <w:webHidden/>
          </w:rPr>
          <w:fldChar w:fldCharType="begin"/>
        </w:r>
        <w:r w:rsidR="00AA5D2A">
          <w:rPr>
            <w:webHidden/>
          </w:rPr>
          <w:instrText xml:space="preserve"> PAGEREF _Toc464729775 \h </w:instrText>
        </w:r>
        <w:r w:rsidR="00AA5D2A">
          <w:rPr>
            <w:webHidden/>
          </w:rPr>
        </w:r>
        <w:r w:rsidR="00AA5D2A">
          <w:rPr>
            <w:webHidden/>
          </w:rPr>
          <w:fldChar w:fldCharType="separate"/>
        </w:r>
        <w:r w:rsidR="00345141">
          <w:rPr>
            <w:webHidden/>
          </w:rPr>
          <w:t>209</w:t>
        </w:r>
        <w:r w:rsidR="00AA5D2A">
          <w:rPr>
            <w:webHidden/>
          </w:rPr>
          <w:fldChar w:fldCharType="end"/>
        </w:r>
      </w:hyperlink>
    </w:p>
    <w:p w14:paraId="20372CEF" w14:textId="7F37FDCE" w:rsidR="00AA5D2A" w:rsidRDefault="003236DE">
      <w:pPr>
        <w:pStyle w:val="TM6"/>
        <w:rPr>
          <w:rFonts w:eastAsiaTheme="minorEastAsia"/>
          <w:sz w:val="22"/>
          <w:lang w:eastAsia="fr-FR"/>
        </w:rPr>
      </w:pPr>
      <w:hyperlink w:anchor="_Toc464729776" w:history="1">
        <w:r w:rsidR="00AA5D2A" w:rsidRPr="00874A6E">
          <w:rPr>
            <w:rStyle w:val="Lienhypertexte"/>
          </w:rPr>
          <w:t>Annexe n° 8 : cartographie des maisons de service au public (MSAP) en bureau de poste</w:t>
        </w:r>
        <w:r w:rsidR="00AA5D2A">
          <w:rPr>
            <w:webHidden/>
          </w:rPr>
          <w:tab/>
        </w:r>
        <w:r w:rsidR="00AA5D2A">
          <w:rPr>
            <w:webHidden/>
          </w:rPr>
          <w:fldChar w:fldCharType="begin"/>
        </w:r>
        <w:r w:rsidR="00AA5D2A">
          <w:rPr>
            <w:webHidden/>
          </w:rPr>
          <w:instrText xml:space="preserve"> PAGEREF _Toc464729776 \h </w:instrText>
        </w:r>
        <w:r w:rsidR="00AA5D2A">
          <w:rPr>
            <w:webHidden/>
          </w:rPr>
        </w:r>
        <w:r w:rsidR="00AA5D2A">
          <w:rPr>
            <w:webHidden/>
          </w:rPr>
          <w:fldChar w:fldCharType="separate"/>
        </w:r>
        <w:r w:rsidR="00345141">
          <w:rPr>
            <w:webHidden/>
          </w:rPr>
          <w:t>221</w:t>
        </w:r>
        <w:r w:rsidR="00AA5D2A">
          <w:rPr>
            <w:webHidden/>
          </w:rPr>
          <w:fldChar w:fldCharType="end"/>
        </w:r>
      </w:hyperlink>
    </w:p>
    <w:p w14:paraId="7FC396DA" w14:textId="783EA04E" w:rsidR="00AA5D2A" w:rsidRDefault="003236DE">
      <w:pPr>
        <w:pStyle w:val="TM6"/>
        <w:rPr>
          <w:rFonts w:eastAsiaTheme="minorEastAsia"/>
          <w:sz w:val="22"/>
          <w:lang w:eastAsia="fr-FR"/>
        </w:rPr>
      </w:pPr>
      <w:hyperlink w:anchor="_Toc464729777" w:history="1">
        <w:r w:rsidR="00AA5D2A" w:rsidRPr="00874A6E">
          <w:rPr>
            <w:rStyle w:val="Lienhypertexte"/>
          </w:rPr>
          <w:t>Annexe n° 9 : suivi de la mise en œuvre des recommandations du rapport public thématique : « La Poste : un service public face à un défi sans précédent, une mutation nécessaire »</w:t>
        </w:r>
        <w:r w:rsidR="00AA5D2A">
          <w:rPr>
            <w:webHidden/>
          </w:rPr>
          <w:tab/>
        </w:r>
        <w:r w:rsidR="00AA5D2A">
          <w:rPr>
            <w:webHidden/>
          </w:rPr>
          <w:fldChar w:fldCharType="begin"/>
        </w:r>
        <w:r w:rsidR="00AA5D2A">
          <w:rPr>
            <w:webHidden/>
          </w:rPr>
          <w:instrText xml:space="preserve"> PAGEREF _Toc464729777 \h </w:instrText>
        </w:r>
        <w:r w:rsidR="00AA5D2A">
          <w:rPr>
            <w:webHidden/>
          </w:rPr>
        </w:r>
        <w:r w:rsidR="00AA5D2A">
          <w:rPr>
            <w:webHidden/>
          </w:rPr>
          <w:fldChar w:fldCharType="separate"/>
        </w:r>
        <w:r w:rsidR="00345141">
          <w:rPr>
            <w:webHidden/>
          </w:rPr>
          <w:t>222</w:t>
        </w:r>
        <w:r w:rsidR="00AA5D2A">
          <w:rPr>
            <w:webHidden/>
          </w:rPr>
          <w:fldChar w:fldCharType="end"/>
        </w:r>
      </w:hyperlink>
    </w:p>
    <w:p w14:paraId="211BE42E" w14:textId="7975246C" w:rsidR="006B6785" w:rsidRDefault="006B6785" w:rsidP="006B6785">
      <w:pPr>
        <w:pStyle w:val="TitreAnnexe"/>
      </w:pPr>
      <w:r>
        <w:fldChar w:fldCharType="end"/>
      </w:r>
      <w:bookmarkStart w:id="2222" w:name="_Toc463433929"/>
      <w:bookmarkStart w:id="2223" w:name="_Toc463434095"/>
      <w:bookmarkStart w:id="2224" w:name="_Toc463439757"/>
      <w:bookmarkStart w:id="2225" w:name="_Toc463518302"/>
      <w:bookmarkStart w:id="2226" w:name="_Toc464729769"/>
      <w:r w:rsidR="000D13C7">
        <w:t>g</w:t>
      </w:r>
      <w:r>
        <w:t>lossaire</w:t>
      </w:r>
      <w:bookmarkEnd w:id="2222"/>
      <w:bookmarkEnd w:id="2223"/>
      <w:bookmarkEnd w:id="2224"/>
      <w:bookmarkEnd w:id="2225"/>
      <w:bookmarkEnd w:id="2226"/>
    </w:p>
    <w:p w14:paraId="211BE42F" w14:textId="77777777" w:rsidR="006B6785" w:rsidRPr="00C65635" w:rsidRDefault="006B6785" w:rsidP="006B6785">
      <w:pPr>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Accords Schwartz </w:t>
      </w:r>
      <w:r w:rsidRPr="00C65635">
        <w:rPr>
          <w:rFonts w:ascii="Times New Roman" w:eastAsia="Times New Roman" w:hAnsi="Times New Roman" w:cs="Times New Roman"/>
          <w:szCs w:val="21"/>
        </w:rPr>
        <w:t>: accords signés entre l’État, la Poste et les éditeurs de presse le 23 juillet 2008 fixant la trajectoire de hausse des tarifs, les montants de compensation versés par l’État à La Poste et le niveau de qualité de service de la mission de transport postal de la presse pour la période 2009 à 2015.</w:t>
      </w:r>
    </w:p>
    <w:p w14:paraId="211BE430"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Accessibilité bancaire </w:t>
      </w:r>
      <w:r w:rsidRPr="00C65635">
        <w:rPr>
          <w:rFonts w:ascii="Times New Roman" w:eastAsia="Times New Roman" w:hAnsi="Times New Roman" w:cs="Times New Roman"/>
          <w:szCs w:val="21"/>
        </w:rPr>
        <w:t>: mission de service public confiée à La Banque Postale lui faisant obligation d’ouvrir un Livret A à toute personne qui en fait la demande et d’autoriser un certain nombre d’opérations non fournies par d’autres établissements bancaires (dépôt et retrait à partir de 1,5 €, contre un seuil général fixé à 10</w:t>
      </w:r>
      <w:r w:rsidR="004A75C4">
        <w:t> </w:t>
      </w:r>
      <w:r w:rsidRPr="00C65635">
        <w:rPr>
          <w:rFonts w:ascii="Times New Roman" w:eastAsia="Times New Roman" w:hAnsi="Times New Roman" w:cs="Times New Roman"/>
          <w:szCs w:val="21"/>
        </w:rPr>
        <w:t>€, domiciliation sur le livret A d’un certain nombre de virements et de prélèvements, fourniture d’un service de guichet dans les mêmes conditions que pour les comptes chèques postaux, etc.)</w:t>
      </w:r>
    </w:p>
    <w:p w14:paraId="211BE431"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Accessibilité territoriale </w:t>
      </w:r>
      <w:r w:rsidRPr="00C65635">
        <w:rPr>
          <w:rFonts w:ascii="Times New Roman" w:eastAsia="Times New Roman" w:hAnsi="Times New Roman" w:cs="Times New Roman"/>
          <w:szCs w:val="21"/>
        </w:rPr>
        <w:t>: critère du service universel postal (SUP) prévoyant qu’</w:t>
      </w:r>
      <w:r w:rsidRPr="00C375EC">
        <w:rPr>
          <w:rFonts w:ascii="Times New Roman" w:eastAsia="Times New Roman" w:hAnsi="Times New Roman" w:cs="Times New Roman"/>
          <w:szCs w:val="21"/>
        </w:rPr>
        <w:t>« au moins 99 % de la popu</w:t>
      </w:r>
      <w:r w:rsidR="004A75C4" w:rsidRPr="00C375EC">
        <w:rPr>
          <w:rFonts w:ascii="Times New Roman" w:eastAsia="Times New Roman" w:hAnsi="Times New Roman" w:cs="Times New Roman"/>
          <w:szCs w:val="21"/>
        </w:rPr>
        <w:t>lation nationale et au moins 95</w:t>
      </w:r>
      <w:r w:rsidR="004A75C4" w:rsidRPr="00C375EC">
        <w:t> </w:t>
      </w:r>
      <w:r w:rsidRPr="00C375EC">
        <w:rPr>
          <w:rFonts w:ascii="Times New Roman" w:eastAsia="Times New Roman" w:hAnsi="Times New Roman" w:cs="Times New Roman"/>
          <w:szCs w:val="21"/>
        </w:rPr>
        <w:t xml:space="preserve">% de la population de chaque département sont à moins de 10 km d’un point de contact et toutes les communes de plus de 10 000 habitants disposent d’au moins un point de contact </w:t>
      </w:r>
      <w:r w:rsidR="004A75C4" w:rsidRPr="00C375EC">
        <w:rPr>
          <w:rFonts w:ascii="Times New Roman" w:eastAsia="Times New Roman" w:hAnsi="Times New Roman" w:cs="Times New Roman"/>
          <w:szCs w:val="21"/>
        </w:rPr>
        <w:t>par tranche de 20 000 habitants</w:t>
      </w:r>
      <w:r w:rsidR="004A75C4" w:rsidRPr="00C375EC">
        <w:t> </w:t>
      </w:r>
      <w:r w:rsidRPr="00C375EC">
        <w:rPr>
          <w:rFonts w:ascii="Times New Roman" w:eastAsia="Times New Roman" w:hAnsi="Times New Roman" w:cs="Times New Roman"/>
          <w:szCs w:val="21"/>
        </w:rPr>
        <w:t>»</w:t>
      </w:r>
      <w:r w:rsidRPr="00C65635">
        <w:rPr>
          <w:rFonts w:ascii="Times New Roman" w:eastAsia="Times New Roman" w:hAnsi="Times New Roman" w:cs="Times New Roman"/>
          <w:szCs w:val="21"/>
        </w:rPr>
        <w:t xml:space="preserve"> (article R. 1-1 du code des postes et communications électroniques). </w:t>
      </w:r>
    </w:p>
    <w:p w14:paraId="211BE432" w14:textId="52F57850"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APC/API (agences postales communales et intercommunales)</w:t>
      </w:r>
      <w:r w:rsidRPr="00C65635">
        <w:rPr>
          <w:rFonts w:ascii="Times New Roman" w:eastAsia="Times New Roman" w:hAnsi="Times New Roman" w:cs="Times New Roman"/>
          <w:szCs w:val="21"/>
        </w:rPr>
        <w:t> : points de contact gérés en partenariat avec une mairie ou une communauté de communes. En contrepartie d’une indemnité compensatrice, des prestations postales sont assurées. Ces agences sont gérées par des agents employés par la commune ou la communauté de communes concernée. Sur les 17 088 points de contact que compte le réseau de La Poste en avril 2016, plus de 46</w:t>
      </w:r>
      <w:r w:rsidR="00E21048">
        <w:rPr>
          <w:rFonts w:ascii="Times New Roman" w:eastAsia="Times New Roman" w:hAnsi="Times New Roman" w:cs="Times New Roman"/>
          <w:szCs w:val="21"/>
        </w:rPr>
        <w:t xml:space="preserve"> </w:t>
      </w:r>
      <w:r w:rsidRPr="00C65635">
        <w:rPr>
          <w:rFonts w:ascii="Times New Roman" w:eastAsia="Times New Roman" w:hAnsi="Times New Roman" w:cs="Times New Roman"/>
          <w:szCs w:val="21"/>
        </w:rPr>
        <w:t>% sont gérés en partenariat, soit 5 739 APIC/API et 2 198 RPC.</w:t>
      </w:r>
    </w:p>
    <w:p w14:paraId="211BE433" w14:textId="77777777" w:rsidR="006B6785" w:rsidRPr="00C65635" w:rsidRDefault="006B6785" w:rsidP="006B6785">
      <w:pPr>
        <w:spacing w:after="0"/>
        <w:rPr>
          <w:rFonts w:ascii="Times New Roman" w:eastAsia="Times New Roman" w:hAnsi="Times New Roman" w:cs="Times New Roman"/>
          <w:szCs w:val="21"/>
          <w:lang w:eastAsia="fr-FR"/>
        </w:rPr>
      </w:pPr>
      <w:r w:rsidRPr="00C65635">
        <w:rPr>
          <w:rFonts w:ascii="Times New Roman" w:eastAsia="Times New Roman" w:hAnsi="Times New Roman" w:cs="Times New Roman"/>
          <w:b/>
          <w:szCs w:val="21"/>
          <w:lang w:eastAsia="fr-FR"/>
        </w:rPr>
        <w:t>BtoB </w:t>
      </w:r>
      <w:r w:rsidRPr="00C65635">
        <w:rPr>
          <w:rFonts w:ascii="Times New Roman" w:eastAsia="Times New Roman" w:hAnsi="Times New Roman" w:cs="Times New Roman"/>
          <w:szCs w:val="21"/>
          <w:lang w:eastAsia="fr-FR"/>
        </w:rPr>
        <w:t xml:space="preserve">: </w:t>
      </w:r>
      <w:r w:rsidRPr="00C65635">
        <w:rPr>
          <w:rFonts w:ascii="Times New Roman" w:eastAsia="Times New Roman" w:hAnsi="Times New Roman" w:cs="Times New Roman"/>
          <w:i/>
          <w:szCs w:val="21"/>
          <w:lang w:eastAsia="fr-FR"/>
        </w:rPr>
        <w:t>Business to Business</w:t>
      </w:r>
      <w:r w:rsidRPr="00C65635">
        <w:rPr>
          <w:rFonts w:ascii="Times New Roman" w:eastAsia="Times New Roman" w:hAnsi="Times New Roman" w:cs="Times New Roman"/>
          <w:szCs w:val="21"/>
          <w:lang w:eastAsia="fr-FR"/>
        </w:rPr>
        <w:t>, se dit d’une relation d’entreprise à entreprise.</w:t>
      </w:r>
    </w:p>
    <w:p w14:paraId="211BE434" w14:textId="77777777" w:rsidR="006B6785" w:rsidRPr="00C65635" w:rsidRDefault="006B6785" w:rsidP="006B6785">
      <w:pPr>
        <w:spacing w:after="0"/>
        <w:rPr>
          <w:rFonts w:ascii="Times New Roman" w:eastAsia="Times New Roman" w:hAnsi="Times New Roman" w:cs="Times New Roman"/>
          <w:szCs w:val="21"/>
          <w:lang w:eastAsia="fr-FR"/>
        </w:rPr>
      </w:pPr>
      <w:r w:rsidRPr="00C65635">
        <w:rPr>
          <w:rFonts w:ascii="Times New Roman" w:eastAsia="Times New Roman" w:hAnsi="Times New Roman" w:cs="Times New Roman"/>
          <w:b/>
          <w:szCs w:val="21"/>
          <w:lang w:eastAsia="fr-FR"/>
        </w:rPr>
        <w:t>BtoC</w:t>
      </w:r>
      <w:r w:rsidRPr="00C65635">
        <w:rPr>
          <w:rFonts w:ascii="Times New Roman" w:eastAsia="Times New Roman" w:hAnsi="Times New Roman" w:cs="Times New Roman"/>
          <w:szCs w:val="21"/>
          <w:lang w:eastAsia="fr-FR"/>
        </w:rPr>
        <w:t xml:space="preserve"> : </w:t>
      </w:r>
      <w:r w:rsidRPr="00C65635">
        <w:rPr>
          <w:rFonts w:ascii="Times New Roman" w:eastAsia="Times New Roman" w:hAnsi="Times New Roman" w:cs="Times New Roman"/>
          <w:i/>
          <w:szCs w:val="21"/>
          <w:lang w:eastAsia="fr-FR"/>
        </w:rPr>
        <w:t>Business to Consumer</w:t>
      </w:r>
      <w:r w:rsidRPr="00C65635">
        <w:rPr>
          <w:rFonts w:ascii="Times New Roman" w:eastAsia="Times New Roman" w:hAnsi="Times New Roman" w:cs="Times New Roman"/>
          <w:szCs w:val="21"/>
          <w:lang w:eastAsia="fr-FR"/>
        </w:rPr>
        <w:t>, se dit d’une relation d’une entreprise vers un particulier.</w:t>
      </w:r>
    </w:p>
    <w:p w14:paraId="211BE435" w14:textId="77777777" w:rsidR="006B6785" w:rsidRPr="00C65635" w:rsidRDefault="006B6785" w:rsidP="006B6785">
      <w:pPr>
        <w:spacing w:after="0"/>
        <w:rPr>
          <w:rFonts w:ascii="Times New Roman" w:eastAsia="Times New Roman" w:hAnsi="Times New Roman" w:cs="Times New Roman"/>
          <w:color w:val="FF0000"/>
          <w:szCs w:val="21"/>
        </w:rPr>
      </w:pPr>
      <w:r w:rsidRPr="00C65635">
        <w:rPr>
          <w:rFonts w:ascii="Times New Roman" w:eastAsia="Times New Roman" w:hAnsi="Times New Roman" w:cs="Times New Roman"/>
          <w:b/>
          <w:szCs w:val="21"/>
        </w:rPr>
        <w:t>BSCC</w:t>
      </w:r>
      <w:r w:rsidRPr="00C65635">
        <w:rPr>
          <w:rFonts w:ascii="Times New Roman" w:eastAsia="Times New Roman" w:hAnsi="Times New Roman" w:cs="Times New Roman"/>
          <w:szCs w:val="21"/>
        </w:rPr>
        <w:t xml:space="preserve"> : Branche service-courrier-colis de La Poste SA. </w:t>
      </w:r>
    </w:p>
    <w:p w14:paraId="211BE436"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Coefficient d’exploitation bancaire : </w:t>
      </w:r>
      <w:r w:rsidRPr="00C65635">
        <w:rPr>
          <w:rFonts w:ascii="Times New Roman" w:eastAsia="Times New Roman" w:hAnsi="Times New Roman" w:cs="Times New Roman"/>
          <w:szCs w:val="21"/>
        </w:rPr>
        <w:t>indicateur utilisé pour mesurer l’efficacité d’un établissement de crédit. Il correspond au rapport des charges d’exploitation (frais de personnel, dotations aux amortissements sur les immobilisations corporelles et incorporelles, autres services externes) divisées par le produit net bancaire (PNB).</w:t>
      </w:r>
    </w:p>
    <w:p w14:paraId="211BE437"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Colis express </w:t>
      </w:r>
      <w:r w:rsidRPr="00C65635">
        <w:rPr>
          <w:rFonts w:ascii="Times New Roman" w:eastAsia="Times New Roman" w:hAnsi="Times New Roman" w:cs="Times New Roman"/>
          <w:szCs w:val="21"/>
        </w:rPr>
        <w:t>: livraison d’objets et de plis dans des délais garantis, du seuil de la porte de l’expéditeur jusqu’à celui du destinataire. Il s’agit d’un marché complètement ouvert à la concurrence, qui porte sur les colis légers (jusqu’à 30 kg) émis et distribués sur le territoire français.</w:t>
      </w:r>
    </w:p>
    <w:p w14:paraId="211BE438"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Colis « ordinaires » </w:t>
      </w:r>
      <w:r w:rsidRPr="00C65635">
        <w:rPr>
          <w:rFonts w:ascii="Times New Roman" w:eastAsia="Times New Roman" w:hAnsi="Times New Roman" w:cs="Times New Roman"/>
          <w:szCs w:val="21"/>
        </w:rPr>
        <w:t>: colis de 0 à 30 kg, livrés à domicile ou en points de retrait des colis. Ce marché se caractérise par des délais plus importants que ceux des envois express. Il est complètement ouvert à la concurrence mais partiellement régulé : le service universel garantit qu’une offre de colis jusqu’à 20 kg en envoi ordinaire ou en recommandé est disponible à l’unité sur tout le territoire. Sont exclus les services d’envois offerts à des entreprises en exécution de contrats portant sur plusieurs envois.</w:t>
      </w:r>
    </w:p>
    <w:p w14:paraId="211BE439" w14:textId="77777777" w:rsidR="006B6785" w:rsidRPr="00C65635" w:rsidRDefault="006B6785" w:rsidP="006B6785">
      <w:pPr>
        <w:spacing w:after="0"/>
        <w:rPr>
          <w:rFonts w:ascii="Times New Roman" w:eastAsia="Times New Roman" w:hAnsi="Times New Roman" w:cs="Times New Roman"/>
          <w:b/>
          <w:szCs w:val="21"/>
        </w:rPr>
      </w:pPr>
      <w:r w:rsidRPr="00C65635">
        <w:rPr>
          <w:rFonts w:ascii="Times New Roman" w:eastAsia="Times New Roman" w:hAnsi="Times New Roman" w:cs="Times New Roman"/>
          <w:b/>
          <w:szCs w:val="21"/>
          <w:lang w:eastAsia="fr-FR"/>
        </w:rPr>
        <w:t>Commission supérieure du service public, des postes et des communications électroniques</w:t>
      </w:r>
      <w:r w:rsidRPr="00C65635">
        <w:rPr>
          <w:rFonts w:ascii="Times New Roman" w:eastAsia="Times New Roman" w:hAnsi="Times New Roman" w:cs="Times New Roman"/>
          <w:szCs w:val="21"/>
          <w:lang w:eastAsia="fr-FR"/>
        </w:rPr>
        <w:t> : commission parlementaire mixte (Assemblée nationale et Sénat) visant à contrôler les activités postales et de communications électroniques (téléphonie fixe, mobile et internet).</w:t>
      </w:r>
    </w:p>
    <w:p w14:paraId="211BE43A"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shd w:val="clear" w:color="auto" w:fill="FFFFFF"/>
        </w:rPr>
        <w:t>Common Equity Tier 1 (CET 1) </w:t>
      </w:r>
      <w:r w:rsidRPr="00C65635">
        <w:rPr>
          <w:rFonts w:ascii="Times New Roman" w:eastAsia="Times New Roman" w:hAnsi="Times New Roman" w:cs="Times New Roman"/>
          <w:szCs w:val="21"/>
          <w:shd w:val="clear" w:color="auto" w:fill="FFFFFF"/>
        </w:rPr>
        <w:t>: comprend le capital social, les primes d’émission, d’apport ou de fusion et les résultats reportés. Les produits hybrides sont tolérés à condition qu’ils puissent être utilisés d’un point de vue comptable et juridique pour absorber des pertes sans devoir passer par le stade de la liquidation de la banque. Il est rapporté aux emplois à risque et aux emplois hors bilan de l’établissement de crédit concerné.</w:t>
      </w:r>
    </w:p>
    <w:p w14:paraId="211BE43B"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Contrat d’entreprise</w:t>
      </w:r>
      <w:r w:rsidRPr="00C65635">
        <w:rPr>
          <w:rFonts w:ascii="Times New Roman" w:eastAsia="Times New Roman" w:hAnsi="Times New Roman" w:cs="Times New Roman"/>
          <w:szCs w:val="21"/>
        </w:rPr>
        <w:t> : formalise les engagements respectifs de La Poste et de l’État sur les missions de service public. Le dernier contrat d’entreprise a été signé le 1</w:t>
      </w:r>
      <w:r w:rsidRPr="00C65635">
        <w:rPr>
          <w:rFonts w:ascii="Times New Roman" w:eastAsia="Times New Roman" w:hAnsi="Times New Roman" w:cs="Times New Roman"/>
          <w:szCs w:val="21"/>
          <w:vertAlign w:val="superscript"/>
        </w:rPr>
        <w:t>er</w:t>
      </w:r>
      <w:r w:rsidRPr="00C65635">
        <w:rPr>
          <w:rFonts w:ascii="Times New Roman" w:eastAsia="Times New Roman" w:hAnsi="Times New Roman" w:cs="Times New Roman"/>
          <w:szCs w:val="21"/>
        </w:rPr>
        <w:t xml:space="preserve"> juillet 2013 pour la période 2013-2017 avec pour objectifs :</w:t>
      </w:r>
    </w:p>
    <w:p w14:paraId="211BE43C" w14:textId="77777777" w:rsidR="006B6785" w:rsidRDefault="006B6785" w:rsidP="004A75C4">
      <w:pPr>
        <w:pStyle w:val="Pucetiret"/>
      </w:pPr>
      <w:r w:rsidRPr="001578B4">
        <w:t>le maintien des missions de service public confiées à La Poste : le service universel postal, le transport et distribution de la presse, l’accessibilité bancaire et l’aménagement du territoire, avec pour ces trois dernières missions le maintien du principe de compensation des coûts ;</w:t>
      </w:r>
    </w:p>
    <w:p w14:paraId="211BE43D" w14:textId="77777777" w:rsidR="006B6785" w:rsidRDefault="006B6785" w:rsidP="004A75C4">
      <w:pPr>
        <w:pStyle w:val="Pucetiret"/>
      </w:pPr>
      <w:r w:rsidRPr="001578B4">
        <w:t>une trajectoire de qualité de service renforcée ;</w:t>
      </w:r>
    </w:p>
    <w:p w14:paraId="211BE43E" w14:textId="77777777" w:rsidR="006B6785" w:rsidRDefault="006B6785" w:rsidP="004A75C4">
      <w:pPr>
        <w:pStyle w:val="Pucetiret"/>
      </w:pPr>
      <w:r w:rsidRPr="001578B4">
        <w:t>l’adaptation renforcée des missions aux attentes des usagers et à l’évolution des technologies ;</w:t>
      </w:r>
    </w:p>
    <w:p w14:paraId="211BE43F" w14:textId="77777777" w:rsidR="006B6785" w:rsidRPr="00C65635" w:rsidRDefault="006B6785" w:rsidP="004A75C4">
      <w:pPr>
        <w:pStyle w:val="Pucetiret"/>
      </w:pPr>
      <w:r w:rsidRPr="00C65635">
        <w:t>la mise en place d’engagements citoyens en faveur du développement des territoires et des entreprises, des plus démunis, du développement de la société numérique et dans le domaine de la responsabilité sociale de l’entreprise.</w:t>
      </w:r>
    </w:p>
    <w:p w14:paraId="211BE440"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Contrat de présence postale territoriale</w:t>
      </w:r>
      <w:r w:rsidRPr="00C65635">
        <w:rPr>
          <w:rFonts w:ascii="Times New Roman" w:eastAsia="Times New Roman" w:hAnsi="Times New Roman" w:cs="Times New Roman"/>
          <w:szCs w:val="21"/>
        </w:rPr>
        <w:t xml:space="preserve"> : contrat signé entre l’État, La Poste et l’association des maires de France, déterminant les objectifs, les modalités et le financement de la présence postale territoriale. Le contrat 2014-2016 a pour visée la poursuite de la rénovation des bureaux de poste et le développement des partenariats. </w:t>
      </w:r>
    </w:p>
    <w:p w14:paraId="211BE441" w14:textId="77777777" w:rsidR="006B6785" w:rsidRPr="00713999" w:rsidRDefault="006B6785" w:rsidP="006B6785">
      <w:pPr>
        <w:spacing w:after="0"/>
        <w:rPr>
          <w:rFonts w:ascii="Times New Roman" w:eastAsia="Times New Roman" w:hAnsi="Times New Roman"/>
        </w:rPr>
      </w:pPr>
      <w:r w:rsidRPr="00C65635">
        <w:rPr>
          <w:rFonts w:ascii="Times New Roman" w:eastAsia="Times New Roman" w:hAnsi="Times New Roman" w:cs="Times New Roman"/>
          <w:b/>
          <w:szCs w:val="21"/>
        </w:rPr>
        <w:t>Contribution à l’aménagement et au développement du territoire</w:t>
      </w:r>
      <w:r w:rsidRPr="00713999">
        <w:rPr>
          <w:rFonts w:ascii="Times New Roman" w:eastAsia="Times New Roman" w:hAnsi="Times New Roman"/>
        </w:rPr>
        <w:t> </w:t>
      </w:r>
      <w:r w:rsidRPr="00C65635">
        <w:rPr>
          <w:rFonts w:ascii="Times New Roman" w:eastAsia="Times New Roman" w:hAnsi="Times New Roman" w:cs="Times New Roman"/>
          <w:szCs w:val="21"/>
        </w:rPr>
        <w:t>: mission de service public reposant sur le réseau de La Poste dont la loi du 2 juillet 1990 modifiée prévoit qu’il « compte au moins 17 000 points de contact répartis sur le territoire français en tenant compte des spécificités de celui-ci, notamment dans les départements et collectivités d’outre-mer</w:t>
      </w:r>
      <w:r>
        <w:rPr>
          <w:rFonts w:ascii="Times New Roman" w:eastAsia="Times New Roman" w:hAnsi="Times New Roman" w:cs="Times New Roman"/>
          <w:szCs w:val="21"/>
        </w:rPr>
        <w:t> </w:t>
      </w:r>
      <w:r w:rsidRPr="00C65635">
        <w:rPr>
          <w:rFonts w:ascii="Times New Roman" w:eastAsia="Times New Roman" w:hAnsi="Times New Roman" w:cs="Times New Roman"/>
          <w:szCs w:val="21"/>
        </w:rPr>
        <w:t>».</w:t>
      </w:r>
    </w:p>
    <w:p w14:paraId="211BE442"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Courrier égrené </w:t>
      </w:r>
      <w:r w:rsidRPr="00C65635">
        <w:rPr>
          <w:rFonts w:ascii="Times New Roman" w:eastAsia="Times New Roman" w:hAnsi="Times New Roman" w:cs="Times New Roman"/>
          <w:szCs w:val="21"/>
        </w:rPr>
        <w:t>: ensemble du courrier des particuliers et des petites entreprises, auquel s’ajoute le courrier non industriel des entreprises. Désigne les envois d’objets postaux postés et traités individuellement par opposition aux envois en nombre (courrier industriel).</w:t>
      </w:r>
    </w:p>
    <w:p w14:paraId="211BE443" w14:textId="762FF641"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Courrier de gestion </w:t>
      </w:r>
      <w:r w:rsidRPr="00C65635">
        <w:rPr>
          <w:rFonts w:ascii="Times New Roman" w:eastAsia="Times New Roman" w:hAnsi="Times New Roman" w:cs="Times New Roman"/>
          <w:szCs w:val="21"/>
        </w:rPr>
        <w:t>: représente près de 90</w:t>
      </w:r>
      <w:r w:rsidR="00E21048">
        <w:rPr>
          <w:rFonts w:ascii="Times New Roman" w:eastAsia="Times New Roman" w:hAnsi="Times New Roman" w:cs="Times New Roman"/>
          <w:szCs w:val="21"/>
        </w:rPr>
        <w:t xml:space="preserve"> </w:t>
      </w:r>
      <w:r w:rsidRPr="00C65635">
        <w:rPr>
          <w:rFonts w:ascii="Times New Roman" w:eastAsia="Times New Roman" w:hAnsi="Times New Roman" w:cs="Times New Roman"/>
          <w:szCs w:val="21"/>
        </w:rPr>
        <w:t>% du chiffre d’affaires du Courrier, hors presse et publicité adressée. Correspond dans une large mesure aux volumes envoyés par les entreprises (relevés bancaires, factures, courriers administratifs</w:t>
      </w:r>
      <w:r w:rsidR="00E21048">
        <w:rPr>
          <w:rFonts w:ascii="Times New Roman" w:eastAsia="Times New Roman" w:hAnsi="Times New Roman" w:cs="Times New Roman"/>
          <w:szCs w:val="21"/>
        </w:rPr>
        <w:t>, etc)</w:t>
      </w:r>
      <w:r w:rsidRPr="00C65635">
        <w:rPr>
          <w:rFonts w:ascii="Times New Roman" w:eastAsia="Times New Roman" w:hAnsi="Times New Roman" w:cs="Times New Roman"/>
          <w:szCs w:val="21"/>
        </w:rPr>
        <w:t>, mais également à celui des administrations.</w:t>
      </w:r>
    </w:p>
    <w:p w14:paraId="211BE444" w14:textId="77777777" w:rsidR="006B6785" w:rsidRPr="00C65635" w:rsidRDefault="006B6785" w:rsidP="006B6785">
      <w:pPr>
        <w:spacing w:after="0"/>
        <w:rPr>
          <w:rFonts w:ascii="Times New Roman" w:eastAsia="Times New Roman" w:hAnsi="Times New Roman" w:cs="Times New Roman"/>
          <w:szCs w:val="21"/>
          <w:lang w:eastAsia="fr-FR"/>
        </w:rPr>
      </w:pPr>
      <w:r w:rsidRPr="00C65635">
        <w:rPr>
          <w:rFonts w:ascii="Times New Roman" w:eastAsia="Times New Roman" w:hAnsi="Times New Roman" w:cs="Times New Roman"/>
          <w:b/>
          <w:szCs w:val="21"/>
          <w:lang w:eastAsia="fr-FR"/>
        </w:rPr>
        <w:t>Délai de livraison</w:t>
      </w:r>
      <w:r w:rsidRPr="00C65635">
        <w:rPr>
          <w:rFonts w:ascii="Times New Roman" w:eastAsia="Times New Roman" w:hAnsi="Times New Roman" w:cs="Times New Roman"/>
          <w:szCs w:val="21"/>
          <w:lang w:eastAsia="fr-FR"/>
        </w:rPr>
        <w:t> : délai exprimé en jours ouvrables entre la prise en charge de la marchandise par le transporteur et sa livraison au destinataire final.</w:t>
      </w:r>
    </w:p>
    <w:p w14:paraId="211BE445" w14:textId="1EFF390F" w:rsidR="006B6785" w:rsidRPr="00C65635" w:rsidRDefault="006B6785" w:rsidP="006B6785">
      <w:pPr>
        <w:spacing w:after="0"/>
        <w:rPr>
          <w:rFonts w:ascii="Times New Roman" w:eastAsia="Times New Roman" w:hAnsi="Times New Roman" w:cs="Times New Roman"/>
          <w:szCs w:val="21"/>
          <w:lang w:eastAsia="fr-FR"/>
        </w:rPr>
      </w:pPr>
      <w:r>
        <w:rPr>
          <w:rFonts w:ascii="Times New Roman" w:eastAsia="Times New Roman" w:hAnsi="Times New Roman" w:cs="Times New Roman"/>
          <w:b/>
          <w:szCs w:val="21"/>
        </w:rPr>
        <w:t>É</w:t>
      </w:r>
      <w:r w:rsidRPr="00C65635">
        <w:rPr>
          <w:rFonts w:ascii="Times New Roman" w:eastAsia="Times New Roman" w:hAnsi="Times New Roman" w:cs="Times New Roman"/>
          <w:b/>
          <w:szCs w:val="21"/>
        </w:rPr>
        <w:t>copli</w:t>
      </w:r>
      <w:r w:rsidRPr="00C65635">
        <w:rPr>
          <w:rFonts w:ascii="Times New Roman" w:eastAsia="Times New Roman" w:hAnsi="Times New Roman" w:cs="Times New Roman"/>
          <w:szCs w:val="21"/>
        </w:rPr>
        <w:t> : lettre non urgente. L</w:t>
      </w:r>
      <w:r w:rsidR="00232FD0">
        <w:rPr>
          <w:rFonts w:ascii="Times New Roman" w:eastAsia="Times New Roman" w:hAnsi="Times New Roman" w:cs="Times New Roman"/>
          <w:szCs w:val="21"/>
        </w:rPr>
        <w:t>’</w:t>
      </w:r>
      <w:r w:rsidRPr="00C65635">
        <w:rPr>
          <w:rFonts w:ascii="Times New Roman" w:eastAsia="Times New Roman" w:hAnsi="Times New Roman" w:cs="Times New Roman"/>
          <w:szCs w:val="21"/>
        </w:rPr>
        <w:t>écopli est trié de jour dans les centres de tri contrairement à la lettre qui est triée de nuit, ce qui justifie son tarif un peu plus bas et un délai d'acheminement d'un jour de plus. Pour 2016, le tarif de l’écopli a été fixé à 0,68 €.</w:t>
      </w:r>
    </w:p>
    <w:p w14:paraId="211BE446" w14:textId="0082FB42"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Enseigne La Poste </w:t>
      </w:r>
      <w:r w:rsidRPr="00C65635">
        <w:rPr>
          <w:rFonts w:ascii="Times New Roman" w:eastAsia="Times New Roman" w:hAnsi="Times New Roman" w:cs="Times New Roman"/>
          <w:szCs w:val="21"/>
        </w:rPr>
        <w:t>: direction de la maison mère érigée en «</w:t>
      </w:r>
      <w:r w:rsidR="00A571D5">
        <w:rPr>
          <w:rFonts w:ascii="Times New Roman" w:eastAsia="Times New Roman" w:hAnsi="Times New Roman" w:cs="Times New Roman"/>
          <w:szCs w:val="21"/>
        </w:rPr>
        <w:t> </w:t>
      </w:r>
      <w:r w:rsidRPr="00C65635">
        <w:rPr>
          <w:rFonts w:ascii="Times New Roman" w:eastAsia="Times New Roman" w:hAnsi="Times New Roman" w:cs="Times New Roman"/>
          <w:szCs w:val="21"/>
        </w:rPr>
        <w:t>métier » en charge des activités courrier, colis, bancaires au sein du réseau des bureaux de poste. Désormais remplacée par le Réseau.</w:t>
      </w:r>
    </w:p>
    <w:p w14:paraId="211BE447"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Envoi postal : </w:t>
      </w:r>
      <w:r w:rsidRPr="00C65635">
        <w:rPr>
          <w:rFonts w:ascii="Times New Roman" w:eastAsia="Times New Roman" w:hAnsi="Times New Roman" w:cs="Times New Roman"/>
          <w:szCs w:val="21"/>
        </w:rPr>
        <w:t>tout objet destiné à être remis à l’adresse indiquée sur l’objet lui-même ou sur son conditionnement et présenté dans la forme dans laquelle il doit être acheminé. Outre les envois de correspondance, sont notamment considérés comme des envois postaux les livres, les journaux, les périodiques et les colis postaux contenant de la marchandise avec ou sans valeur commerciale.</w:t>
      </w:r>
    </w:p>
    <w:p w14:paraId="211BE448"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Envois de correspondance </w:t>
      </w:r>
      <w:r w:rsidRPr="00C65635">
        <w:rPr>
          <w:rFonts w:ascii="Times New Roman" w:eastAsia="Times New Roman" w:hAnsi="Times New Roman" w:cs="Times New Roman"/>
          <w:szCs w:val="21"/>
        </w:rPr>
        <w:t xml:space="preserve">: envoi postal ne dépassant pas 2 kg. Les envois postaux adressés tels que les livres, catalogues, journaux ou périodiques ne font pas partie des envois de correspondance. Le </w:t>
      </w:r>
      <w:r w:rsidRPr="00C65635">
        <w:rPr>
          <w:rFonts w:ascii="Times New Roman" w:eastAsia="Times New Roman" w:hAnsi="Times New Roman" w:cs="Times New Roman"/>
          <w:b/>
          <w:szCs w:val="21"/>
        </w:rPr>
        <w:t xml:space="preserve">publipostage </w:t>
      </w:r>
      <w:r w:rsidRPr="00C65635">
        <w:rPr>
          <w:rFonts w:ascii="Times New Roman" w:eastAsia="Times New Roman" w:hAnsi="Times New Roman" w:cs="Times New Roman"/>
          <w:szCs w:val="21"/>
        </w:rPr>
        <w:t>(publicité adressée ou marketing direct) est un envoi de correspondance.</w:t>
      </w:r>
    </w:p>
    <w:p w14:paraId="211BE449"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Flashage</w:t>
      </w:r>
      <w:r w:rsidRPr="00C65635">
        <w:rPr>
          <w:rFonts w:ascii="Times New Roman" w:eastAsia="Times New Roman" w:hAnsi="Times New Roman" w:cs="Times New Roman"/>
          <w:szCs w:val="21"/>
        </w:rPr>
        <w:t> : procédé qui consiste à scanner (flasher) un colis du dépôt en bureau de poste jusqu’à la livraison (un colis est flashé en moyenne quatre fois lors de son parcours). Avec le numéro de suivi du colis, le client peut connaître à tout moment l’état d’acheminement de son envoi.</w:t>
      </w:r>
    </w:p>
    <w:p w14:paraId="372C5EEF" w14:textId="739E32FF" w:rsidR="00F23B00" w:rsidRPr="00F23B00" w:rsidRDefault="00502E35" w:rsidP="00F23B00">
      <w:r>
        <w:rPr>
          <w:rFonts w:ascii="Times New Roman" w:eastAsia="Times New Roman" w:hAnsi="Times New Roman" w:cs="Times New Roman"/>
          <w:b/>
          <w:szCs w:val="21"/>
        </w:rPr>
        <w:t xml:space="preserve">Freigt fowarding : </w:t>
      </w:r>
      <w:r w:rsidR="00196C1E">
        <w:t>l</w:t>
      </w:r>
      <w:r w:rsidR="00F23B00" w:rsidRPr="00F23B00">
        <w:t xml:space="preserve">e </w:t>
      </w:r>
      <w:r w:rsidR="00F23B00" w:rsidRPr="0014605E">
        <w:rPr>
          <w:rStyle w:val="CCOMPTESitalique"/>
          <w:lang w:val="fr-FR"/>
        </w:rPr>
        <w:t>freight forwarding</w:t>
      </w:r>
      <w:r w:rsidR="00F23B00" w:rsidRPr="00F23B00">
        <w:t xml:space="preserve"> est la coordination et l’expédition des marchandises d’un endroit à un autre par l’intermédiaire d’un seul ou de plusieurs transporteurs par avion, bateau, le rail ou l’autoroute.  Les entreprises spécialisées dans le freight forwarding, ou </w:t>
      </w:r>
      <w:r w:rsidR="00196C1E">
        <w:t>transitaires</w:t>
      </w:r>
      <w:r w:rsidR="00F23B00" w:rsidRPr="00F23B00">
        <w:t xml:space="preserve">, fournissent généralement une gamme complète de services comprenant le suivi des transports, la préparation des documents d’expédition et d’exportation, la négociation des frais de transports, la consolidation du fret, l’assurance du fret et le dépôt des réclamations d’assurances. Elles agissent comme des intermédiaires entre l’expéditeur et les différents services de transports de marchandises. </w:t>
      </w:r>
    </w:p>
    <w:p w14:paraId="211BE44A" w14:textId="3C42B61A" w:rsidR="006B6785" w:rsidRPr="00C65635" w:rsidRDefault="00F23B00" w:rsidP="006B6785">
      <w:pPr>
        <w:spacing w:after="0"/>
        <w:rPr>
          <w:rFonts w:ascii="Times New Roman" w:eastAsia="Times New Roman" w:hAnsi="Times New Roman" w:cs="Times New Roman"/>
          <w:szCs w:val="21"/>
        </w:rPr>
      </w:pPr>
      <w:r w:rsidRPr="00F23B00">
        <w:t xml:space="preserve"> </w:t>
      </w:r>
      <w:r w:rsidR="006B6785" w:rsidRPr="00C65635">
        <w:rPr>
          <w:rFonts w:ascii="Times New Roman" w:eastAsia="Times New Roman" w:hAnsi="Times New Roman" w:cs="Times New Roman"/>
          <w:b/>
          <w:szCs w:val="21"/>
        </w:rPr>
        <w:t>Instance</w:t>
      </w:r>
      <w:r w:rsidR="006B6785" w:rsidRPr="00C65635">
        <w:rPr>
          <w:rFonts w:ascii="Times New Roman" w:eastAsia="Times New Roman" w:hAnsi="Times New Roman" w:cs="Times New Roman"/>
          <w:szCs w:val="21"/>
        </w:rPr>
        <w:t> : Objet postal en attente de retrait en agence.</w:t>
      </w:r>
    </w:p>
    <w:p w14:paraId="211BE44B"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Lettre Prioritaire</w:t>
      </w:r>
      <w:r w:rsidRPr="00C65635">
        <w:rPr>
          <w:rFonts w:ascii="Times New Roman" w:eastAsia="Times New Roman" w:hAnsi="Times New Roman" w:cs="Times New Roman"/>
          <w:szCs w:val="21"/>
        </w:rPr>
        <w:t> : disponible depuis 2007, la lettre prioritaire est l'option privilégiée pour les envois rapides de documents ou de petits objets n'excédant pas 3 cm d'épaisseur et ne dépassant 3 kg. L’arrêté du 14 octobre 2015 relatif aux objectifs de qualité de service fixés à La Poste pour 2015, 2016 et 2017 fixe un objectif de taux de distribution J+1 supérieur à 85</w:t>
      </w:r>
      <w:r w:rsidR="004A75C4">
        <w:t> </w:t>
      </w:r>
      <w:r w:rsidRPr="00C65635">
        <w:rPr>
          <w:rFonts w:ascii="Times New Roman" w:eastAsia="Times New Roman" w:hAnsi="Times New Roman" w:cs="Times New Roman"/>
          <w:szCs w:val="21"/>
        </w:rPr>
        <w:t>%. Son prix est de 0,76 €.</w:t>
      </w:r>
    </w:p>
    <w:p w14:paraId="211BE44C"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Lettre Verte</w:t>
      </w:r>
      <w:r w:rsidRPr="00C65635">
        <w:rPr>
          <w:rFonts w:ascii="Times New Roman" w:eastAsia="Times New Roman" w:hAnsi="Times New Roman" w:cs="Times New Roman"/>
          <w:szCs w:val="21"/>
        </w:rPr>
        <w:t> : lancée le 1</w:t>
      </w:r>
      <w:r w:rsidRPr="00C65635">
        <w:rPr>
          <w:rFonts w:ascii="Times New Roman" w:eastAsia="Times New Roman" w:hAnsi="Times New Roman" w:cs="Times New Roman"/>
          <w:szCs w:val="21"/>
          <w:vertAlign w:val="superscript"/>
        </w:rPr>
        <w:t>er</w:t>
      </w:r>
      <w:r w:rsidRPr="00C65635">
        <w:rPr>
          <w:rFonts w:ascii="Times New Roman" w:eastAsia="Times New Roman" w:hAnsi="Times New Roman" w:cs="Times New Roman"/>
          <w:szCs w:val="21"/>
        </w:rPr>
        <w:t xml:space="preserve"> octobre 2011, la lettre verte est moins onéreuse (0,67 € contre 0,78 €) mais plus lente (J+2 contre J+1) que la lettre prioritaire. Sa consommation énergétique est moindre car sa distribution ne se fait pas en avion. L’arrêté précité du 14/10/2015 fixe un taux d’acheminement du service de 93,75</w:t>
      </w:r>
      <w:r w:rsidR="004A75C4">
        <w:t> </w:t>
      </w:r>
      <w:r w:rsidRPr="00C65635">
        <w:rPr>
          <w:rFonts w:ascii="Times New Roman" w:eastAsia="Times New Roman" w:hAnsi="Times New Roman" w:cs="Times New Roman"/>
          <w:szCs w:val="21"/>
        </w:rPr>
        <w:t>% en 2016 et 94 % en 2017.</w:t>
      </w:r>
    </w:p>
    <w:p w14:paraId="211BE44D"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Logistique urbaine</w:t>
      </w:r>
      <w:r w:rsidRPr="00C65635">
        <w:rPr>
          <w:rFonts w:ascii="Times New Roman" w:eastAsia="Times New Roman" w:hAnsi="Times New Roman" w:cs="Times New Roman"/>
          <w:szCs w:val="21"/>
        </w:rPr>
        <w:t> : façon d’acheminer dans les meilleures conditions les flux de marchandises qui entrent, sortent et circulent dans la ville en tenant compte de composantes multiples (habitat, activité économique, gestion urbaine, transports, etc.)</w:t>
      </w:r>
      <w:r>
        <w:rPr>
          <w:rFonts w:ascii="Times New Roman" w:eastAsia="Times New Roman" w:hAnsi="Times New Roman" w:cs="Times New Roman"/>
          <w:szCs w:val="21"/>
        </w:rPr>
        <w:t>.</w:t>
      </w:r>
    </w:p>
    <w:p w14:paraId="211BE44E"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Pickup Station </w:t>
      </w:r>
      <w:r w:rsidRPr="00C65635">
        <w:rPr>
          <w:rFonts w:ascii="Times New Roman" w:eastAsia="Times New Roman" w:hAnsi="Times New Roman" w:cs="Times New Roman"/>
          <w:szCs w:val="21"/>
        </w:rPr>
        <w:t>: service de mise à disposition des colis dans des consignes automatiques (accessible 7j/7, 24h/24 pour celles situées en extérieur). Dès que le colis est mis à disposition, un SMS ou un courriel est automatiquement envoyé au destinataire lui indiquant le code du retrait. Il dispose alors de trois jours ouvrés pour retirer son colis.</w:t>
      </w:r>
    </w:p>
    <w:p w14:paraId="211BE44F" w14:textId="77777777" w:rsidR="006B6785" w:rsidRPr="00C65635" w:rsidRDefault="006B6785" w:rsidP="006B6785">
      <w:pPr>
        <w:spacing w:after="0"/>
        <w:rPr>
          <w:rFonts w:ascii="Times New Roman" w:eastAsia="Times New Roman" w:hAnsi="Times New Roman" w:cs="Times New Roman"/>
          <w:szCs w:val="21"/>
          <w:lang w:eastAsia="fr-FR"/>
        </w:rPr>
      </w:pPr>
      <w:r w:rsidRPr="00C65635">
        <w:rPr>
          <w:rFonts w:ascii="Times New Roman" w:eastAsia="Times New Roman" w:hAnsi="Times New Roman" w:cs="Times New Roman"/>
          <w:b/>
          <w:szCs w:val="21"/>
          <w:lang w:eastAsia="fr-FR"/>
        </w:rPr>
        <w:t>Point de contact</w:t>
      </w:r>
      <w:r w:rsidRPr="00C65635">
        <w:rPr>
          <w:rFonts w:ascii="Times New Roman" w:eastAsia="Times New Roman" w:hAnsi="Times New Roman" w:cs="Times New Roman"/>
          <w:szCs w:val="21"/>
          <w:lang w:eastAsia="fr-FR"/>
        </w:rPr>
        <w:t> : dénomination générique de l’ensemble des formes de présence postale territoriale, regroupant les bureaux de poste, les APC et API, les relais poste et toutes autres formes de mutualisation.</w:t>
      </w:r>
    </w:p>
    <w:p w14:paraId="211BE450"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Pôle colis</w:t>
      </w:r>
      <w:r w:rsidRPr="00C65635">
        <w:rPr>
          <w:rFonts w:ascii="Times New Roman" w:eastAsia="Times New Roman" w:hAnsi="Times New Roman" w:cs="Times New Roman"/>
          <w:szCs w:val="21"/>
        </w:rPr>
        <w:t> : direction du colis de la branche-service-courrier-colis.</w:t>
      </w:r>
    </w:p>
    <w:p w14:paraId="211BE451"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Pôle courrier</w:t>
      </w:r>
      <w:r w:rsidRPr="00C65635">
        <w:rPr>
          <w:rFonts w:ascii="Times New Roman" w:eastAsia="Times New Roman" w:hAnsi="Times New Roman" w:cs="Times New Roman"/>
          <w:szCs w:val="21"/>
        </w:rPr>
        <w:t> : direction nationale du courrier de la branche services-courrier-colis.</w:t>
      </w:r>
    </w:p>
    <w:p w14:paraId="211BE452"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Pôle services</w:t>
      </w:r>
      <w:r w:rsidRPr="00C65635">
        <w:rPr>
          <w:rFonts w:ascii="Times New Roman" w:eastAsia="Times New Roman" w:hAnsi="Times New Roman" w:cs="Times New Roman"/>
          <w:szCs w:val="21"/>
        </w:rPr>
        <w:t> : direction des services de la branche services-courrier-colis.</w:t>
      </w:r>
    </w:p>
    <w:p w14:paraId="211BE453" w14:textId="77777777" w:rsidR="006B6785" w:rsidRPr="00C65635" w:rsidRDefault="006B6785" w:rsidP="006B6785">
      <w:pPr>
        <w:spacing w:after="0"/>
        <w:rPr>
          <w:rFonts w:ascii="Times New Roman" w:eastAsia="Times New Roman" w:hAnsi="Times New Roman" w:cs="Times New Roman"/>
          <w:szCs w:val="21"/>
          <w:lang w:eastAsia="fr-FR"/>
        </w:rPr>
      </w:pPr>
      <w:r w:rsidRPr="00C65635">
        <w:rPr>
          <w:rFonts w:ascii="Times New Roman" w:eastAsia="Times New Roman" w:hAnsi="Times New Roman" w:cs="Times New Roman"/>
          <w:b/>
          <w:szCs w:val="21"/>
          <w:lang w:eastAsia="fr-FR"/>
        </w:rPr>
        <w:t>Portage</w:t>
      </w:r>
      <w:r w:rsidRPr="00C65635">
        <w:rPr>
          <w:rFonts w:ascii="Times New Roman" w:eastAsia="Times New Roman" w:hAnsi="Times New Roman" w:cs="Times New Roman"/>
          <w:szCs w:val="21"/>
          <w:lang w:eastAsia="fr-FR"/>
        </w:rPr>
        <w:t> : distribution d’un support de presse par porteur au domicile ou sur le lieu de travail d’un abonné.</w:t>
      </w:r>
    </w:p>
    <w:p w14:paraId="211BE454" w14:textId="77777777" w:rsidR="006B6785" w:rsidRPr="00C65635" w:rsidRDefault="006B6785" w:rsidP="006B6785">
      <w:pPr>
        <w:spacing w:after="0"/>
        <w:rPr>
          <w:rFonts w:ascii="Times New Roman" w:eastAsia="Times New Roman" w:hAnsi="Times New Roman" w:cs="Times New Roman"/>
          <w:b/>
          <w:szCs w:val="21"/>
          <w:lang w:eastAsia="fr-FR"/>
        </w:rPr>
      </w:pPr>
      <w:r w:rsidRPr="00C65635">
        <w:rPr>
          <w:rFonts w:ascii="Times New Roman" w:eastAsia="Times New Roman" w:hAnsi="Times New Roman" w:cs="Times New Roman"/>
          <w:b/>
          <w:szCs w:val="21"/>
        </w:rPr>
        <w:t>PPDC</w:t>
      </w:r>
      <w:r w:rsidRPr="00C65635">
        <w:rPr>
          <w:rFonts w:ascii="Times New Roman" w:eastAsia="Times New Roman" w:hAnsi="Times New Roman" w:cs="Times New Roman"/>
          <w:szCs w:val="21"/>
        </w:rPr>
        <w:t> : plateforme de préparation du courrier.</w:t>
      </w:r>
    </w:p>
    <w:p w14:paraId="211BE455" w14:textId="290701F8"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Price cap</w:t>
      </w:r>
      <w:r w:rsidRPr="00C65635">
        <w:rPr>
          <w:rFonts w:ascii="Times New Roman" w:eastAsia="Times New Roman" w:hAnsi="Times New Roman" w:cs="Times New Roman"/>
          <w:szCs w:val="21"/>
        </w:rPr>
        <w:t xml:space="preserve"> : encadrement des hausses tarifaires autorisé par l’ARCEP. L’objectif du </w:t>
      </w:r>
      <w:r w:rsidRPr="00C65635">
        <w:rPr>
          <w:rFonts w:ascii="Times New Roman" w:eastAsia="Times New Roman" w:hAnsi="Times New Roman" w:cs="Times New Roman"/>
          <w:i/>
          <w:szCs w:val="21"/>
        </w:rPr>
        <w:t xml:space="preserve">price cap </w:t>
      </w:r>
      <w:r w:rsidRPr="00C65635">
        <w:rPr>
          <w:rFonts w:ascii="Times New Roman" w:eastAsia="Times New Roman" w:hAnsi="Times New Roman" w:cs="Times New Roman"/>
          <w:szCs w:val="21"/>
        </w:rPr>
        <w:t>est de permettre à La Poste de « </w:t>
      </w:r>
      <w:r w:rsidRPr="00C65635">
        <w:rPr>
          <w:rFonts w:ascii="Times New Roman" w:eastAsia="Times New Roman" w:hAnsi="Times New Roman" w:cs="Times New Roman"/>
          <w:i/>
          <w:szCs w:val="21"/>
        </w:rPr>
        <w:t>maintenir (voire améliorer) son taux actuel de rentabilité, tout en ayant une incitation à l’efficacité</w:t>
      </w:r>
      <w:r w:rsidRPr="00C65635">
        <w:rPr>
          <w:rFonts w:ascii="Times New Roman" w:eastAsia="Times New Roman" w:hAnsi="Times New Roman" w:cs="Times New Roman"/>
          <w:szCs w:val="21"/>
        </w:rPr>
        <w:t> » (ARCEP, rapport d’activité 2014). Le 25</w:t>
      </w:r>
      <w:r w:rsidR="00A571D5">
        <w:rPr>
          <w:rFonts w:ascii="Times New Roman" w:eastAsia="Times New Roman" w:hAnsi="Times New Roman" w:cs="Times New Roman"/>
          <w:szCs w:val="21"/>
        </w:rPr>
        <w:t> </w:t>
      </w:r>
      <w:r w:rsidRPr="00C65635">
        <w:rPr>
          <w:rFonts w:ascii="Times New Roman" w:eastAsia="Times New Roman" w:hAnsi="Times New Roman" w:cs="Times New Roman"/>
          <w:szCs w:val="21"/>
        </w:rPr>
        <w:t>juillet 2014, l’Arcep a autorisé La Poste à augmenter le tarif des timbres de 5,2 % en moyenne sur la période 2015-2018, avec la possibilité d’utiliser dès 2015 jusqu’à 50</w:t>
      </w:r>
      <w:r w:rsidR="00E21048">
        <w:rPr>
          <w:rFonts w:ascii="Times New Roman" w:eastAsia="Times New Roman" w:hAnsi="Times New Roman" w:cs="Times New Roman"/>
          <w:szCs w:val="21"/>
        </w:rPr>
        <w:t xml:space="preserve"> </w:t>
      </w:r>
      <w:r w:rsidRPr="00C65635">
        <w:rPr>
          <w:rFonts w:ascii="Times New Roman" w:eastAsia="Times New Roman" w:hAnsi="Times New Roman" w:cs="Times New Roman"/>
          <w:szCs w:val="21"/>
        </w:rPr>
        <w:t xml:space="preserve">% de l’enveloppe globale prévue sur les 4 ans (70 % en 2016, 90 % en 2017, 100 % en 2018). </w:t>
      </w:r>
    </w:p>
    <w:p w14:paraId="211BE456" w14:textId="0FBE0BA6"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Produit net bancaire (PNB) : </w:t>
      </w:r>
      <w:r w:rsidRPr="00C65635">
        <w:rPr>
          <w:rFonts w:ascii="Times New Roman" w:eastAsia="Times New Roman" w:hAnsi="Times New Roman" w:cs="Times New Roman"/>
          <w:szCs w:val="21"/>
        </w:rPr>
        <w:t>le PNB est la différence entre les produits bancaires et les charges bancaires (activité de prêt et d’emprunt ; opérations sur titres, change, marchés dérivés</w:t>
      </w:r>
      <w:r w:rsidR="005A1F16">
        <w:rPr>
          <w:rFonts w:ascii="Times New Roman" w:eastAsia="Times New Roman" w:hAnsi="Times New Roman" w:cs="Times New Roman"/>
          <w:szCs w:val="21"/>
        </w:rPr>
        <w:t>, etc.</w:t>
      </w:r>
      <w:r w:rsidRPr="00C65635">
        <w:rPr>
          <w:rFonts w:ascii="Times New Roman" w:eastAsia="Times New Roman" w:hAnsi="Times New Roman" w:cs="Times New Roman"/>
          <w:szCs w:val="21"/>
        </w:rPr>
        <w:t>). Il mesure la contribution spécifique des banques à l’augmentation de la richesse et peut en cela être rapproché de la valeur ajoutée dégagée par les entreprises non financières. Le calcul du PNB intègre les dotations ou reprises de provisions sur titres de placement.</w:t>
      </w:r>
    </w:p>
    <w:p w14:paraId="211BE457"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Publicité non adressée (PNA) </w:t>
      </w:r>
      <w:r w:rsidRPr="00C65635">
        <w:rPr>
          <w:rFonts w:ascii="Times New Roman" w:eastAsia="Times New Roman" w:hAnsi="Times New Roman" w:cs="Times New Roman"/>
          <w:szCs w:val="21"/>
        </w:rPr>
        <w:t>: totalement ouverte à la concurrence, correspond à la distribution de messages sans référence personnelle, sans adresse et sans nom, par opposition à la publicité adressée. Ces plis ne nécessitent ni collecte, ni tournée quotidienne de distribution.</w:t>
      </w:r>
    </w:p>
    <w:p w14:paraId="211BE458" w14:textId="1A891C2F"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Ratio de levier</w:t>
      </w:r>
      <w:r w:rsidRPr="00C65635">
        <w:rPr>
          <w:rFonts w:ascii="Times New Roman" w:eastAsia="Times New Roman" w:hAnsi="Times New Roman" w:cs="Times New Roman"/>
          <w:szCs w:val="21"/>
        </w:rPr>
        <w:t xml:space="preserve"> : rapport</w:t>
      </w:r>
      <w:r w:rsidR="00B540A7">
        <w:rPr>
          <w:rFonts w:ascii="Times New Roman" w:eastAsia="Times New Roman" w:hAnsi="Times New Roman" w:cs="Times New Roman"/>
          <w:szCs w:val="21"/>
        </w:rPr>
        <w:t xml:space="preserve"> </w:t>
      </w:r>
      <w:r w:rsidRPr="00C65635">
        <w:rPr>
          <w:rFonts w:ascii="Times New Roman" w:eastAsia="Times New Roman" w:hAnsi="Times New Roman" w:cs="Times New Roman"/>
          <w:szCs w:val="21"/>
        </w:rPr>
        <w:t xml:space="preserve">entre le capital d’une banque (fonds propres </w:t>
      </w:r>
      <w:r w:rsidRPr="00C65635">
        <w:rPr>
          <w:rFonts w:ascii="Times New Roman" w:eastAsia="Times New Roman" w:hAnsi="Times New Roman" w:cs="Times New Roman"/>
          <w:i/>
          <w:szCs w:val="21"/>
        </w:rPr>
        <w:t>Tier one</w:t>
      </w:r>
      <w:r w:rsidRPr="00C65635">
        <w:rPr>
          <w:rFonts w:ascii="Times New Roman" w:eastAsia="Times New Roman" w:hAnsi="Times New Roman" w:cs="Times New Roman"/>
          <w:szCs w:val="21"/>
        </w:rPr>
        <w:t>) et le total de ses expositions (bilan et hors-bilan). Institué par le dispositif Bâle III et repris dans le règlement (UE) n° 575/2013 concernant les exigences prudentielles applicables aux établissements de crédit et aux entreprises d’investissement, il a été fixé à 3</w:t>
      </w:r>
      <w:r w:rsidR="00A571D5">
        <w:rPr>
          <w:rFonts w:ascii="Times New Roman" w:eastAsia="Times New Roman" w:hAnsi="Times New Roman" w:cs="Times New Roman"/>
          <w:szCs w:val="21"/>
        </w:rPr>
        <w:t> </w:t>
      </w:r>
      <w:r w:rsidRPr="00C65635">
        <w:rPr>
          <w:rFonts w:ascii="Times New Roman" w:eastAsia="Times New Roman" w:hAnsi="Times New Roman" w:cs="Times New Roman"/>
          <w:szCs w:val="21"/>
        </w:rPr>
        <w:t xml:space="preserve">% par le comité de Bâle jusqu’à la fin 2017. </w:t>
      </w:r>
    </w:p>
    <w:p w14:paraId="211BE459" w14:textId="098ECC99"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RPC (relais poste commerçants)</w:t>
      </w:r>
      <w:r w:rsidRPr="00C65635">
        <w:rPr>
          <w:rFonts w:ascii="Times New Roman" w:eastAsia="Times New Roman" w:hAnsi="Times New Roman" w:cs="Times New Roman"/>
          <w:szCs w:val="21"/>
        </w:rPr>
        <w:t> : point de contact installé chez un commerçant ou un artisan, auquel</w:t>
      </w:r>
      <w:r w:rsidR="00B540A7">
        <w:rPr>
          <w:rFonts w:ascii="Times New Roman" w:eastAsia="Times New Roman" w:hAnsi="Times New Roman" w:cs="Times New Roman"/>
          <w:szCs w:val="21"/>
        </w:rPr>
        <w:t xml:space="preserve"> </w:t>
      </w:r>
      <w:r w:rsidRPr="00C65635">
        <w:rPr>
          <w:rFonts w:ascii="Times New Roman" w:eastAsia="Times New Roman" w:hAnsi="Times New Roman" w:cs="Times New Roman"/>
          <w:szCs w:val="21"/>
        </w:rPr>
        <w:t>La Poste donne mandat pour effectuer en son nom et pour son compte des prestations postales et des services financiers simples de dépannage (retrait d’espèces pour les titulaires de CCP et de livret A pour des montants limités – jusqu’à 150</w:t>
      </w:r>
      <w:r w:rsidR="00A571D5">
        <w:rPr>
          <w:rFonts w:ascii="Times New Roman" w:eastAsia="Times New Roman" w:hAnsi="Times New Roman" w:cs="Times New Roman"/>
          <w:szCs w:val="21"/>
        </w:rPr>
        <w:t> </w:t>
      </w:r>
      <w:r w:rsidRPr="00C65635">
        <w:rPr>
          <w:rFonts w:ascii="Times New Roman" w:eastAsia="Times New Roman" w:hAnsi="Times New Roman" w:cs="Times New Roman"/>
          <w:szCs w:val="21"/>
        </w:rPr>
        <w:t>euros par semaine). En contrepartie, il perçoit une rémunération au moyen d’un forfait et d’une commission sur les activités.</w:t>
      </w:r>
    </w:p>
    <w:p w14:paraId="211BE45A"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b/>
          <w:szCs w:val="21"/>
        </w:rPr>
        <w:t xml:space="preserve">Service universel postal (SUP) </w:t>
      </w:r>
      <w:r w:rsidRPr="00C65635">
        <w:rPr>
          <w:rFonts w:ascii="Times New Roman" w:eastAsia="Times New Roman" w:hAnsi="Times New Roman" w:cs="Times New Roman"/>
          <w:szCs w:val="21"/>
        </w:rPr>
        <w:t>: défini</w:t>
      </w:r>
      <w:r w:rsidR="00927A91">
        <w:rPr>
          <w:rFonts w:ascii="Times New Roman" w:eastAsia="Times New Roman" w:hAnsi="Times New Roman" w:cs="Times New Roman"/>
          <w:szCs w:val="21"/>
        </w:rPr>
        <w:t xml:space="preserve"> par la directive postale du 15</w:t>
      </w:r>
      <w:r w:rsidR="00927A91">
        <w:t> </w:t>
      </w:r>
      <w:r w:rsidRPr="00C65635">
        <w:rPr>
          <w:rFonts w:ascii="Times New Roman" w:eastAsia="Times New Roman" w:hAnsi="Times New Roman" w:cs="Times New Roman"/>
          <w:szCs w:val="21"/>
        </w:rPr>
        <w:t>décembre 1997 comme « une offre de services postaux de qualité déterminée fournis de manière permanente en tout point du territoire à des prix abordables pour tous les utilisateurs », le SUP repose sur un certain nombre de critères qui, en France, vont plus loin que la législation européenne. Il prévoit, par exemple, un service de levée et de distribution 6 jours sur 7 (contre 5 jours ouvrables dans la directive) et des envois de colis postaux jusqu’à 20kg (contre 10 kg dans la directive). La Poste a été désignée prestataire du SUP pour une durée de 15 an</w:t>
      </w:r>
      <w:r w:rsidR="00927A91">
        <w:rPr>
          <w:rFonts w:ascii="Times New Roman" w:eastAsia="Times New Roman" w:hAnsi="Times New Roman" w:cs="Times New Roman"/>
          <w:szCs w:val="21"/>
        </w:rPr>
        <w:t>s par la loi du 9</w:t>
      </w:r>
      <w:r w:rsidR="00927A91">
        <w:t> </w:t>
      </w:r>
      <w:r w:rsidRPr="00C65635">
        <w:rPr>
          <w:rFonts w:ascii="Times New Roman" w:eastAsia="Times New Roman" w:hAnsi="Times New Roman" w:cs="Times New Roman"/>
          <w:szCs w:val="21"/>
        </w:rPr>
        <w:t xml:space="preserve">février 2010. </w:t>
      </w:r>
    </w:p>
    <w:p w14:paraId="211BE45B" w14:textId="76E52A1C" w:rsidR="006B6785" w:rsidRPr="00C65635" w:rsidRDefault="006B6785" w:rsidP="006B6785">
      <w:pPr>
        <w:spacing w:after="0"/>
        <w:rPr>
          <w:rFonts w:ascii="Times New Roman" w:eastAsia="Times New Roman" w:hAnsi="Times New Roman" w:cs="Times New Roman"/>
          <w:szCs w:val="21"/>
          <w:lang w:eastAsia="fr-FR"/>
        </w:rPr>
      </w:pPr>
      <w:r w:rsidRPr="00C65635">
        <w:rPr>
          <w:rFonts w:ascii="Times New Roman" w:eastAsia="Times New Roman" w:hAnsi="Times New Roman" w:cs="Times New Roman"/>
          <w:b/>
          <w:szCs w:val="21"/>
          <w:lang w:eastAsia="fr-FR"/>
        </w:rPr>
        <w:t xml:space="preserve">Silver </w:t>
      </w:r>
      <w:r w:rsidR="008C056E">
        <w:rPr>
          <w:rFonts w:ascii="Times New Roman" w:eastAsia="Times New Roman" w:hAnsi="Times New Roman" w:cs="Times New Roman"/>
          <w:b/>
          <w:szCs w:val="21"/>
          <w:lang w:eastAsia="fr-FR"/>
        </w:rPr>
        <w:t>e</w:t>
      </w:r>
      <w:r w:rsidR="008C056E" w:rsidRPr="00C65635">
        <w:rPr>
          <w:rFonts w:ascii="Times New Roman" w:eastAsia="Times New Roman" w:hAnsi="Times New Roman" w:cs="Times New Roman"/>
          <w:b/>
          <w:szCs w:val="21"/>
          <w:lang w:eastAsia="fr-FR"/>
        </w:rPr>
        <w:t>conom</w:t>
      </w:r>
      <w:r w:rsidR="008C056E">
        <w:rPr>
          <w:rFonts w:ascii="Times New Roman" w:eastAsia="Times New Roman" w:hAnsi="Times New Roman" w:cs="Times New Roman"/>
          <w:b/>
          <w:szCs w:val="21"/>
          <w:lang w:eastAsia="fr-FR"/>
        </w:rPr>
        <w:t>y</w:t>
      </w:r>
      <w:r w:rsidR="008C056E" w:rsidRPr="00C65635">
        <w:rPr>
          <w:rFonts w:ascii="Times New Roman" w:eastAsia="Times New Roman" w:hAnsi="Times New Roman" w:cs="Times New Roman"/>
          <w:szCs w:val="21"/>
          <w:lang w:eastAsia="fr-FR"/>
        </w:rPr>
        <w:t> </w:t>
      </w:r>
      <w:r w:rsidRPr="00C65635">
        <w:rPr>
          <w:rFonts w:ascii="Times New Roman" w:eastAsia="Times New Roman" w:hAnsi="Times New Roman" w:cs="Times New Roman"/>
          <w:szCs w:val="21"/>
          <w:lang w:eastAsia="fr-FR"/>
        </w:rPr>
        <w:t>: économie au service des personnes âgées, destinée à accompagner une population dont l’espérance de vie croît et crée de nouveaux besoins, notamment dans les secteurs de loisirs, transport, alimentation, sécurité, santé, domicile, habitat collectif, assurance, assistance téléphonique, internet, sport.</w:t>
      </w:r>
    </w:p>
    <w:p w14:paraId="211BE45C" w14:textId="77777777" w:rsidR="006B6785" w:rsidRPr="00C65635" w:rsidRDefault="006B6785" w:rsidP="006B6785">
      <w:pPr>
        <w:rPr>
          <w:rFonts w:ascii="Times New Roman" w:eastAsia="Times New Roman" w:hAnsi="Times New Roman" w:cs="Times New Roman"/>
          <w:szCs w:val="21"/>
          <w:lang w:eastAsia="fr-FR"/>
        </w:rPr>
      </w:pPr>
      <w:r w:rsidRPr="00C65635">
        <w:rPr>
          <w:rFonts w:ascii="Times New Roman" w:eastAsia="Times New Roman" w:hAnsi="Times New Roman" w:cs="Times New Roman"/>
          <w:b/>
          <w:noProof/>
          <w:szCs w:val="21"/>
          <w:lang w:eastAsia="fr-FR"/>
        </w:rPr>
        <w:t>TPAS</w:t>
      </w:r>
      <w:r w:rsidRPr="00C65635">
        <w:rPr>
          <w:rFonts w:ascii="Times New Roman" w:eastAsia="Times New Roman" w:hAnsi="Times New Roman" w:cs="Times New Roman"/>
          <w:noProof/>
          <w:szCs w:val="21"/>
          <w:lang w:eastAsia="fr-FR"/>
        </w:rPr>
        <w:t> : « </w:t>
      </w:r>
      <w:r w:rsidRPr="00C65635">
        <w:rPr>
          <w:rFonts w:ascii="Times New Roman" w:eastAsia="Times New Roman" w:hAnsi="Times New Roman" w:cs="Times New Roman"/>
          <w:szCs w:val="21"/>
          <w:lang w:eastAsia="fr-FR"/>
        </w:rPr>
        <w:t>temps partiel aménagé seniors », dispositif interne à La Poste de réduction d’activité en fin de carrière.</w:t>
      </w:r>
    </w:p>
    <w:p w14:paraId="211BE45D" w14:textId="77777777" w:rsidR="006B6785" w:rsidRPr="00C65635" w:rsidRDefault="006B6785" w:rsidP="006B6785">
      <w:pPr>
        <w:rPr>
          <w:rFonts w:ascii="Times New Roman" w:eastAsia="Times New Roman" w:hAnsi="Times New Roman" w:cs="Times New Roman"/>
          <w:szCs w:val="21"/>
          <w:lang w:eastAsia="fr-FR"/>
        </w:rPr>
      </w:pPr>
      <w:r w:rsidRPr="00C65635">
        <w:rPr>
          <w:rFonts w:ascii="Times New Roman" w:eastAsia="Times New Roman" w:hAnsi="Times New Roman" w:cs="Times New Roman"/>
          <w:b/>
          <w:szCs w:val="21"/>
          <w:lang w:eastAsia="fr-FR"/>
        </w:rPr>
        <w:t>Travaux intérieurs, extérieurs</w:t>
      </w:r>
      <w:r w:rsidRPr="00C65635">
        <w:rPr>
          <w:rFonts w:ascii="Times New Roman" w:eastAsia="Times New Roman" w:hAnsi="Times New Roman" w:cs="Times New Roman"/>
          <w:szCs w:val="21"/>
          <w:lang w:eastAsia="fr-FR"/>
        </w:rPr>
        <w:t> : tris manuels, tournées des facteurs.</w:t>
      </w:r>
    </w:p>
    <w:p w14:paraId="211BE45E" w14:textId="464BBB69" w:rsidR="006B6785" w:rsidRPr="00C65635" w:rsidRDefault="006B6785" w:rsidP="006B6785">
      <w:pPr>
        <w:rPr>
          <w:rFonts w:ascii="Times New Roman" w:eastAsia="Times New Roman" w:hAnsi="Times New Roman" w:cs="Times New Roman"/>
          <w:szCs w:val="21"/>
          <w:lang w:eastAsia="fr-FR"/>
        </w:rPr>
      </w:pPr>
      <w:r w:rsidRPr="00C65635">
        <w:rPr>
          <w:rFonts w:ascii="Times New Roman" w:eastAsia="Times New Roman" w:hAnsi="Times New Roman" w:cs="Times New Roman"/>
          <w:b/>
          <w:szCs w:val="21"/>
          <w:lang w:eastAsia="fr-FR"/>
        </w:rPr>
        <w:t>Zone de chalandise</w:t>
      </w:r>
      <w:r w:rsidRPr="00C65635">
        <w:rPr>
          <w:rFonts w:ascii="Times New Roman" w:eastAsia="Times New Roman" w:hAnsi="Times New Roman" w:cs="Times New Roman"/>
          <w:szCs w:val="21"/>
          <w:lang w:eastAsia="fr-FR"/>
        </w:rPr>
        <w:t> : zone d’attraction commerciale entourant un point de vente et dans laquelle résident les consommateurs. Les zones de chalandise distinguées par La Poste se répartissent en zones urbaines et rurales. Au sein des premières se trouvent les « hyper-centres » (ville-centre au sein d’une unité urbaine de plus de 20 000 habitants, disposant de 45 services de proximité dans un rayon de 150m), les zones urbaines (même définition que les hyper-centres sans les services de proximité), les zones suburbaines (même définition que les zones urbaines hors centre et présentant un taux de logement en appartement supérieur à celui des logements en maison individuelle) et les villes à la campagne (moins de 20 000 habitants). Les zones rurales regroupent, quant à elles, les communes entrant dans la définition de l’INSEE et comprennent les communes de moins de 2 000 habitants ; elles se répartissent en « village pôle rural » (lorsqu’elles disposent de plus de 15 services de proximité) et en « village » (les mêmes sans les services).</w:t>
      </w:r>
    </w:p>
    <w:p w14:paraId="211BE45F" w14:textId="77777777" w:rsidR="006B6785" w:rsidRPr="00C65635" w:rsidRDefault="006B6785" w:rsidP="006B6785">
      <w:pPr>
        <w:rPr>
          <w:szCs w:val="21"/>
          <w:lang w:eastAsia="fr-FR"/>
        </w:rPr>
      </w:pPr>
    </w:p>
    <w:p w14:paraId="211BE460" w14:textId="77777777" w:rsidR="006B6785" w:rsidRPr="003B6DD9" w:rsidRDefault="006B6785" w:rsidP="006B6785">
      <w:pPr>
        <w:rPr>
          <w:lang w:eastAsia="fr-FR"/>
        </w:rPr>
      </w:pPr>
    </w:p>
    <w:p w14:paraId="211BE461" w14:textId="77777777" w:rsidR="006B6785" w:rsidRDefault="006B6785" w:rsidP="006B6785">
      <w:pPr>
        <w:rPr>
          <w:lang w:eastAsia="fr-FR"/>
        </w:rPr>
      </w:pPr>
      <w:r>
        <w:rPr>
          <w:lang w:eastAsia="fr-FR"/>
        </w:rPr>
        <w:br w:type="page"/>
      </w:r>
    </w:p>
    <w:p w14:paraId="211BE462" w14:textId="4A325B67" w:rsidR="006B6785" w:rsidRDefault="000D13C7" w:rsidP="006B6785">
      <w:pPr>
        <w:pStyle w:val="TitreAnnexe"/>
      </w:pPr>
      <w:bookmarkStart w:id="2227" w:name="_Toc463433930"/>
      <w:bookmarkStart w:id="2228" w:name="_Toc463434096"/>
      <w:bookmarkStart w:id="2229" w:name="_Toc463439758"/>
      <w:bookmarkStart w:id="2230" w:name="_Toc463518303"/>
      <w:bookmarkStart w:id="2231" w:name="_Toc464729770"/>
      <w:r>
        <w:t>o</w:t>
      </w:r>
      <w:r w:rsidR="006B6785">
        <w:t>rganigramme du groupe La Poste en 2012</w:t>
      </w:r>
      <w:bookmarkEnd w:id="2227"/>
      <w:bookmarkEnd w:id="2228"/>
      <w:bookmarkEnd w:id="2229"/>
      <w:bookmarkEnd w:id="2230"/>
      <w:bookmarkEnd w:id="2231"/>
      <w:r w:rsidR="006B6785">
        <w:t xml:space="preserve"> </w:t>
      </w:r>
    </w:p>
    <w:p w14:paraId="211BE463" w14:textId="77777777" w:rsidR="006B6785" w:rsidRPr="00C65635" w:rsidRDefault="006B6785" w:rsidP="006B6785">
      <w:pPr>
        <w:ind w:left="284" w:firstLine="424"/>
        <w:rPr>
          <w:rFonts w:ascii="Times New Roman" w:eastAsia="Times New Roman" w:hAnsi="Times New Roman" w:cs="Times New Roman"/>
          <w:szCs w:val="21"/>
          <w:lang w:eastAsia="fr-FR"/>
        </w:rPr>
      </w:pPr>
      <w:r w:rsidRPr="00C65635">
        <w:rPr>
          <w:rFonts w:ascii="Times New Roman" w:eastAsia="Times New Roman" w:hAnsi="Times New Roman" w:cs="Times New Roman"/>
          <w:szCs w:val="21"/>
          <w:lang w:eastAsia="fr-FR"/>
        </w:rPr>
        <w:t>Au cours de la période contrôlée, La Poste est passée d’une organisation en métiers à une organisation en branche. Cet organigramme correspond à l’organisation en métiers (2012) :</w:t>
      </w:r>
    </w:p>
    <w:p w14:paraId="211BE464" w14:textId="77777777" w:rsidR="006B6785" w:rsidRPr="00270E7A" w:rsidRDefault="006B6785" w:rsidP="006B6785">
      <w:pPr>
        <w:rPr>
          <w:rFonts w:ascii="Times New Roman" w:eastAsia="Times New Roman" w:hAnsi="Times New Roman" w:cs="Times New Roman"/>
          <w:sz w:val="24"/>
          <w:szCs w:val="24"/>
          <w:lang w:eastAsia="ar-SA"/>
        </w:rPr>
      </w:pPr>
      <w:r w:rsidRPr="00270E7A">
        <w:rPr>
          <w:rFonts w:ascii="Times New Roman" w:eastAsia="Times New Roman" w:hAnsi="Times New Roman" w:cs="Times New Roman"/>
          <w:noProof/>
          <w:sz w:val="24"/>
          <w:szCs w:val="24"/>
          <w:lang w:eastAsia="fr-FR"/>
        </w:rPr>
        <w:drawing>
          <wp:inline distT="0" distB="0" distL="0" distR="0" wp14:anchorId="211BF371" wp14:editId="211BF372">
            <wp:extent cx="3664563" cy="520995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67841" cy="5214614"/>
                    </a:xfrm>
                    <a:prstGeom prst="rect">
                      <a:avLst/>
                    </a:prstGeom>
                    <a:noFill/>
                    <a:ln>
                      <a:noFill/>
                    </a:ln>
                  </pic:spPr>
                </pic:pic>
              </a:graphicData>
            </a:graphic>
          </wp:inline>
        </w:drawing>
      </w:r>
    </w:p>
    <w:p w14:paraId="211BE465" w14:textId="5AE650A9" w:rsidR="006B6785" w:rsidRDefault="000D13C7" w:rsidP="006B6785">
      <w:pPr>
        <w:pStyle w:val="TitreAnnexe"/>
      </w:pPr>
      <w:bookmarkStart w:id="2232" w:name="_Toc463433931"/>
      <w:bookmarkStart w:id="2233" w:name="_Toc463434097"/>
      <w:bookmarkStart w:id="2234" w:name="_Toc463439759"/>
      <w:bookmarkStart w:id="2235" w:name="_Toc463518304"/>
      <w:bookmarkStart w:id="2236" w:name="_Toc464729771"/>
      <w:r>
        <w:t>l</w:t>
      </w:r>
      <w:r w:rsidR="006B6785">
        <w:t>es missions de service public de La Poste</w:t>
      </w:r>
      <w:bookmarkEnd w:id="2232"/>
      <w:bookmarkEnd w:id="2233"/>
      <w:bookmarkEnd w:id="2234"/>
      <w:bookmarkEnd w:id="2235"/>
      <w:bookmarkEnd w:id="2236"/>
      <w:r w:rsidR="006B6785">
        <w:t xml:space="preserve"> </w:t>
      </w:r>
    </w:p>
    <w:p w14:paraId="211BE466" w14:textId="77777777" w:rsidR="006B6785" w:rsidRPr="00C65635" w:rsidRDefault="006B6785" w:rsidP="006B6785">
      <w:pPr>
        <w:numPr>
          <w:ilvl w:val="0"/>
          <w:numId w:val="40"/>
        </w:numPr>
        <w:spacing w:before="80" w:after="240"/>
        <w:rPr>
          <w:rFonts w:ascii="Times New Roman" w:eastAsia="Times New Roman" w:hAnsi="Times New Roman" w:cs="Times New Roman"/>
          <w:b/>
          <w:szCs w:val="21"/>
          <w:lang w:eastAsia="fr-FR"/>
        </w:rPr>
      </w:pPr>
      <w:r w:rsidRPr="00C65635">
        <w:rPr>
          <w:rFonts w:ascii="Times New Roman" w:eastAsia="Times New Roman" w:hAnsi="Times New Roman" w:cs="Times New Roman"/>
          <w:b/>
          <w:szCs w:val="21"/>
          <w:lang w:eastAsia="fr-FR"/>
        </w:rPr>
        <w:t>Cadre général</w:t>
      </w:r>
    </w:p>
    <w:p w14:paraId="211BE467" w14:textId="77777777" w:rsidR="006B6785" w:rsidRPr="00F03EF6" w:rsidRDefault="006B6785" w:rsidP="006B6785">
      <w:pPr>
        <w:spacing w:before="80"/>
        <w:rPr>
          <w:rFonts w:ascii="Times New Roman" w:eastAsia="Times New Roman" w:hAnsi="Times New Roman"/>
          <w:b/>
          <w:lang w:eastAsia="fr-FR"/>
        </w:rPr>
      </w:pPr>
      <w:r w:rsidRPr="00C65635">
        <w:rPr>
          <w:rFonts w:ascii="Times New Roman" w:eastAsia="Times New Roman" w:hAnsi="Times New Roman" w:cs="Times New Roman"/>
          <w:szCs w:val="21"/>
          <w:lang w:eastAsia="fr-FR"/>
        </w:rPr>
        <w:t>L’article 2 de la loi du 2 juillet 1990 modifiée dresse la liste des quatre missions de service public de La Poste :</w:t>
      </w:r>
    </w:p>
    <w:p w14:paraId="211BE468" w14:textId="77777777" w:rsidR="006B6785" w:rsidRPr="00C65635" w:rsidRDefault="006B6785" w:rsidP="00927A91">
      <w:pPr>
        <w:pStyle w:val="Pucetiret"/>
      </w:pPr>
      <w:r w:rsidRPr="00C65635">
        <w:t xml:space="preserve">le service universel postal (mentionné dans la loi depuis 1999 et dont le régime est fixé par le code des postes et des communications électroniques), </w:t>
      </w:r>
    </w:p>
    <w:p w14:paraId="211BE469" w14:textId="77777777" w:rsidR="006B6785" w:rsidRPr="00C65635" w:rsidRDefault="006B6785" w:rsidP="00927A91">
      <w:pPr>
        <w:pStyle w:val="Pucetiret"/>
      </w:pPr>
      <w:r w:rsidRPr="00C65635">
        <w:t>le service public du transport et de la distribution de la presse (idem),</w:t>
      </w:r>
    </w:p>
    <w:p w14:paraId="211BE46A" w14:textId="77777777" w:rsidR="006B6785" w:rsidRPr="00C65635" w:rsidRDefault="006B6785" w:rsidP="00927A91">
      <w:pPr>
        <w:pStyle w:val="Pucetiret"/>
      </w:pPr>
      <w:r w:rsidRPr="00C65635">
        <w:t>la contribution à l’aménagement et au développement du territoire (mentionnée depuis 2005, détaillée à l’article 6 et mise en œuvre conformément aux dispositions du contrat de présence postale territoriale),</w:t>
      </w:r>
    </w:p>
    <w:p w14:paraId="211BE46B" w14:textId="77777777" w:rsidR="006B6785" w:rsidRPr="00C65635" w:rsidRDefault="006B6785" w:rsidP="00927A91">
      <w:pPr>
        <w:pStyle w:val="Pucetiret"/>
      </w:pPr>
      <w:r w:rsidRPr="00C65635">
        <w:t>et la mission d’accessibilité bancaire (mentionnée depuis 2008 et définie par le code monétaire et financier).</w:t>
      </w:r>
    </w:p>
    <w:p w14:paraId="211BE46C" w14:textId="77777777" w:rsidR="006B6785" w:rsidRPr="007568E1" w:rsidRDefault="006B6785" w:rsidP="006B6785">
      <w:pPr>
        <w:tabs>
          <w:tab w:val="left" w:pos="567"/>
        </w:tabs>
        <w:spacing w:before="80" w:after="80"/>
        <w:ind w:left="284"/>
        <w:rPr>
          <w:rFonts w:ascii="Times New Roman" w:eastAsia="Times New Roman" w:hAnsi="Times New Roman" w:cs="Times New Roman"/>
          <w:sz w:val="12"/>
          <w:szCs w:val="12"/>
          <w:lang w:eastAsia="fr-FR"/>
        </w:rPr>
      </w:pPr>
    </w:p>
    <w:p w14:paraId="211BE46D" w14:textId="77777777" w:rsidR="006B6785" w:rsidRPr="00C65635" w:rsidRDefault="006B6785" w:rsidP="006B6785">
      <w:pPr>
        <w:tabs>
          <w:tab w:val="left" w:pos="567"/>
        </w:tabs>
        <w:spacing w:after="80"/>
        <w:rPr>
          <w:rFonts w:ascii="Times New Roman" w:eastAsia="Times New Roman" w:hAnsi="Times New Roman" w:cs="Times New Roman"/>
          <w:szCs w:val="21"/>
          <w:lang w:eastAsia="fr-FR"/>
        </w:rPr>
      </w:pPr>
      <w:r w:rsidRPr="00C65635">
        <w:rPr>
          <w:rFonts w:ascii="Times New Roman" w:eastAsia="Times New Roman" w:hAnsi="Times New Roman" w:cs="Times New Roman"/>
          <w:szCs w:val="21"/>
          <w:lang w:eastAsia="fr-FR"/>
        </w:rPr>
        <w:t xml:space="preserve">Ces missions font l’objet de fiches récapitulatives individuelles </w:t>
      </w:r>
      <w:r w:rsidRPr="00C65635">
        <w:rPr>
          <w:rFonts w:ascii="Times New Roman" w:eastAsia="Times New Roman" w:hAnsi="Times New Roman" w:cs="Times New Roman"/>
          <w:i/>
          <w:szCs w:val="21"/>
          <w:lang w:eastAsia="fr-FR"/>
        </w:rPr>
        <w:t>infra</w:t>
      </w:r>
      <w:r w:rsidRPr="00C65635">
        <w:rPr>
          <w:rFonts w:ascii="Times New Roman" w:eastAsia="Times New Roman" w:hAnsi="Times New Roman" w:cs="Times New Roman"/>
          <w:szCs w:val="21"/>
          <w:lang w:eastAsia="fr-FR"/>
        </w:rPr>
        <w:t>.</w:t>
      </w:r>
    </w:p>
    <w:p w14:paraId="211BE46E" w14:textId="77777777" w:rsidR="006B6785" w:rsidRPr="00C65635" w:rsidRDefault="006B6785" w:rsidP="006B6785">
      <w:pPr>
        <w:tabs>
          <w:tab w:val="left" w:pos="708"/>
        </w:tabs>
        <w:spacing w:before="80" w:after="80"/>
        <w:rPr>
          <w:rFonts w:ascii="Times New Roman" w:eastAsia="Times New Roman" w:hAnsi="Times New Roman" w:cs="Times New Roman"/>
          <w:szCs w:val="21"/>
          <w:lang w:eastAsia="fr-FR"/>
        </w:rPr>
      </w:pPr>
      <w:r w:rsidRPr="00C65635">
        <w:rPr>
          <w:rFonts w:ascii="Times New Roman" w:eastAsia="Times New Roman" w:hAnsi="Times New Roman" w:cs="Times New Roman"/>
          <w:szCs w:val="21"/>
          <w:lang w:eastAsia="fr-FR"/>
        </w:rPr>
        <w:t>Le principe du versement à La Poste de compensations financières au titre de ces missions de service public est prévu par la loi :</w:t>
      </w:r>
    </w:p>
    <w:p w14:paraId="211BE46F" w14:textId="77777777" w:rsidR="006B6785" w:rsidRPr="00C65635" w:rsidRDefault="006B6785" w:rsidP="00927A91">
      <w:pPr>
        <w:pStyle w:val="Pucetiret"/>
      </w:pPr>
      <w:r w:rsidRPr="00C65635">
        <w:t xml:space="preserve">s’agissant du service universel postal (SUP), l’article L. 2-2 du code des postes et télécommunications prévoit la création d’un fonds de compensation destiné à assurer le financement des coûts nets liés aux obligations de service universel. Ce fonds devant être alimenté par les contributions des prestataires de services postaux autorisés par le régulateur, il n’a finalement pas été mis en œuvre, La Poste ayant conservé un monopole de fait sur le marché du courrier, à l’exception de quelques niches ; </w:t>
      </w:r>
    </w:p>
    <w:p w14:paraId="211BE470" w14:textId="77777777" w:rsidR="006B6785" w:rsidRPr="00C65635" w:rsidRDefault="006B6785" w:rsidP="00927A91">
      <w:pPr>
        <w:pStyle w:val="Pucetiret"/>
      </w:pPr>
      <w:r w:rsidRPr="00C65635">
        <w:t>l’article 8 de la loi du 2 juillet 1990 renvoie à un décret en Conseil d’État le soin de fixer les garanties d’une « juste rémunération des prestations de service public qu’assure La Poste, notamment des prestations de transport et de distribution de la presse » ; l’article 21 de la loi du 2 juillet 1990 prévoit spécifiquement un abattement sur les bases d’imposition des taxes loca</w:t>
      </w:r>
      <w:r w:rsidR="00927A91">
        <w:t>les dues par La Poste égal à 85 </w:t>
      </w:r>
      <w:r w:rsidRPr="00C65635">
        <w:t>% de leur montant « en raison des contraintes de desserte de l’ensemble du territoire national et de participation à l’aménagement du territoire » qui s’imposent à l’opérateur public. Un décret fixe tous les ans les taux des abattements des bases d’impositions directes locales dont bénéficie La Poste au titre de la mission (d’une part, pour la cotisation foncière des entreprises et pour les taxes foncières et, d’autre part, pour la cotisation sur la valeur ajoutée des entreprises) afin de faire coïncider le montant octroyé avec le montant prévu dans le contrat de présence postale territoriale ;</w:t>
      </w:r>
    </w:p>
    <w:p w14:paraId="211BE471" w14:textId="77777777" w:rsidR="006B6785" w:rsidRDefault="006B6785" w:rsidP="00927A91">
      <w:pPr>
        <w:pStyle w:val="Pucetiret"/>
      </w:pPr>
      <w:r w:rsidRPr="00C65635">
        <w:t>enfin, en ce qui concerne la mission d’accessibilité bancaire, l’article L. 221-6 du code monétaire et financier prévoit le versement au profit de La Banque Postale d’une rémunération complémentaire au titre des obligations spécifiques qui lui incombent en matière de distribution et de fonctionnement du livret A. L’article R. 221-8-1 précise que cette rémunération est calculée de manière à assurer une « compensation proportionnée » aux missions de service d’intérêt économique général confiées à l’établissement.</w:t>
      </w:r>
    </w:p>
    <w:p w14:paraId="211BE472" w14:textId="14960C41" w:rsidR="006B6785" w:rsidRDefault="006B6785" w:rsidP="006B6785">
      <w:pPr>
        <w:spacing w:after="0"/>
        <w:rPr>
          <w:rFonts w:ascii="Times New Roman" w:eastAsia="Times New Roman" w:hAnsi="Times New Roman" w:cs="Times New Roman"/>
          <w:szCs w:val="21"/>
          <w:lang w:eastAsia="fr-FR"/>
        </w:rPr>
      </w:pPr>
      <w:r>
        <w:rPr>
          <w:rFonts w:ascii="Times New Roman" w:eastAsia="Times New Roman" w:hAnsi="Times New Roman" w:cs="Times New Roman"/>
          <w:szCs w:val="21"/>
          <w:lang w:eastAsia="fr-FR"/>
        </w:rPr>
        <w:t>Les montants de compensations versées au titre des missions de service public doivent être notifiés à la Commission européenne au titre des aides d’État.</w:t>
      </w:r>
    </w:p>
    <w:p w14:paraId="211BE473" w14:textId="77777777" w:rsidR="006B6785" w:rsidRDefault="006B6785" w:rsidP="00927A91">
      <w:pPr>
        <w:pBdr>
          <w:top w:val="single" w:sz="4" w:space="1" w:color="auto"/>
          <w:left w:val="single" w:sz="4" w:space="4" w:color="auto"/>
          <w:bottom w:val="dashSmallGap" w:sz="4" w:space="1" w:color="auto"/>
          <w:right w:val="single" w:sz="4" w:space="4" w:color="auto"/>
        </w:pBdr>
        <w:ind w:left="142" w:right="141" w:firstLine="283"/>
        <w:jc w:val="center"/>
        <w:rPr>
          <w:rFonts w:eastAsia="Calibri"/>
          <w:b/>
          <w:sz w:val="20"/>
          <w:szCs w:val="20"/>
        </w:rPr>
      </w:pPr>
      <w:r>
        <w:rPr>
          <w:rFonts w:eastAsia="Calibri"/>
          <w:b/>
          <w:sz w:val="20"/>
          <w:szCs w:val="20"/>
        </w:rPr>
        <w:t>L’encadrement de l’Union européenne applicable aux aides d’État sous forme de compensations de service public</w:t>
      </w:r>
    </w:p>
    <w:p w14:paraId="211BE474" w14:textId="77777777" w:rsidR="006B6785" w:rsidRDefault="006B6785" w:rsidP="00927A91">
      <w:pPr>
        <w:pBdr>
          <w:top w:val="single" w:sz="4" w:space="1" w:color="auto"/>
          <w:left w:val="single" w:sz="4" w:space="4" w:color="auto"/>
          <w:bottom w:val="dashSmallGap" w:sz="4" w:space="1" w:color="auto"/>
          <w:right w:val="single" w:sz="4" w:space="4" w:color="auto"/>
        </w:pBdr>
        <w:ind w:left="142" w:right="141"/>
        <w:rPr>
          <w:rFonts w:eastAsia="Calibri"/>
          <w:sz w:val="20"/>
          <w:szCs w:val="20"/>
        </w:rPr>
      </w:pPr>
      <w:r>
        <w:rPr>
          <w:rFonts w:eastAsia="Calibri"/>
          <w:sz w:val="20"/>
          <w:szCs w:val="20"/>
        </w:rPr>
        <w:t>L</w:t>
      </w:r>
      <w:r>
        <w:rPr>
          <w:rFonts w:cs="Optima LT"/>
          <w:color w:val="000000"/>
          <w:sz w:val="20"/>
          <w:szCs w:val="20"/>
        </w:rPr>
        <w:t xml:space="preserve">’encadrement du 20 décembre 2011, dit « encadrement Almunia », a précisé les dispositions applicables aux </w:t>
      </w:r>
      <w:r>
        <w:rPr>
          <w:rFonts w:cs="Myriad Pro"/>
          <w:color w:val="000000"/>
          <w:sz w:val="20"/>
          <w:szCs w:val="20"/>
        </w:rPr>
        <w:t>compensations de service public constituant des aides d’État compatibles avec le Traité sur le fonctionnement de l’Union européenne (TFUE) devant être notifiées à la Commission européenne.</w:t>
      </w:r>
    </w:p>
    <w:p w14:paraId="211BE475" w14:textId="77777777" w:rsidR="006B6785" w:rsidRDefault="006B6785" w:rsidP="00927A91">
      <w:pPr>
        <w:pBdr>
          <w:top w:val="single" w:sz="4" w:space="1" w:color="auto"/>
          <w:left w:val="single" w:sz="4" w:space="4" w:color="auto"/>
          <w:bottom w:val="dashSmallGap" w:sz="4" w:space="1" w:color="auto"/>
          <w:right w:val="single" w:sz="4" w:space="4" w:color="auto"/>
        </w:pBdr>
        <w:ind w:left="142" w:right="141"/>
        <w:rPr>
          <w:rFonts w:eastAsia="Calibri"/>
          <w:sz w:val="20"/>
          <w:szCs w:val="20"/>
        </w:rPr>
      </w:pPr>
      <w:r>
        <w:rPr>
          <w:rFonts w:eastAsia="Calibri"/>
          <w:sz w:val="20"/>
          <w:szCs w:val="20"/>
        </w:rPr>
        <w:t xml:space="preserve">Cette nouvelle règlementation, entrée en vigueur le 31 janvier 2012, est applicable aux SIEG bénéficiant de compensations annuelles excédant 15 millions d’euros (c’est-à-dire au-delà du seuil d’application du règlement </w:t>
      </w:r>
      <w:r>
        <w:rPr>
          <w:rFonts w:eastAsia="Calibri"/>
          <w:i/>
          <w:sz w:val="20"/>
          <w:szCs w:val="20"/>
        </w:rPr>
        <w:t>de minimis</w:t>
      </w:r>
      <w:r>
        <w:rPr>
          <w:rFonts w:eastAsia="Calibri"/>
          <w:sz w:val="20"/>
          <w:szCs w:val="20"/>
        </w:rPr>
        <w:t>)</w:t>
      </w:r>
      <w:r>
        <w:rPr>
          <w:rFonts w:eastAsia="Calibri"/>
          <w:i/>
          <w:sz w:val="20"/>
          <w:szCs w:val="20"/>
        </w:rPr>
        <w:t xml:space="preserve"> </w:t>
      </w:r>
      <w:r>
        <w:rPr>
          <w:rFonts w:eastAsia="Calibri"/>
          <w:sz w:val="20"/>
          <w:szCs w:val="20"/>
        </w:rPr>
        <w:t xml:space="preserve">et n’entrant pas dans le champ des services répondant à certains besoins sociaux (hôpitaux, logement social…) exemptés, de ce fait, de notification. </w:t>
      </w:r>
    </w:p>
    <w:p w14:paraId="211BE476" w14:textId="77777777" w:rsidR="006B6785" w:rsidRDefault="006B6785" w:rsidP="00927A91">
      <w:pPr>
        <w:pBdr>
          <w:top w:val="single" w:sz="4" w:space="1" w:color="auto"/>
          <w:left w:val="single" w:sz="4" w:space="4" w:color="auto"/>
          <w:bottom w:val="dashSmallGap" w:sz="4" w:space="1" w:color="auto"/>
          <w:right w:val="single" w:sz="4" w:space="4" w:color="auto"/>
        </w:pBdr>
        <w:ind w:left="142" w:right="141"/>
        <w:rPr>
          <w:rFonts w:eastAsia="Calibri"/>
          <w:sz w:val="20"/>
          <w:szCs w:val="20"/>
        </w:rPr>
      </w:pPr>
      <w:r>
        <w:rPr>
          <w:rFonts w:cs="Optima LT"/>
          <w:color w:val="000000"/>
          <w:sz w:val="20"/>
          <w:szCs w:val="20"/>
        </w:rPr>
        <w:t>Un mandat doit confier expressément la mis</w:t>
      </w:r>
      <w:r>
        <w:rPr>
          <w:rFonts w:cs="Optima LT"/>
          <w:color w:val="000000"/>
          <w:sz w:val="20"/>
          <w:szCs w:val="20"/>
        </w:rPr>
        <w:softHyphen/>
        <w:t xml:space="preserve">sion de SIEG et préciser, notamment, la nature et la durée des obligations de service public, la description du mécanisme de compensation ainsi que les paramètres de calcul, de contrôle et de révision de la compensation. </w:t>
      </w:r>
      <w:r>
        <w:rPr>
          <w:rFonts w:eastAsia="Calibri"/>
          <w:sz w:val="20"/>
          <w:szCs w:val="20"/>
        </w:rPr>
        <w:t>Les États membres doivent en outre apporter la preuve qu’ils ont pris en considération les besoins en matière de service public : ils sont tenus à cet égard de procéder à une consultation publique ou à toute autre procédure appropriée permettant de tenir compte des intérêts des utilisateurs. Enfin, les États membres doivent introduire des incitations à une prestation efficiente de SIEG de qualité élevée.</w:t>
      </w:r>
    </w:p>
    <w:p w14:paraId="211BE478" w14:textId="5B60D268" w:rsidR="006B6785" w:rsidRDefault="006B6785" w:rsidP="00E80207">
      <w:pPr>
        <w:pBdr>
          <w:top w:val="dashSmallGap" w:sz="4" w:space="1" w:color="auto"/>
          <w:left w:val="single" w:sz="4" w:space="4" w:color="auto"/>
          <w:right w:val="single" w:sz="4" w:space="4" w:color="auto"/>
        </w:pBdr>
        <w:ind w:left="142" w:right="141"/>
        <w:rPr>
          <w:rFonts w:eastAsia="Calibri"/>
          <w:sz w:val="20"/>
          <w:szCs w:val="20"/>
        </w:rPr>
      </w:pPr>
      <w:r>
        <w:rPr>
          <w:rFonts w:eastAsia="Calibri"/>
          <w:sz w:val="20"/>
          <w:szCs w:val="20"/>
        </w:rPr>
        <w:t>Ces objectifs d’efficience doivent être pris en compte dans la fixation du montant de la compensation (selon la méthode du coût net évité ou de la répartition des coûts).</w:t>
      </w:r>
      <w:r>
        <w:t xml:space="preserve"> </w:t>
      </w:r>
      <w:r>
        <w:rPr>
          <w:rFonts w:eastAsia="Calibri"/>
          <w:sz w:val="20"/>
          <w:szCs w:val="20"/>
        </w:rPr>
        <w:t>Les États membres peuvent, par exemple, définir à</w:t>
      </w:r>
      <w:r w:rsidR="00165A22">
        <w:rPr>
          <w:rFonts w:eastAsia="Calibri"/>
          <w:sz w:val="20"/>
          <w:szCs w:val="20"/>
        </w:rPr>
        <w:t xml:space="preserve"> </w:t>
      </w:r>
      <w:r>
        <w:rPr>
          <w:rFonts w:eastAsia="Calibri"/>
          <w:sz w:val="20"/>
          <w:szCs w:val="20"/>
        </w:rPr>
        <w:t xml:space="preserve">l’avance un niveau de compensation fixe anticipant les gains d’efficience que l’entreprise devrait réaliser sur la durée du mandat, ou définir des objectifs d’efficience dans le mandat, de telle sorte que le niveau de compensation soit fonction de la mesure dans laquelle ces objectifs ont été atteints. </w:t>
      </w:r>
    </w:p>
    <w:p w14:paraId="211BE479" w14:textId="2029C06F" w:rsidR="006B6785" w:rsidRPr="00F83DC0" w:rsidRDefault="006B6785" w:rsidP="00E80207">
      <w:pPr>
        <w:pBdr>
          <w:left w:val="single" w:sz="4" w:space="4" w:color="auto"/>
          <w:bottom w:val="single" w:sz="4" w:space="1" w:color="auto"/>
          <w:right w:val="single" w:sz="4" w:space="4" w:color="auto"/>
        </w:pBdr>
        <w:ind w:left="142" w:right="141"/>
        <w:rPr>
          <w:rFonts w:eastAsia="Calibri"/>
          <w:sz w:val="20"/>
        </w:rPr>
      </w:pPr>
      <w:r>
        <w:rPr>
          <w:rFonts w:eastAsia="Calibri"/>
          <w:sz w:val="20"/>
          <w:szCs w:val="20"/>
        </w:rPr>
        <w:t xml:space="preserve">La notification de la compensation à la Commission, conformément à l’article 108 du TFUE, doit permettre de s’assurer de l’absence de surcompensation : aux termes de l’encadrement, « le montant de la compensation ne doit pas dépasser ce qui est nécessaire pour couvrir le coût net de l'exécution des obligations de service public, compte tenu d’un bénéfice raisonnable ». </w:t>
      </w:r>
    </w:p>
    <w:p w14:paraId="6A3EB86F" w14:textId="0FCB13B4" w:rsidR="00EC08AA" w:rsidRDefault="00EC08AA">
      <w:pPr>
        <w:spacing w:before="0" w:after="200" w:line="276" w:lineRule="auto"/>
        <w:ind w:firstLine="0"/>
        <w:jc w:val="left"/>
        <w:rPr>
          <w:rFonts w:ascii="Times New Roman" w:eastAsia="Times New Roman" w:hAnsi="Times New Roman" w:cs="Times New Roman"/>
          <w:b/>
          <w:szCs w:val="21"/>
          <w:lang w:eastAsia="fr-FR"/>
        </w:rPr>
      </w:pPr>
    </w:p>
    <w:p w14:paraId="211BE47A" w14:textId="0FCB13B4" w:rsidR="006B6785" w:rsidRPr="00C65635" w:rsidRDefault="006B6785" w:rsidP="00E80207">
      <w:pPr>
        <w:numPr>
          <w:ilvl w:val="0"/>
          <w:numId w:val="40"/>
        </w:numPr>
        <w:spacing w:after="240"/>
        <w:rPr>
          <w:rFonts w:ascii="Times New Roman" w:eastAsia="Times New Roman" w:hAnsi="Times New Roman" w:cs="Times New Roman"/>
          <w:b/>
          <w:szCs w:val="21"/>
          <w:lang w:eastAsia="fr-FR"/>
        </w:rPr>
      </w:pPr>
      <w:r w:rsidRPr="00C65635">
        <w:rPr>
          <w:rFonts w:ascii="Times New Roman" w:eastAsia="Times New Roman" w:hAnsi="Times New Roman" w:cs="Times New Roman"/>
          <w:b/>
          <w:szCs w:val="21"/>
          <w:lang w:eastAsia="fr-FR"/>
        </w:rPr>
        <w:t>Le service universel postal </w:t>
      </w:r>
    </w:p>
    <w:p w14:paraId="211BE47B" w14:textId="77777777" w:rsidR="006B6785" w:rsidRPr="00C65635" w:rsidRDefault="006B6785" w:rsidP="006B6785">
      <w:pPr>
        <w:tabs>
          <w:tab w:val="left" w:pos="708"/>
        </w:tabs>
        <w:spacing w:before="80" w:after="240"/>
        <w:rPr>
          <w:rFonts w:ascii="Times New Roman" w:eastAsia="Times New Roman" w:hAnsi="Times New Roman" w:cs="Times New Roman"/>
          <w:i/>
          <w:szCs w:val="21"/>
          <w:lang w:eastAsia="fr-FR"/>
        </w:rPr>
      </w:pPr>
      <w:r w:rsidRPr="00C65635">
        <w:rPr>
          <w:rFonts w:ascii="Times New Roman" w:eastAsia="Times New Roman" w:hAnsi="Times New Roman" w:cs="Times New Roman"/>
          <w:i/>
          <w:szCs w:val="21"/>
          <w:lang w:eastAsia="fr-FR"/>
        </w:rPr>
        <w:t>Se reporter également à l’insertion au rapport public annuel 2016 « Les facteurs face au défi de la baisse du courrier : des mutations à accélérer ».</w:t>
      </w:r>
    </w:p>
    <w:tbl>
      <w:tblPr>
        <w:tblStyle w:val="TABLEAURAPPORTPUBLICTHMATIQUE"/>
        <w:tblW w:w="0" w:type="auto"/>
        <w:tblLayout w:type="fixed"/>
        <w:tblLook w:val="04A0" w:firstRow="1" w:lastRow="0" w:firstColumn="1" w:lastColumn="0" w:noHBand="0" w:noVBand="1"/>
      </w:tblPr>
      <w:tblGrid>
        <w:gridCol w:w="1555"/>
        <w:gridCol w:w="4785"/>
      </w:tblGrid>
      <w:tr w:rsidR="006B6785" w:rsidRPr="00C65635" w14:paraId="211BE47D" w14:textId="77777777" w:rsidTr="00B9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0" w:type="dxa"/>
            <w:gridSpan w:val="2"/>
            <w:hideMark/>
          </w:tcPr>
          <w:p w14:paraId="211BE47C" w14:textId="77777777" w:rsidR="006B6785" w:rsidRPr="001C0C7F" w:rsidRDefault="006B6785" w:rsidP="0014605E">
            <w:pPr>
              <w:spacing w:after="0"/>
              <w:ind w:firstLine="709"/>
              <w:jc w:val="center"/>
              <w:rPr>
                <w:rFonts w:ascii="Times New Roman" w:hAnsi="Times New Roman" w:cs="Times New Roman"/>
                <w:i w:val="0"/>
                <w:szCs w:val="21"/>
              </w:rPr>
            </w:pPr>
            <w:r w:rsidRPr="001C0C7F">
              <w:rPr>
                <w:rFonts w:ascii="Times New Roman" w:hAnsi="Times New Roman" w:cs="Times New Roman"/>
                <w:i w:val="0"/>
                <w:szCs w:val="21"/>
              </w:rPr>
              <w:t>FICHE RÉCAPITULATIVE : SERVICE UNIVERSEL POSTAL</w:t>
            </w:r>
          </w:p>
        </w:tc>
      </w:tr>
      <w:tr w:rsidR="006B6785" w:rsidRPr="00C65635" w14:paraId="211BE483" w14:textId="77777777" w:rsidTr="00B90EB5">
        <w:trPr>
          <w:trHeight w:val="1134"/>
        </w:trPr>
        <w:tc>
          <w:tcPr>
            <w:cnfStyle w:val="001000000000" w:firstRow="0" w:lastRow="0" w:firstColumn="1" w:lastColumn="0" w:oddVBand="0" w:evenVBand="0" w:oddHBand="0" w:evenHBand="0" w:firstRowFirstColumn="0" w:firstRowLastColumn="0" w:lastRowFirstColumn="0" w:lastRowLastColumn="0"/>
            <w:tcW w:w="1555" w:type="dxa"/>
            <w:hideMark/>
          </w:tcPr>
          <w:p w14:paraId="211BE47E" w14:textId="77777777" w:rsidR="006B6785" w:rsidRPr="00CC234A" w:rsidRDefault="006B6785" w:rsidP="00E80207">
            <w:pPr>
              <w:ind w:firstLine="0"/>
              <w:jc w:val="center"/>
              <w:rPr>
                <w:rFonts w:ascii="Times New Roman" w:hAnsi="Times New Roman" w:cs="Times New Roman"/>
                <w:sz w:val="18"/>
                <w:szCs w:val="18"/>
              </w:rPr>
            </w:pPr>
            <w:r w:rsidRPr="00CC234A">
              <w:rPr>
                <w:rFonts w:ascii="Times New Roman" w:hAnsi="Times New Roman" w:cs="Times New Roman"/>
                <w:sz w:val="18"/>
                <w:szCs w:val="18"/>
              </w:rPr>
              <w:t>Définition</w:t>
            </w:r>
          </w:p>
        </w:tc>
        <w:tc>
          <w:tcPr>
            <w:tcW w:w="4785" w:type="dxa"/>
            <w:hideMark/>
          </w:tcPr>
          <w:p w14:paraId="211BE47F" w14:textId="77777777" w:rsidR="006B6785" w:rsidRPr="00CC234A" w:rsidRDefault="006B6785" w:rsidP="00CC234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 </w:t>
            </w:r>
            <w:r w:rsidRPr="00CC234A">
              <w:rPr>
                <w:rFonts w:ascii="Times New Roman" w:hAnsi="Times New Roman" w:cs="Times New Roman"/>
                <w:i/>
                <w:sz w:val="18"/>
                <w:szCs w:val="18"/>
              </w:rPr>
              <w:t>une offre de services postaux de qualité déterminée fournis de manière permanente en tout point du territoire à des prix abordables pour tous les utilisateurs</w:t>
            </w:r>
            <w:r w:rsidRPr="00CC234A">
              <w:rPr>
                <w:rFonts w:ascii="Times New Roman" w:hAnsi="Times New Roman" w:cs="Times New Roman"/>
                <w:sz w:val="18"/>
                <w:szCs w:val="18"/>
              </w:rPr>
              <w:t> » (directive 97/67/CE) ;</w:t>
            </w:r>
          </w:p>
          <w:p w14:paraId="211BE480" w14:textId="77777777" w:rsidR="006B6785" w:rsidRPr="00CC234A" w:rsidRDefault="006B6785" w:rsidP="00CC234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-principes d’égalité, de continuité et d’adaptabilité en recherchant la meilleure efficacité économique et sociale ;</w:t>
            </w:r>
          </w:p>
          <w:p w14:paraId="211BE481" w14:textId="77777777" w:rsidR="006B6785" w:rsidRPr="00CC234A" w:rsidRDefault="006B6785" w:rsidP="00CC234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obligations de qualité et d’accessibilité du service ;</w:t>
            </w:r>
          </w:p>
          <w:p w14:paraId="211BE482" w14:textId="77777777" w:rsidR="006B6785" w:rsidRPr="00CC234A" w:rsidRDefault="006B6785" w:rsidP="00CC234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La Poste prestataire du service universel postal pour une durée de 15 ans (2025)</w:t>
            </w:r>
          </w:p>
        </w:tc>
      </w:tr>
      <w:tr w:rsidR="006B6785" w:rsidRPr="00C65635" w14:paraId="211BE488" w14:textId="77777777" w:rsidTr="00B90EB5">
        <w:trPr>
          <w:trHeight w:val="1134"/>
        </w:trPr>
        <w:tc>
          <w:tcPr>
            <w:cnfStyle w:val="001000000000" w:firstRow="0" w:lastRow="0" w:firstColumn="1" w:lastColumn="0" w:oddVBand="0" w:evenVBand="0" w:oddHBand="0" w:evenHBand="0" w:firstRowFirstColumn="0" w:firstRowLastColumn="0" w:lastRowFirstColumn="0" w:lastRowLastColumn="0"/>
            <w:tcW w:w="1555" w:type="dxa"/>
            <w:hideMark/>
          </w:tcPr>
          <w:p w14:paraId="211BE484" w14:textId="77777777" w:rsidR="006B6785" w:rsidRPr="00CC234A" w:rsidRDefault="006B6785" w:rsidP="00E80207">
            <w:pPr>
              <w:ind w:firstLine="0"/>
              <w:jc w:val="center"/>
              <w:rPr>
                <w:rFonts w:ascii="Times New Roman" w:hAnsi="Times New Roman" w:cs="Times New Roman"/>
                <w:sz w:val="18"/>
                <w:szCs w:val="18"/>
              </w:rPr>
            </w:pPr>
            <w:r w:rsidRPr="00CC234A">
              <w:rPr>
                <w:rFonts w:ascii="Times New Roman" w:hAnsi="Times New Roman" w:cs="Times New Roman"/>
                <w:sz w:val="18"/>
                <w:szCs w:val="18"/>
              </w:rPr>
              <w:t>Base juridique</w:t>
            </w:r>
          </w:p>
        </w:tc>
        <w:tc>
          <w:tcPr>
            <w:tcW w:w="4785" w:type="dxa"/>
            <w:hideMark/>
          </w:tcPr>
          <w:p w14:paraId="211BE485"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directive 97/67/CE</w:t>
            </w:r>
          </w:p>
          <w:p w14:paraId="211BE486"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article L. 1 et s. et R. 1 et s. du code des postes et communications électroniques</w:t>
            </w:r>
          </w:p>
          <w:p w14:paraId="211BE487"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arrêtés du ministre fixant les objectifs de qualité de service </w:t>
            </w:r>
          </w:p>
        </w:tc>
      </w:tr>
      <w:tr w:rsidR="006B6785" w:rsidRPr="00C65635" w14:paraId="211BE494" w14:textId="77777777" w:rsidTr="00B90EB5">
        <w:trPr>
          <w:trHeight w:val="1134"/>
        </w:trPr>
        <w:tc>
          <w:tcPr>
            <w:cnfStyle w:val="001000000000" w:firstRow="0" w:lastRow="0" w:firstColumn="1" w:lastColumn="0" w:oddVBand="0" w:evenVBand="0" w:oddHBand="0" w:evenHBand="0" w:firstRowFirstColumn="0" w:firstRowLastColumn="0" w:lastRowFirstColumn="0" w:lastRowLastColumn="0"/>
            <w:tcW w:w="1555" w:type="dxa"/>
            <w:hideMark/>
          </w:tcPr>
          <w:p w14:paraId="211BE489" w14:textId="77777777" w:rsidR="006B6785" w:rsidRPr="00CC234A" w:rsidRDefault="006B6785" w:rsidP="00E80207">
            <w:pPr>
              <w:ind w:firstLine="29"/>
              <w:jc w:val="center"/>
              <w:rPr>
                <w:rFonts w:ascii="Times New Roman" w:hAnsi="Times New Roman" w:cs="Times New Roman"/>
                <w:sz w:val="18"/>
                <w:szCs w:val="18"/>
              </w:rPr>
            </w:pPr>
            <w:r w:rsidRPr="00CC234A">
              <w:rPr>
                <w:rFonts w:ascii="Times New Roman" w:hAnsi="Times New Roman" w:cs="Times New Roman"/>
                <w:sz w:val="18"/>
                <w:szCs w:val="18"/>
              </w:rPr>
              <w:t>Modalités</w:t>
            </w:r>
          </w:p>
        </w:tc>
        <w:tc>
          <w:tcPr>
            <w:tcW w:w="4785" w:type="dxa"/>
            <w:hideMark/>
          </w:tcPr>
          <w:p w14:paraId="211BE48A"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levée et distribution 6 jours sur 7 sur l’ensemble du territoire national (5/7j dans la directive postale) ;</w:t>
            </w:r>
          </w:p>
          <w:p w14:paraId="211BE48B"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critères d’accessibilité des points de contact</w:t>
            </w:r>
            <w:r w:rsidRPr="00CC234A">
              <w:rPr>
                <w:rFonts w:ascii="Times New Roman" w:hAnsi="Times New Roman" w:cs="Times New Roman"/>
                <w:sz w:val="18"/>
                <w:szCs w:val="18"/>
                <w:vertAlign w:val="superscript"/>
              </w:rPr>
              <w:footnoteReference w:id="188"/>
            </w:r>
            <w:r w:rsidRPr="00CC234A">
              <w:rPr>
                <w:rFonts w:ascii="Times New Roman" w:hAnsi="Times New Roman" w:cs="Times New Roman"/>
                <w:sz w:val="18"/>
                <w:szCs w:val="18"/>
              </w:rPr>
              <w:t> :</w:t>
            </w:r>
          </w:p>
          <w:p w14:paraId="211BE48C" w14:textId="77777777" w:rsidR="006B6785" w:rsidRPr="00CC234A" w:rsidRDefault="006B6785" w:rsidP="006B6785">
            <w:pPr>
              <w:numPr>
                <w:ilvl w:val="0"/>
                <w:numId w:val="3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au niveau national, au moins 99 % de la population doit être à moins de 10 km d’un point de contact ;</w:t>
            </w:r>
          </w:p>
          <w:p w14:paraId="211BE48D" w14:textId="77777777" w:rsidR="006B6785" w:rsidRPr="00CC234A" w:rsidRDefault="006B6785" w:rsidP="006B6785">
            <w:pPr>
              <w:numPr>
                <w:ilvl w:val="0"/>
                <w:numId w:val="3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au niveau départemental, au moins 95 % de la population de chaque département doit être à moins de 10 km d’un point de contact ;</w:t>
            </w:r>
          </w:p>
          <w:p w14:paraId="211BE48E" w14:textId="77777777" w:rsidR="006B6785" w:rsidRPr="00CC234A" w:rsidRDefault="006B6785" w:rsidP="006B6785">
            <w:pPr>
              <w:numPr>
                <w:ilvl w:val="0"/>
                <w:numId w:val="3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et, au niveau communal, toutes les communes de plus de 10 000 habitants doivent disposer d’au moins un point de contact par tranche de 20 000 habitants</w:t>
            </w:r>
          </w:p>
          <w:p w14:paraId="211BE48F" w14:textId="77777777" w:rsidR="006B6785" w:rsidRPr="00CC234A" w:rsidRDefault="006B6785" w:rsidP="004A75C4">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catalogue d’offres de services nationaux et transfrontières (prestations assorties de tarifs), ex :</w:t>
            </w:r>
          </w:p>
          <w:p w14:paraId="211BE490" w14:textId="77777777" w:rsidR="006B6785" w:rsidRPr="00CC234A" w:rsidRDefault="006B6785" w:rsidP="006B6785">
            <w:pPr>
              <w:numPr>
                <w:ilvl w:val="0"/>
                <w:numId w:val="39"/>
              </w:numPr>
              <w:ind w:left="774"/>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envoi de correspondance jusqu’à 2kg </w:t>
            </w:r>
          </w:p>
          <w:p w14:paraId="211BE491" w14:textId="77777777" w:rsidR="006B6785" w:rsidRPr="00CC234A" w:rsidRDefault="006B6785" w:rsidP="006B6785">
            <w:pPr>
              <w:numPr>
                <w:ilvl w:val="0"/>
                <w:numId w:val="39"/>
              </w:numPr>
              <w:ind w:left="774"/>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envoi de colis postaux jusqu’à 20kg (10kg dans la directive) ;</w:t>
            </w:r>
          </w:p>
          <w:p w14:paraId="211BE492" w14:textId="77777777" w:rsidR="006B6785" w:rsidRPr="00CC234A" w:rsidRDefault="006B6785" w:rsidP="006B6785">
            <w:pPr>
              <w:numPr>
                <w:ilvl w:val="0"/>
                <w:numId w:val="39"/>
              </w:numPr>
              <w:ind w:left="774"/>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péréquation tarifaire pour les envois égrenés.</w:t>
            </w:r>
          </w:p>
          <w:p w14:paraId="211BE493" w14:textId="77777777" w:rsidR="006B6785" w:rsidRPr="00C65635" w:rsidRDefault="006B6785" w:rsidP="004A75C4">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CC234A">
              <w:rPr>
                <w:rFonts w:ascii="Times New Roman" w:hAnsi="Times New Roman" w:cs="Times New Roman"/>
                <w:sz w:val="18"/>
                <w:szCs w:val="18"/>
              </w:rPr>
              <w:t>- objectifs de qualité de service (rapidité et fiabilité)</w:t>
            </w:r>
          </w:p>
        </w:tc>
      </w:tr>
      <w:tr w:rsidR="006B6785" w:rsidRPr="00C65635" w14:paraId="211BE498" w14:textId="77777777" w:rsidTr="00B90EB5">
        <w:trPr>
          <w:trHeight w:val="1134"/>
        </w:trPr>
        <w:tc>
          <w:tcPr>
            <w:cnfStyle w:val="001000000000" w:firstRow="0" w:lastRow="0" w:firstColumn="1" w:lastColumn="0" w:oddVBand="0" w:evenVBand="0" w:oddHBand="0" w:evenHBand="0" w:firstRowFirstColumn="0" w:firstRowLastColumn="0" w:lastRowFirstColumn="0" w:lastRowLastColumn="0"/>
            <w:tcW w:w="1555" w:type="dxa"/>
          </w:tcPr>
          <w:p w14:paraId="211BE495" w14:textId="476A7372" w:rsidR="006B6785" w:rsidRPr="00CC234A" w:rsidRDefault="006B6785" w:rsidP="00165A22">
            <w:pPr>
              <w:ind w:firstLine="29"/>
              <w:jc w:val="center"/>
              <w:rPr>
                <w:rFonts w:ascii="Times New Roman" w:hAnsi="Times New Roman" w:cs="Times New Roman"/>
                <w:sz w:val="18"/>
                <w:szCs w:val="18"/>
              </w:rPr>
            </w:pPr>
            <w:r w:rsidRPr="00CC234A">
              <w:rPr>
                <w:rFonts w:ascii="Times New Roman" w:hAnsi="Times New Roman" w:cs="Times New Roman"/>
                <w:sz w:val="18"/>
                <w:szCs w:val="18"/>
              </w:rPr>
              <w:t>Compensation</w:t>
            </w:r>
          </w:p>
        </w:tc>
        <w:tc>
          <w:tcPr>
            <w:tcW w:w="4785" w:type="dxa"/>
          </w:tcPr>
          <w:p w14:paraId="211BE496" w14:textId="265BFA9E"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possibilité prévue par la directive postale de mettre en place un Fonds de compensation pour le prestataire du service</w:t>
            </w:r>
            <w:r w:rsidR="00B540A7">
              <w:rPr>
                <w:rFonts w:ascii="Times New Roman" w:hAnsi="Times New Roman" w:cs="Times New Roman"/>
                <w:sz w:val="18"/>
                <w:szCs w:val="18"/>
              </w:rPr>
              <w:t xml:space="preserve"> </w:t>
            </w:r>
            <w:r w:rsidRPr="00CC234A">
              <w:rPr>
                <w:rFonts w:ascii="Times New Roman" w:hAnsi="Times New Roman" w:cs="Times New Roman"/>
                <w:sz w:val="18"/>
                <w:szCs w:val="18"/>
              </w:rPr>
              <w:t>universel financé par les concurrents (pas de mise en œuvre en France faute de concurrents de taille critique sur le territoire)</w:t>
            </w:r>
          </w:p>
          <w:p w14:paraId="211BE497" w14:textId="77777777" w:rsidR="006B6785" w:rsidRPr="00C65635"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CC234A">
              <w:rPr>
                <w:rFonts w:ascii="Times New Roman" w:hAnsi="Times New Roman" w:cs="Times New Roman"/>
                <w:sz w:val="18"/>
                <w:szCs w:val="18"/>
              </w:rPr>
              <w:t xml:space="preserve">- en pratique, compensation </w:t>
            </w:r>
            <w:r w:rsidRPr="00CC234A">
              <w:rPr>
                <w:rFonts w:ascii="Times New Roman" w:hAnsi="Times New Roman" w:cs="Times New Roman"/>
                <w:i/>
                <w:sz w:val="18"/>
                <w:szCs w:val="18"/>
              </w:rPr>
              <w:t xml:space="preserve">via </w:t>
            </w:r>
            <w:r w:rsidRPr="00CC234A">
              <w:rPr>
                <w:rFonts w:ascii="Times New Roman" w:hAnsi="Times New Roman" w:cs="Times New Roman"/>
                <w:sz w:val="18"/>
                <w:szCs w:val="18"/>
              </w:rPr>
              <w:t>l’augmentation des tarifs postaux consentie par l’ARCEP</w:t>
            </w:r>
          </w:p>
        </w:tc>
      </w:tr>
      <w:tr w:rsidR="006B6785" w:rsidRPr="00C65635" w14:paraId="211BE49A" w14:textId="77777777" w:rsidTr="00B90EB5">
        <w:tc>
          <w:tcPr>
            <w:cnfStyle w:val="001000000000" w:firstRow="0" w:lastRow="0" w:firstColumn="1" w:lastColumn="0" w:oddVBand="0" w:evenVBand="0" w:oddHBand="0" w:evenHBand="0" w:firstRowFirstColumn="0" w:firstRowLastColumn="0" w:lastRowFirstColumn="0" w:lastRowLastColumn="0"/>
            <w:tcW w:w="6340" w:type="dxa"/>
            <w:gridSpan w:val="2"/>
          </w:tcPr>
          <w:p w14:paraId="211BE499" w14:textId="77777777" w:rsidR="006B6785" w:rsidRPr="0014605E" w:rsidRDefault="006B6785" w:rsidP="004A75C4">
            <w:pPr>
              <w:ind w:firstLine="709"/>
              <w:rPr>
                <w:rFonts w:ascii="Times New Roman" w:hAnsi="Times New Roman" w:cs="Times New Roman"/>
                <w:sz w:val="10"/>
                <w:szCs w:val="10"/>
              </w:rPr>
            </w:pPr>
          </w:p>
        </w:tc>
      </w:tr>
      <w:tr w:rsidR="006B6785" w:rsidRPr="00C65635" w14:paraId="211BE4A0" w14:textId="77777777" w:rsidTr="00B90EB5">
        <w:trPr>
          <w:trHeight w:val="1134"/>
        </w:trPr>
        <w:tc>
          <w:tcPr>
            <w:cnfStyle w:val="001000000000" w:firstRow="0" w:lastRow="0" w:firstColumn="1" w:lastColumn="0" w:oddVBand="0" w:evenVBand="0" w:oddHBand="0" w:evenHBand="0" w:firstRowFirstColumn="0" w:firstRowLastColumn="0" w:lastRowFirstColumn="0" w:lastRowLastColumn="0"/>
            <w:tcW w:w="1555" w:type="dxa"/>
          </w:tcPr>
          <w:p w14:paraId="211BE49B" w14:textId="77777777" w:rsidR="006B6785" w:rsidRPr="00CC234A" w:rsidRDefault="006B6785" w:rsidP="00EC08AA">
            <w:pPr>
              <w:ind w:firstLine="29"/>
              <w:rPr>
                <w:rFonts w:ascii="Times New Roman" w:hAnsi="Times New Roman" w:cs="Times New Roman"/>
                <w:sz w:val="18"/>
                <w:szCs w:val="18"/>
              </w:rPr>
            </w:pPr>
            <w:r w:rsidRPr="00CC234A">
              <w:rPr>
                <w:rFonts w:ascii="Times New Roman" w:hAnsi="Times New Roman" w:cs="Times New Roman"/>
                <w:sz w:val="18"/>
                <w:szCs w:val="18"/>
              </w:rPr>
              <w:t>Coûts (2014)</w:t>
            </w:r>
          </w:p>
        </w:tc>
        <w:tc>
          <w:tcPr>
            <w:tcW w:w="4785" w:type="dxa"/>
          </w:tcPr>
          <w:p w14:paraId="211BE49C"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Estimations issues de la comptabilité réglementaire de La Poste :</w:t>
            </w:r>
          </w:p>
          <w:p w14:paraId="211BE49D" w14:textId="77777777" w:rsidR="006B6785" w:rsidRPr="00CC234A" w:rsidRDefault="006B6785" w:rsidP="006B6785">
            <w:pPr>
              <w:numPr>
                <w:ilvl w:val="0"/>
                <w:numId w:val="42"/>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coûts attribuables : 7,1 Md€</w:t>
            </w:r>
          </w:p>
          <w:p w14:paraId="211BE49E" w14:textId="77777777" w:rsidR="006B6785" w:rsidRPr="00CC234A" w:rsidRDefault="006B6785" w:rsidP="006B6785">
            <w:pPr>
              <w:numPr>
                <w:ilvl w:val="0"/>
                <w:numId w:val="42"/>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chiffre d’affaire : 7,5 Md€</w:t>
            </w:r>
          </w:p>
          <w:p w14:paraId="211BE49F" w14:textId="77777777" w:rsidR="006B6785" w:rsidRPr="00CC234A" w:rsidRDefault="006B6785" w:rsidP="006B6785">
            <w:pPr>
              <w:numPr>
                <w:ilvl w:val="0"/>
                <w:numId w:val="42"/>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résultat net : 434 M€</w:t>
            </w:r>
          </w:p>
        </w:tc>
      </w:tr>
      <w:tr w:rsidR="006B6785" w:rsidRPr="00C65635" w14:paraId="211BE4A3" w14:textId="77777777" w:rsidTr="0014605E">
        <w:trPr>
          <w:trHeight w:val="95"/>
        </w:trPr>
        <w:tc>
          <w:tcPr>
            <w:cnfStyle w:val="001000000000" w:firstRow="0" w:lastRow="0" w:firstColumn="1" w:lastColumn="0" w:oddVBand="0" w:evenVBand="0" w:oddHBand="0" w:evenHBand="0" w:firstRowFirstColumn="0" w:firstRowLastColumn="0" w:lastRowFirstColumn="0" w:lastRowLastColumn="0"/>
            <w:tcW w:w="1555" w:type="dxa"/>
          </w:tcPr>
          <w:p w14:paraId="211BE4A1" w14:textId="77777777" w:rsidR="006B6785" w:rsidRPr="00CC234A" w:rsidRDefault="006B6785" w:rsidP="004A75C4">
            <w:pPr>
              <w:ind w:firstLine="709"/>
              <w:jc w:val="center"/>
              <w:rPr>
                <w:rFonts w:ascii="Times New Roman" w:hAnsi="Times New Roman" w:cs="Times New Roman"/>
                <w:sz w:val="18"/>
                <w:szCs w:val="18"/>
              </w:rPr>
            </w:pPr>
          </w:p>
        </w:tc>
        <w:tc>
          <w:tcPr>
            <w:tcW w:w="4785" w:type="dxa"/>
          </w:tcPr>
          <w:p w14:paraId="211BE4A2" w14:textId="77777777" w:rsidR="006B6785" w:rsidRPr="00CC234A" w:rsidRDefault="006B6785" w:rsidP="004A75C4">
            <w:pPr>
              <w:ind w:firstLine="7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6B6785" w:rsidRPr="00C65635" w14:paraId="211BE4A6" w14:textId="77777777" w:rsidTr="00B90EB5">
        <w:trPr>
          <w:trHeight w:val="1134"/>
        </w:trPr>
        <w:tc>
          <w:tcPr>
            <w:cnfStyle w:val="001000000000" w:firstRow="0" w:lastRow="0" w:firstColumn="1" w:lastColumn="0" w:oddVBand="0" w:evenVBand="0" w:oddHBand="0" w:evenHBand="0" w:firstRowFirstColumn="0" w:firstRowLastColumn="0" w:lastRowFirstColumn="0" w:lastRowLastColumn="0"/>
            <w:tcW w:w="1555" w:type="dxa"/>
          </w:tcPr>
          <w:p w14:paraId="211BE4A4" w14:textId="77777777" w:rsidR="006B6785" w:rsidRPr="00CC234A" w:rsidRDefault="006B6785" w:rsidP="00E80207">
            <w:pPr>
              <w:ind w:firstLine="0"/>
              <w:rPr>
                <w:rFonts w:ascii="Times New Roman" w:hAnsi="Times New Roman" w:cs="Times New Roman"/>
                <w:sz w:val="18"/>
                <w:szCs w:val="18"/>
              </w:rPr>
            </w:pPr>
            <w:r w:rsidRPr="00CC234A">
              <w:rPr>
                <w:rFonts w:ascii="Times New Roman" w:hAnsi="Times New Roman" w:cs="Times New Roman"/>
                <w:sz w:val="18"/>
                <w:szCs w:val="18"/>
              </w:rPr>
              <w:t>Actualité et enjeux</w:t>
            </w:r>
          </w:p>
        </w:tc>
        <w:tc>
          <w:tcPr>
            <w:tcW w:w="4785" w:type="dxa"/>
          </w:tcPr>
          <w:p w14:paraId="211BE4A5"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Demande de renégociation de la directive postale par plusieurs États-membres de l’UE, mais opposition pour l’heure de l’Allemagne et de la France</w:t>
            </w:r>
          </w:p>
        </w:tc>
      </w:tr>
      <w:tr w:rsidR="006B6785" w:rsidRPr="00C65635" w14:paraId="211BE4A9" w14:textId="77777777" w:rsidTr="00B90EB5">
        <w:trPr>
          <w:trHeight w:val="1134"/>
        </w:trPr>
        <w:tc>
          <w:tcPr>
            <w:cnfStyle w:val="001000000000" w:firstRow="0" w:lastRow="0" w:firstColumn="1" w:lastColumn="0" w:oddVBand="0" w:evenVBand="0" w:oddHBand="0" w:evenHBand="0" w:firstRowFirstColumn="0" w:firstRowLastColumn="0" w:lastRowFirstColumn="0" w:lastRowLastColumn="0"/>
            <w:tcW w:w="1555" w:type="dxa"/>
            <w:hideMark/>
          </w:tcPr>
          <w:p w14:paraId="211BE4A7" w14:textId="429E0A75" w:rsidR="006B6785" w:rsidRPr="00CC234A" w:rsidRDefault="006B6785" w:rsidP="00165A22">
            <w:pPr>
              <w:ind w:firstLine="0"/>
              <w:rPr>
                <w:rFonts w:ascii="Times New Roman" w:hAnsi="Times New Roman" w:cs="Times New Roman"/>
                <w:sz w:val="18"/>
                <w:szCs w:val="18"/>
              </w:rPr>
            </w:pPr>
            <w:r w:rsidRPr="00CC234A">
              <w:rPr>
                <w:rFonts w:ascii="Times New Roman" w:hAnsi="Times New Roman" w:cs="Times New Roman"/>
                <w:sz w:val="18"/>
                <w:szCs w:val="18"/>
              </w:rPr>
              <w:t>Recomman-dations de la Cour</w:t>
            </w:r>
          </w:p>
        </w:tc>
        <w:tc>
          <w:tcPr>
            <w:tcW w:w="4785" w:type="dxa"/>
            <w:hideMark/>
          </w:tcPr>
          <w:p w14:paraId="211BE4A8"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Élaborer des scénarios chiffrés du contenu et du coût du service universel postal et les mettre en débat, tant entre les administrations concernées qu’avec les usagers (insertion au RPA 2016).</w:t>
            </w:r>
          </w:p>
        </w:tc>
      </w:tr>
      <w:tr w:rsidR="006B6785" w:rsidRPr="00C65635" w14:paraId="211BE4AE" w14:textId="77777777" w:rsidTr="00B90EB5">
        <w:trPr>
          <w:trHeight w:val="1134"/>
        </w:trPr>
        <w:tc>
          <w:tcPr>
            <w:cnfStyle w:val="001000000000" w:firstRow="0" w:lastRow="0" w:firstColumn="1" w:lastColumn="0" w:oddVBand="0" w:evenVBand="0" w:oddHBand="0" w:evenHBand="0" w:firstRowFirstColumn="0" w:firstRowLastColumn="0" w:lastRowFirstColumn="0" w:lastRowLastColumn="0"/>
            <w:tcW w:w="1555" w:type="dxa"/>
            <w:hideMark/>
          </w:tcPr>
          <w:p w14:paraId="211BE4AA" w14:textId="77777777" w:rsidR="006B6785" w:rsidRPr="00CC234A" w:rsidRDefault="006B6785" w:rsidP="00E80207">
            <w:pPr>
              <w:ind w:firstLine="0"/>
              <w:rPr>
                <w:rFonts w:ascii="Times New Roman" w:hAnsi="Times New Roman" w:cs="Times New Roman"/>
                <w:sz w:val="18"/>
                <w:szCs w:val="18"/>
              </w:rPr>
            </w:pPr>
            <w:r w:rsidRPr="00CC234A">
              <w:rPr>
                <w:rFonts w:ascii="Times New Roman" w:hAnsi="Times New Roman" w:cs="Times New Roman"/>
                <w:sz w:val="18"/>
                <w:szCs w:val="18"/>
              </w:rPr>
              <w:t>Niveaux d’intervention possibles</w:t>
            </w:r>
          </w:p>
        </w:tc>
        <w:tc>
          <w:tcPr>
            <w:tcW w:w="4785" w:type="dxa"/>
            <w:hideMark/>
          </w:tcPr>
          <w:p w14:paraId="211BE4AB"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à l’intérieur des </w:t>
            </w:r>
            <w:r w:rsidRPr="00CC234A">
              <w:rPr>
                <w:rFonts w:ascii="Times New Roman" w:hAnsi="Times New Roman" w:cs="Times New Roman"/>
                <w:i/>
                <w:sz w:val="18"/>
                <w:szCs w:val="18"/>
              </w:rPr>
              <w:t>contraintes légales</w:t>
            </w:r>
            <w:r w:rsidRPr="00CC234A">
              <w:rPr>
                <w:rFonts w:ascii="Times New Roman" w:hAnsi="Times New Roman" w:cs="Times New Roman"/>
                <w:sz w:val="18"/>
                <w:szCs w:val="18"/>
              </w:rPr>
              <w:t> : amélioration du raccordement, réorganisations pour une plus grande mutualisation courrier/colis</w:t>
            </w:r>
          </w:p>
          <w:p w14:paraId="211BE4AC"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à l’intérieur des </w:t>
            </w:r>
            <w:r w:rsidRPr="00CC234A">
              <w:rPr>
                <w:rFonts w:ascii="Times New Roman" w:hAnsi="Times New Roman" w:cs="Times New Roman"/>
                <w:i/>
                <w:sz w:val="18"/>
                <w:szCs w:val="18"/>
              </w:rPr>
              <w:t>contraintes européennes </w:t>
            </w:r>
            <w:r w:rsidRPr="00CC234A">
              <w:rPr>
                <w:rFonts w:ascii="Times New Roman" w:hAnsi="Times New Roman" w:cs="Times New Roman"/>
                <w:sz w:val="18"/>
                <w:szCs w:val="18"/>
              </w:rPr>
              <w:t xml:space="preserve">: réexamen des critères fixés au-delà des exigences de la directive (fréquence de levée et de distribution, poids/format) </w:t>
            </w:r>
          </w:p>
          <w:p w14:paraId="211BE4AD"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renégociation de la </w:t>
            </w:r>
            <w:r w:rsidRPr="00CC234A">
              <w:rPr>
                <w:rFonts w:ascii="Times New Roman" w:hAnsi="Times New Roman" w:cs="Times New Roman"/>
                <w:i/>
                <w:sz w:val="18"/>
                <w:szCs w:val="18"/>
              </w:rPr>
              <w:t>directive postale</w:t>
            </w:r>
            <w:r w:rsidRPr="00CC234A">
              <w:rPr>
                <w:rFonts w:ascii="Times New Roman" w:hAnsi="Times New Roman" w:cs="Times New Roman"/>
                <w:sz w:val="18"/>
                <w:szCs w:val="18"/>
              </w:rPr>
              <w:t xml:space="preserve"> (pas à l’ordre du jour au niveau européen, bien que de nombreux pays la réclament)</w:t>
            </w:r>
          </w:p>
        </w:tc>
      </w:tr>
    </w:tbl>
    <w:p w14:paraId="211BE4AF" w14:textId="77777777" w:rsidR="00927A91" w:rsidRDefault="00927A91" w:rsidP="00927A91">
      <w:pPr>
        <w:rPr>
          <w:rFonts w:eastAsia="Times New Roman"/>
          <w:lang w:eastAsia="fr-FR"/>
        </w:rPr>
      </w:pPr>
      <w:r>
        <w:rPr>
          <w:rFonts w:eastAsia="Times New Roman"/>
          <w:lang w:eastAsia="fr-FR"/>
        </w:rPr>
        <w:br w:type="page"/>
      </w:r>
    </w:p>
    <w:p w14:paraId="211BE4B0" w14:textId="77777777" w:rsidR="006B6785" w:rsidRPr="00C65635" w:rsidRDefault="006B6785" w:rsidP="006B6785">
      <w:pPr>
        <w:numPr>
          <w:ilvl w:val="0"/>
          <w:numId w:val="40"/>
        </w:numPr>
        <w:spacing w:before="480" w:after="80"/>
        <w:rPr>
          <w:rFonts w:ascii="Times New Roman" w:eastAsia="Times New Roman" w:hAnsi="Times New Roman" w:cs="Times New Roman"/>
          <w:b/>
          <w:szCs w:val="21"/>
          <w:lang w:eastAsia="fr-FR"/>
        </w:rPr>
      </w:pPr>
      <w:r w:rsidRPr="00C65635">
        <w:rPr>
          <w:rFonts w:ascii="Times New Roman" w:eastAsia="Times New Roman" w:hAnsi="Times New Roman" w:cs="Times New Roman"/>
          <w:b/>
          <w:szCs w:val="21"/>
          <w:lang w:eastAsia="fr-FR"/>
        </w:rPr>
        <w:t>Le transport et la distribution de la presse</w:t>
      </w:r>
    </w:p>
    <w:p w14:paraId="211BE4B1" w14:textId="56C2D56E" w:rsidR="006B6785" w:rsidRPr="00C65635" w:rsidRDefault="006B6785" w:rsidP="006B6785">
      <w:pPr>
        <w:tabs>
          <w:tab w:val="left" w:pos="708"/>
        </w:tabs>
        <w:spacing w:before="240" w:after="240"/>
        <w:rPr>
          <w:rFonts w:ascii="Times New Roman" w:eastAsia="Times New Roman" w:hAnsi="Times New Roman" w:cs="Times New Roman"/>
          <w:i/>
          <w:szCs w:val="21"/>
          <w:lang w:eastAsia="fr-FR"/>
        </w:rPr>
      </w:pPr>
      <w:r w:rsidRPr="00C65635">
        <w:rPr>
          <w:rFonts w:ascii="Times New Roman" w:eastAsia="Times New Roman" w:hAnsi="Times New Roman" w:cs="Times New Roman"/>
          <w:i/>
          <w:szCs w:val="21"/>
          <w:lang w:eastAsia="fr-FR"/>
        </w:rPr>
        <w:t>Se reporter également à l’insertion au rapport public annuel 2013 « Le plan d’aide à la presse écrite 2009-2011 : une occasion de réforme manquée »</w:t>
      </w:r>
      <w:r w:rsidR="00716B1D">
        <w:rPr>
          <w:rStyle w:val="Appelnotedebasdep"/>
          <w:rFonts w:ascii="Times New Roman" w:eastAsia="Times New Roman" w:hAnsi="Times New Roman" w:cs="Times New Roman"/>
          <w:i/>
          <w:szCs w:val="21"/>
          <w:lang w:eastAsia="fr-FR"/>
        </w:rPr>
        <w:footnoteReference w:id="189"/>
      </w:r>
      <w:r w:rsidRPr="00C65635">
        <w:rPr>
          <w:rFonts w:ascii="Times New Roman" w:eastAsia="Times New Roman" w:hAnsi="Times New Roman" w:cs="Times New Roman"/>
          <w:i/>
          <w:szCs w:val="21"/>
          <w:lang w:eastAsia="fr-FR"/>
        </w:rPr>
        <w:t xml:space="preserve"> ainsi qu’à la communication à la Commission des finances du Sénat de </w:t>
      </w:r>
      <w:r w:rsidR="00B12D9E">
        <w:rPr>
          <w:rFonts w:ascii="Times New Roman" w:eastAsia="Times New Roman" w:hAnsi="Times New Roman" w:cs="Times New Roman"/>
          <w:i/>
          <w:szCs w:val="21"/>
          <w:lang w:eastAsia="fr-FR"/>
        </w:rPr>
        <w:t>juillet</w:t>
      </w:r>
      <w:r w:rsidRPr="00C65635">
        <w:rPr>
          <w:rFonts w:ascii="Times New Roman" w:eastAsia="Times New Roman" w:hAnsi="Times New Roman" w:cs="Times New Roman"/>
          <w:i/>
          <w:szCs w:val="21"/>
          <w:lang w:eastAsia="fr-FR"/>
        </w:rPr>
        <w:t xml:space="preserve"> 2013 sur « Les aides de l’État à la presse écrite »</w:t>
      </w:r>
      <w:r w:rsidR="00B12D9E">
        <w:rPr>
          <w:rStyle w:val="Appelnotedebasdep"/>
          <w:rFonts w:ascii="Times New Roman" w:eastAsia="Times New Roman" w:hAnsi="Times New Roman" w:cs="Times New Roman"/>
          <w:i/>
          <w:szCs w:val="21"/>
          <w:lang w:eastAsia="fr-FR"/>
        </w:rPr>
        <w:footnoteReference w:id="190"/>
      </w:r>
      <w:r w:rsidRPr="00C65635">
        <w:rPr>
          <w:rFonts w:ascii="Times New Roman" w:eastAsia="Times New Roman" w:hAnsi="Times New Roman" w:cs="Times New Roman"/>
          <w:i/>
          <w:szCs w:val="21"/>
          <w:lang w:eastAsia="fr-FR"/>
        </w:rPr>
        <w:t>.</w:t>
      </w:r>
    </w:p>
    <w:tbl>
      <w:tblPr>
        <w:tblStyle w:val="TABLEAURAPPORTPUBLICTHMATIQUE"/>
        <w:tblW w:w="6482" w:type="dxa"/>
        <w:tblLayout w:type="fixed"/>
        <w:tblLook w:val="04A0" w:firstRow="1" w:lastRow="0" w:firstColumn="1" w:lastColumn="0" w:noHBand="0" w:noVBand="1"/>
      </w:tblPr>
      <w:tblGrid>
        <w:gridCol w:w="1272"/>
        <w:gridCol w:w="5210"/>
      </w:tblGrid>
      <w:tr w:rsidR="006B6785" w:rsidRPr="00C65635" w14:paraId="211BE4B3" w14:textId="77777777" w:rsidTr="00B9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2" w:type="dxa"/>
            <w:gridSpan w:val="2"/>
            <w:hideMark/>
          </w:tcPr>
          <w:p w14:paraId="211BE4B2" w14:textId="77777777" w:rsidR="006B6785" w:rsidRPr="001C0C7F" w:rsidRDefault="006B6785" w:rsidP="004A75C4">
            <w:pPr>
              <w:ind w:firstLine="709"/>
              <w:jc w:val="center"/>
              <w:rPr>
                <w:rFonts w:ascii="Times New Roman" w:hAnsi="Times New Roman" w:cs="Times New Roman"/>
                <w:i w:val="0"/>
                <w:szCs w:val="21"/>
              </w:rPr>
            </w:pPr>
            <w:r w:rsidRPr="001C0C7F">
              <w:rPr>
                <w:rFonts w:ascii="Times New Roman" w:hAnsi="Times New Roman" w:cs="Times New Roman"/>
                <w:i w:val="0"/>
                <w:szCs w:val="21"/>
              </w:rPr>
              <w:t>FICHE RÉCAPITULATIVE : TRANSPORT ET DISTRIBUTION DE LA PRESSE</w:t>
            </w:r>
          </w:p>
        </w:tc>
      </w:tr>
      <w:tr w:rsidR="006B6785" w:rsidRPr="00C65635" w14:paraId="211BE4B7" w14:textId="77777777" w:rsidTr="00B90EB5">
        <w:trPr>
          <w:trHeight w:val="1134"/>
        </w:trPr>
        <w:tc>
          <w:tcPr>
            <w:cnfStyle w:val="001000000000" w:firstRow="0" w:lastRow="0" w:firstColumn="1" w:lastColumn="0" w:oddVBand="0" w:evenVBand="0" w:oddHBand="0" w:evenHBand="0" w:firstRowFirstColumn="0" w:firstRowLastColumn="0" w:lastRowFirstColumn="0" w:lastRowLastColumn="0"/>
            <w:tcW w:w="1271" w:type="dxa"/>
            <w:hideMark/>
          </w:tcPr>
          <w:p w14:paraId="211BE4B4" w14:textId="77777777" w:rsidR="006B6785" w:rsidRPr="00CC234A" w:rsidRDefault="006B6785" w:rsidP="00E80207">
            <w:pPr>
              <w:ind w:firstLine="0"/>
              <w:jc w:val="center"/>
              <w:rPr>
                <w:rFonts w:ascii="Times New Roman" w:hAnsi="Times New Roman" w:cs="Times New Roman"/>
                <w:sz w:val="18"/>
                <w:szCs w:val="18"/>
              </w:rPr>
            </w:pPr>
            <w:r w:rsidRPr="00CC234A">
              <w:rPr>
                <w:rFonts w:ascii="Times New Roman" w:hAnsi="Times New Roman" w:cs="Times New Roman"/>
                <w:sz w:val="18"/>
                <w:szCs w:val="18"/>
              </w:rPr>
              <w:t>Définition</w:t>
            </w:r>
          </w:p>
        </w:tc>
        <w:tc>
          <w:tcPr>
            <w:tcW w:w="5211" w:type="dxa"/>
          </w:tcPr>
          <w:p w14:paraId="211BE4B5"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des prestations offertes bénéficiant de tarifs spécifiques homologués par le ministre des postes après avis de l’ARCEP</w:t>
            </w:r>
          </w:p>
          <w:p w14:paraId="211BE4B6"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 </w:t>
            </w:r>
            <w:r w:rsidRPr="00CC234A">
              <w:rPr>
                <w:rFonts w:ascii="Times New Roman" w:hAnsi="Times New Roman" w:cs="Times New Roman"/>
                <w:i/>
                <w:sz w:val="18"/>
                <w:szCs w:val="18"/>
              </w:rPr>
              <w:t>la structure tarifaire de ces prestations doit favoriser le pluralisme, notamment celui de l’information politique et générale</w:t>
            </w:r>
            <w:r w:rsidRPr="00CC234A">
              <w:rPr>
                <w:rFonts w:ascii="Times New Roman" w:hAnsi="Times New Roman" w:cs="Times New Roman"/>
                <w:sz w:val="18"/>
                <w:szCs w:val="18"/>
              </w:rPr>
              <w:t> » (art. L.4 du code des postes et communications électroniques)</w:t>
            </w:r>
          </w:p>
        </w:tc>
      </w:tr>
      <w:tr w:rsidR="006B6785" w:rsidRPr="00C65635" w14:paraId="211BE4BB" w14:textId="77777777" w:rsidTr="00B90EB5">
        <w:trPr>
          <w:trHeight w:val="1134"/>
        </w:trPr>
        <w:tc>
          <w:tcPr>
            <w:cnfStyle w:val="001000000000" w:firstRow="0" w:lastRow="0" w:firstColumn="1" w:lastColumn="0" w:oddVBand="0" w:evenVBand="0" w:oddHBand="0" w:evenHBand="0" w:firstRowFirstColumn="0" w:firstRowLastColumn="0" w:lastRowFirstColumn="0" w:lastRowLastColumn="0"/>
            <w:tcW w:w="1271" w:type="dxa"/>
            <w:hideMark/>
          </w:tcPr>
          <w:p w14:paraId="211BE4B8" w14:textId="77777777" w:rsidR="006B6785" w:rsidRPr="00CC234A" w:rsidRDefault="006B6785" w:rsidP="00E80207">
            <w:pPr>
              <w:ind w:firstLine="0"/>
              <w:rPr>
                <w:rFonts w:ascii="Times New Roman" w:hAnsi="Times New Roman" w:cs="Times New Roman"/>
                <w:sz w:val="18"/>
                <w:szCs w:val="18"/>
              </w:rPr>
            </w:pPr>
            <w:r w:rsidRPr="00CC234A">
              <w:rPr>
                <w:rFonts w:ascii="Times New Roman" w:hAnsi="Times New Roman" w:cs="Times New Roman"/>
                <w:sz w:val="18"/>
                <w:szCs w:val="18"/>
              </w:rPr>
              <w:t>Base juridique</w:t>
            </w:r>
          </w:p>
        </w:tc>
        <w:tc>
          <w:tcPr>
            <w:tcW w:w="5211" w:type="dxa"/>
          </w:tcPr>
          <w:p w14:paraId="211BE4B9"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articles L. 4 et R1-1-17 du code des postes et communications électroniques</w:t>
            </w:r>
          </w:p>
          <w:p w14:paraId="211BE4BA"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jusqu’en 2015, accords tripartites définissant les engagements de La Poste, de l’État et des éditeurs de presse</w:t>
            </w:r>
          </w:p>
        </w:tc>
      </w:tr>
      <w:tr w:rsidR="006B6785" w:rsidRPr="00C65635" w14:paraId="211BE4BE" w14:textId="77777777" w:rsidTr="00B90EB5">
        <w:trPr>
          <w:trHeight w:val="1254"/>
        </w:trPr>
        <w:tc>
          <w:tcPr>
            <w:cnfStyle w:val="001000000000" w:firstRow="0" w:lastRow="0" w:firstColumn="1" w:lastColumn="0" w:oddVBand="0" w:evenVBand="0" w:oddHBand="0" w:evenHBand="0" w:firstRowFirstColumn="0" w:firstRowLastColumn="0" w:lastRowFirstColumn="0" w:lastRowLastColumn="0"/>
            <w:tcW w:w="1271" w:type="dxa"/>
            <w:hideMark/>
          </w:tcPr>
          <w:p w14:paraId="211BE4BC" w14:textId="77777777" w:rsidR="006B6785" w:rsidRPr="00CC234A" w:rsidRDefault="006B6785" w:rsidP="00E80207">
            <w:pPr>
              <w:ind w:firstLine="0"/>
              <w:jc w:val="center"/>
              <w:rPr>
                <w:rFonts w:ascii="Times New Roman" w:hAnsi="Times New Roman" w:cs="Times New Roman"/>
                <w:sz w:val="18"/>
                <w:szCs w:val="18"/>
              </w:rPr>
            </w:pPr>
            <w:r w:rsidRPr="00CC234A">
              <w:rPr>
                <w:rFonts w:ascii="Times New Roman" w:hAnsi="Times New Roman" w:cs="Times New Roman"/>
                <w:sz w:val="18"/>
                <w:szCs w:val="18"/>
              </w:rPr>
              <w:t>Modalités</w:t>
            </w:r>
          </w:p>
        </w:tc>
        <w:tc>
          <w:tcPr>
            <w:tcW w:w="5211" w:type="dxa"/>
          </w:tcPr>
          <w:p w14:paraId="211BE4BD"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tarifs préférentiels (voir tableau n° 18) </w:t>
            </w:r>
          </w:p>
        </w:tc>
      </w:tr>
      <w:tr w:rsidR="006B6785" w:rsidRPr="00C65635" w14:paraId="211BE4C2" w14:textId="77777777" w:rsidTr="00B90EB5">
        <w:trPr>
          <w:trHeight w:val="1134"/>
        </w:trPr>
        <w:tc>
          <w:tcPr>
            <w:cnfStyle w:val="001000000000" w:firstRow="0" w:lastRow="0" w:firstColumn="1" w:lastColumn="0" w:oddVBand="0" w:evenVBand="0" w:oddHBand="0" w:evenHBand="0" w:firstRowFirstColumn="0" w:firstRowLastColumn="0" w:lastRowFirstColumn="0" w:lastRowLastColumn="0"/>
            <w:tcW w:w="1271" w:type="dxa"/>
          </w:tcPr>
          <w:p w14:paraId="211BE4BF" w14:textId="77777777" w:rsidR="006B6785" w:rsidRPr="00CC234A" w:rsidRDefault="006B6785" w:rsidP="00E80207">
            <w:pPr>
              <w:ind w:firstLine="0"/>
              <w:jc w:val="center"/>
              <w:rPr>
                <w:rFonts w:ascii="Times New Roman" w:hAnsi="Times New Roman" w:cs="Times New Roman"/>
                <w:sz w:val="18"/>
                <w:szCs w:val="18"/>
              </w:rPr>
            </w:pPr>
            <w:r w:rsidRPr="00CC234A">
              <w:rPr>
                <w:rFonts w:ascii="Times New Roman" w:hAnsi="Times New Roman" w:cs="Times New Roman"/>
                <w:sz w:val="18"/>
                <w:szCs w:val="18"/>
              </w:rPr>
              <w:t>Compensa-tion</w:t>
            </w:r>
          </w:p>
        </w:tc>
        <w:tc>
          <w:tcPr>
            <w:tcW w:w="5211" w:type="dxa"/>
          </w:tcPr>
          <w:p w14:paraId="211BE4C0"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trajectoire de compensation préalablement fixé par les accords tripartites, désormais arrêtée par l’État</w:t>
            </w:r>
          </w:p>
          <w:p w14:paraId="211BE4C1" w14:textId="22B070D8"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trajectoire décroissante depuis les accords Schwartz, avec une accentuation en 2014 liée à la réfaction de 50</w:t>
            </w:r>
            <w:r w:rsidR="00910CC8">
              <w:rPr>
                <w:rFonts w:ascii="Times New Roman" w:hAnsi="Times New Roman" w:cs="Times New Roman"/>
                <w:sz w:val="18"/>
                <w:szCs w:val="18"/>
              </w:rPr>
              <w:t xml:space="preserve"> </w:t>
            </w:r>
            <w:r w:rsidRPr="00CC234A">
              <w:rPr>
                <w:rFonts w:ascii="Times New Roman" w:hAnsi="Times New Roman" w:cs="Times New Roman"/>
                <w:sz w:val="18"/>
                <w:szCs w:val="18"/>
              </w:rPr>
              <w:t>M€ décidée par le Gouvernement : au total, le montant de la compensation aura diminué de 44 % entre 2010 et 2015</w:t>
            </w:r>
          </w:p>
        </w:tc>
      </w:tr>
      <w:tr w:rsidR="006B6785" w:rsidRPr="00C65635" w14:paraId="211BE4C4" w14:textId="77777777" w:rsidTr="00B90EB5">
        <w:tc>
          <w:tcPr>
            <w:cnfStyle w:val="001000000000" w:firstRow="0" w:lastRow="0" w:firstColumn="1" w:lastColumn="0" w:oddVBand="0" w:evenVBand="0" w:oddHBand="0" w:evenHBand="0" w:firstRowFirstColumn="0" w:firstRowLastColumn="0" w:lastRowFirstColumn="0" w:lastRowLastColumn="0"/>
            <w:tcW w:w="6482" w:type="dxa"/>
            <w:gridSpan w:val="2"/>
          </w:tcPr>
          <w:p w14:paraId="211BE4C3" w14:textId="77777777" w:rsidR="006B6785" w:rsidRPr="00CC234A" w:rsidRDefault="006B6785" w:rsidP="004A75C4">
            <w:pPr>
              <w:ind w:firstLine="709"/>
              <w:rPr>
                <w:rFonts w:ascii="Times New Roman" w:hAnsi="Times New Roman" w:cs="Times New Roman"/>
                <w:sz w:val="18"/>
                <w:szCs w:val="18"/>
              </w:rPr>
            </w:pPr>
          </w:p>
        </w:tc>
      </w:tr>
      <w:tr w:rsidR="006B6785" w:rsidRPr="00C65635" w14:paraId="211BE4CB" w14:textId="77777777" w:rsidTr="00B90EB5">
        <w:trPr>
          <w:trHeight w:val="1134"/>
        </w:trPr>
        <w:tc>
          <w:tcPr>
            <w:cnfStyle w:val="001000000000" w:firstRow="0" w:lastRow="0" w:firstColumn="1" w:lastColumn="0" w:oddVBand="0" w:evenVBand="0" w:oddHBand="0" w:evenHBand="0" w:firstRowFirstColumn="0" w:firstRowLastColumn="0" w:lastRowFirstColumn="0" w:lastRowLastColumn="0"/>
            <w:tcW w:w="1271" w:type="dxa"/>
            <w:hideMark/>
          </w:tcPr>
          <w:p w14:paraId="211BE4C5" w14:textId="77777777" w:rsidR="006B6785" w:rsidRPr="00CC234A" w:rsidRDefault="006B6785" w:rsidP="00E80207">
            <w:pPr>
              <w:ind w:firstLine="29"/>
              <w:jc w:val="center"/>
              <w:rPr>
                <w:rFonts w:ascii="Times New Roman" w:hAnsi="Times New Roman" w:cs="Times New Roman"/>
                <w:sz w:val="18"/>
                <w:szCs w:val="18"/>
              </w:rPr>
            </w:pPr>
            <w:r w:rsidRPr="00CC234A">
              <w:rPr>
                <w:rFonts w:ascii="Times New Roman" w:hAnsi="Times New Roman" w:cs="Times New Roman"/>
                <w:sz w:val="18"/>
                <w:szCs w:val="18"/>
              </w:rPr>
              <w:t>Coûts 2014</w:t>
            </w:r>
          </w:p>
        </w:tc>
        <w:tc>
          <w:tcPr>
            <w:tcW w:w="5211" w:type="dxa"/>
          </w:tcPr>
          <w:p w14:paraId="211BE4C6"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Estimations issues de la comptabilité réglementaire de La Poste :</w:t>
            </w:r>
          </w:p>
          <w:p w14:paraId="211BE4C7" w14:textId="77777777" w:rsidR="006B6785" w:rsidRPr="00CC234A" w:rsidRDefault="006B6785" w:rsidP="006B6785">
            <w:pPr>
              <w:numPr>
                <w:ilvl w:val="0"/>
                <w:numId w:val="42"/>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coûts attribuables : 904 M€</w:t>
            </w:r>
          </w:p>
          <w:p w14:paraId="211BE4C8" w14:textId="77777777" w:rsidR="006B6785" w:rsidRPr="00CC234A" w:rsidRDefault="006B6785" w:rsidP="006B6785">
            <w:pPr>
              <w:numPr>
                <w:ilvl w:val="0"/>
                <w:numId w:val="42"/>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chiffre d’affaire : 396 M€</w:t>
            </w:r>
          </w:p>
          <w:p w14:paraId="211BE4C9" w14:textId="77777777" w:rsidR="006B6785" w:rsidRPr="00CC234A" w:rsidRDefault="006B6785" w:rsidP="006B6785">
            <w:pPr>
              <w:numPr>
                <w:ilvl w:val="0"/>
                <w:numId w:val="42"/>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déficit brut : 506 M€</w:t>
            </w:r>
          </w:p>
          <w:p w14:paraId="211BE4CA" w14:textId="77777777" w:rsidR="006B6785" w:rsidRPr="00CC234A" w:rsidRDefault="006B6785" w:rsidP="006B6785">
            <w:pPr>
              <w:numPr>
                <w:ilvl w:val="0"/>
                <w:numId w:val="42"/>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déficit net (après compensation) : 306 M€. D’après La Poste, ce déficit net divise par deux la marge de l’activité Courrier.</w:t>
            </w:r>
          </w:p>
        </w:tc>
      </w:tr>
      <w:tr w:rsidR="006B6785" w:rsidRPr="00C65635" w14:paraId="211BE4CE" w14:textId="77777777" w:rsidTr="006B4EC4">
        <w:trPr>
          <w:trHeight w:val="250"/>
        </w:trPr>
        <w:tc>
          <w:tcPr>
            <w:cnfStyle w:val="001000000000" w:firstRow="0" w:lastRow="0" w:firstColumn="1" w:lastColumn="0" w:oddVBand="0" w:evenVBand="0" w:oddHBand="0" w:evenHBand="0" w:firstRowFirstColumn="0" w:firstRowLastColumn="0" w:lastRowFirstColumn="0" w:lastRowLastColumn="0"/>
            <w:tcW w:w="1272" w:type="dxa"/>
          </w:tcPr>
          <w:p w14:paraId="211BE4CC" w14:textId="77777777" w:rsidR="006B6785" w:rsidRPr="00CC234A" w:rsidRDefault="006B6785" w:rsidP="00E80207">
            <w:pPr>
              <w:ind w:firstLine="29"/>
              <w:rPr>
                <w:rFonts w:ascii="Times New Roman" w:hAnsi="Times New Roman" w:cs="Times New Roman"/>
                <w:sz w:val="18"/>
                <w:szCs w:val="18"/>
              </w:rPr>
            </w:pPr>
          </w:p>
        </w:tc>
        <w:tc>
          <w:tcPr>
            <w:tcW w:w="5210" w:type="dxa"/>
            <w:textDirection w:val="tbRl"/>
          </w:tcPr>
          <w:p w14:paraId="211BE4CD" w14:textId="77777777" w:rsidR="006B6785" w:rsidRPr="00CC234A" w:rsidRDefault="006B6785" w:rsidP="004A75C4">
            <w:pPr>
              <w:ind w:right="113" w:firstLine="7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6B6785" w:rsidRPr="00C65635" w14:paraId="211BE4D2" w14:textId="77777777" w:rsidTr="00B90EB5">
        <w:trPr>
          <w:trHeight w:val="1134"/>
        </w:trPr>
        <w:tc>
          <w:tcPr>
            <w:cnfStyle w:val="001000000000" w:firstRow="0" w:lastRow="0" w:firstColumn="1" w:lastColumn="0" w:oddVBand="0" w:evenVBand="0" w:oddHBand="0" w:evenHBand="0" w:firstRowFirstColumn="0" w:firstRowLastColumn="0" w:lastRowFirstColumn="0" w:lastRowLastColumn="0"/>
            <w:tcW w:w="1272" w:type="dxa"/>
          </w:tcPr>
          <w:p w14:paraId="211BE4CF" w14:textId="77777777" w:rsidR="006B6785" w:rsidRPr="00CC234A" w:rsidRDefault="006B6785" w:rsidP="00E80207">
            <w:pPr>
              <w:ind w:firstLine="29"/>
              <w:rPr>
                <w:rFonts w:ascii="Times New Roman" w:hAnsi="Times New Roman" w:cs="Times New Roman"/>
                <w:sz w:val="18"/>
                <w:szCs w:val="18"/>
              </w:rPr>
            </w:pPr>
            <w:r w:rsidRPr="00CC234A">
              <w:rPr>
                <w:rFonts w:ascii="Times New Roman" w:hAnsi="Times New Roman" w:cs="Times New Roman"/>
                <w:sz w:val="18"/>
                <w:szCs w:val="18"/>
              </w:rPr>
              <w:t>Actualité et enjeux</w:t>
            </w:r>
          </w:p>
        </w:tc>
        <w:tc>
          <w:tcPr>
            <w:tcW w:w="5210" w:type="dxa"/>
          </w:tcPr>
          <w:p w14:paraId="211BE4D0"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Après l’abandon de la réforme des catégories de titres de presse, mise en place d’une nouvelle tarification des suppléments magazines des quotidiens, gestion des conséquences du moratoire sur les tarifs de 2009</w:t>
            </w:r>
          </w:p>
          <w:p w14:paraId="211BE4D1"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Notification de la nouvelle trajectoire de compensation à la Commission européenne</w:t>
            </w:r>
          </w:p>
        </w:tc>
      </w:tr>
      <w:tr w:rsidR="006B6785" w:rsidRPr="00C65635" w14:paraId="211BE4D5" w14:textId="77777777" w:rsidTr="00B90EB5">
        <w:trPr>
          <w:trHeight w:val="1418"/>
        </w:trPr>
        <w:tc>
          <w:tcPr>
            <w:cnfStyle w:val="001000000000" w:firstRow="0" w:lastRow="0" w:firstColumn="1" w:lastColumn="0" w:oddVBand="0" w:evenVBand="0" w:oddHBand="0" w:evenHBand="0" w:firstRowFirstColumn="0" w:firstRowLastColumn="0" w:lastRowFirstColumn="0" w:lastRowLastColumn="0"/>
            <w:tcW w:w="1272" w:type="dxa"/>
          </w:tcPr>
          <w:p w14:paraId="211BE4D3" w14:textId="77777777" w:rsidR="006B6785" w:rsidRPr="00CC234A" w:rsidRDefault="006B6785" w:rsidP="00E80207">
            <w:pPr>
              <w:ind w:firstLine="29"/>
              <w:rPr>
                <w:rFonts w:ascii="Times New Roman" w:hAnsi="Times New Roman"/>
                <w:sz w:val="18"/>
                <w:szCs w:val="18"/>
              </w:rPr>
            </w:pPr>
            <w:r w:rsidRPr="00CC234A">
              <w:rPr>
                <w:rFonts w:ascii="Times New Roman" w:hAnsi="Times New Roman" w:cs="Times New Roman"/>
                <w:sz w:val="18"/>
                <w:szCs w:val="18"/>
              </w:rPr>
              <w:t>Recomman-dations</w:t>
            </w:r>
            <w:r w:rsidRPr="00CC234A">
              <w:rPr>
                <w:rFonts w:ascii="Times New Roman" w:hAnsi="Times New Roman"/>
                <w:sz w:val="18"/>
                <w:szCs w:val="18"/>
              </w:rPr>
              <w:t xml:space="preserve"> de la Cour</w:t>
            </w:r>
          </w:p>
        </w:tc>
        <w:tc>
          <w:tcPr>
            <w:tcW w:w="5210" w:type="dxa"/>
          </w:tcPr>
          <w:p w14:paraId="211BE4D4"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Mise en place d’un meilleur ciblage des tarifs aidés </w:t>
            </w:r>
          </w:p>
        </w:tc>
      </w:tr>
      <w:tr w:rsidR="006B6785" w:rsidRPr="00C65635" w14:paraId="211BE4D9" w14:textId="77777777" w:rsidTr="00B90EB5">
        <w:trPr>
          <w:trHeight w:val="1546"/>
        </w:trPr>
        <w:tc>
          <w:tcPr>
            <w:cnfStyle w:val="001000000000" w:firstRow="0" w:lastRow="0" w:firstColumn="1" w:lastColumn="0" w:oddVBand="0" w:evenVBand="0" w:oddHBand="0" w:evenHBand="0" w:firstRowFirstColumn="0" w:firstRowLastColumn="0" w:lastRowFirstColumn="0" w:lastRowLastColumn="0"/>
            <w:tcW w:w="1272" w:type="dxa"/>
            <w:hideMark/>
          </w:tcPr>
          <w:p w14:paraId="211BE4D6" w14:textId="77777777" w:rsidR="006B6785" w:rsidRPr="00CC234A" w:rsidRDefault="006B6785" w:rsidP="00E80207">
            <w:pPr>
              <w:ind w:firstLine="29"/>
              <w:rPr>
                <w:rFonts w:ascii="Times New Roman" w:hAnsi="Times New Roman" w:cs="Times New Roman"/>
                <w:sz w:val="18"/>
                <w:szCs w:val="18"/>
              </w:rPr>
            </w:pPr>
            <w:r w:rsidRPr="00CC234A">
              <w:rPr>
                <w:rFonts w:ascii="Times New Roman" w:hAnsi="Times New Roman" w:cs="Times New Roman"/>
                <w:sz w:val="18"/>
                <w:szCs w:val="18"/>
              </w:rPr>
              <w:t xml:space="preserve">Niveaux d’intervention possibles </w:t>
            </w:r>
          </w:p>
        </w:tc>
        <w:tc>
          <w:tcPr>
            <w:tcW w:w="5210" w:type="dxa"/>
          </w:tcPr>
          <w:p w14:paraId="211BE4D7"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Convergence des tarifs du SP vers les tarifs du SU ;</w:t>
            </w:r>
          </w:p>
          <w:p w14:paraId="211BE4D8"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Réforme plus globale du dispositif des aides à la presse.</w:t>
            </w:r>
          </w:p>
        </w:tc>
      </w:tr>
    </w:tbl>
    <w:p w14:paraId="211BE4DA" w14:textId="77777777" w:rsidR="006B6785" w:rsidRPr="00C65635" w:rsidRDefault="006B6785" w:rsidP="006B6785">
      <w:pPr>
        <w:spacing w:before="240"/>
        <w:ind w:firstLine="709"/>
        <w:rPr>
          <w:rFonts w:ascii="Times New Roman" w:eastAsia="Times New Roman" w:hAnsi="Times New Roman" w:cs="Times New Roman"/>
          <w:szCs w:val="21"/>
          <w:lang w:eastAsia="fr-FR"/>
        </w:rPr>
      </w:pPr>
      <w:r w:rsidRPr="00C65635">
        <w:rPr>
          <w:rFonts w:ascii="Times New Roman" w:eastAsia="Times New Roman" w:hAnsi="Times New Roman" w:cs="Times New Roman"/>
          <w:szCs w:val="21"/>
          <w:lang w:eastAsia="fr-FR"/>
        </w:rPr>
        <w:t xml:space="preserve">Avec 1,2 Md d’exemplaires diffusés en 2013, soit 30 % de la diffusion payée de la presse sur le territoire, La Poste est le deuxième canal de diffusion de la presse (après le réseau de vente au numéro et devant le portage) et le principal mode de diffusion de la presse abonnée. La presse représente 22 % du poids de la sacoche des facteurs alors qu’elle n’occupe que 8 % du volume de courrier et 4 % du chiffre d’affaires Courrier de La Poste. </w:t>
      </w:r>
    </w:p>
    <w:p w14:paraId="211BE4DB" w14:textId="77777777" w:rsidR="006B6785" w:rsidRPr="00C65635" w:rsidRDefault="006B6785" w:rsidP="006B6785">
      <w:pPr>
        <w:spacing w:before="240"/>
        <w:ind w:firstLine="709"/>
        <w:rPr>
          <w:rFonts w:ascii="Times New Roman" w:eastAsia="Times New Roman" w:hAnsi="Times New Roman" w:cs="Times New Roman"/>
          <w:szCs w:val="21"/>
          <w:lang w:eastAsia="fr-FR"/>
        </w:rPr>
      </w:pPr>
      <w:r w:rsidRPr="00C65635">
        <w:rPr>
          <w:rFonts w:ascii="Times New Roman" w:eastAsia="Times New Roman" w:hAnsi="Times New Roman" w:cs="Times New Roman"/>
          <w:szCs w:val="21"/>
          <w:lang w:eastAsia="fr-FR"/>
        </w:rPr>
        <w:t>La mission de transport et de distribution de la presse repose sur l’octroi à la très grande majorité des titres de presse, de tarifs préférentiels au sein des tarifs presse du service universel postal. Ainsi, l’offre inscrite au catalogue de service universel à destination des publications de presse ne s’applique qu’à un faible nombre de titres n’ayant pas reçu l’agrément de la CPPAP (commission paritaire des publications et agences de presse) et ne pouvant bénéficier de ce fait des tarifs accordés dans le cadre de la mission de service public de transport postal de la presse.</w:t>
      </w:r>
    </w:p>
    <w:p w14:paraId="211BE4DC" w14:textId="458D9B3D" w:rsidR="006B6785" w:rsidRPr="00C65635" w:rsidRDefault="00CC234A" w:rsidP="00CC234A">
      <w:pPr>
        <w:keepNext/>
        <w:tabs>
          <w:tab w:val="left" w:pos="708"/>
        </w:tabs>
        <w:suppressAutoHyphens/>
        <w:spacing w:before="360"/>
        <w:ind w:firstLine="0"/>
        <w:jc w:val="center"/>
        <w:rPr>
          <w:rFonts w:ascii="Times New Roman" w:eastAsia="Times New Roman" w:hAnsi="Times New Roman" w:cs="Times New Roman"/>
          <w:b/>
          <w:bCs/>
          <w:szCs w:val="21"/>
        </w:rPr>
      </w:pPr>
      <w:r>
        <w:rPr>
          <w:rFonts w:ascii="Times New Roman" w:eastAsia="Times New Roman" w:hAnsi="Times New Roman" w:cs="Times New Roman"/>
          <w:b/>
          <w:bCs/>
          <w:szCs w:val="21"/>
        </w:rPr>
        <w:t>T</w:t>
      </w:r>
      <w:r w:rsidR="006B6785" w:rsidRPr="00C65635">
        <w:rPr>
          <w:rFonts w:ascii="Times New Roman" w:eastAsia="Times New Roman" w:hAnsi="Times New Roman" w:cs="Times New Roman"/>
          <w:b/>
          <w:bCs/>
          <w:szCs w:val="21"/>
        </w:rPr>
        <w:t>arifs du transport postal en 2014 (€)</w:t>
      </w:r>
    </w:p>
    <w:tbl>
      <w:tblPr>
        <w:tblStyle w:val="TABLEAURAPPORTPUBLICTHMATIQUE"/>
        <w:tblW w:w="0" w:type="auto"/>
        <w:tblLook w:val="04A0" w:firstRow="1" w:lastRow="0" w:firstColumn="1" w:lastColumn="0" w:noHBand="0" w:noVBand="1"/>
      </w:tblPr>
      <w:tblGrid>
        <w:gridCol w:w="1632"/>
        <w:gridCol w:w="1548"/>
        <w:gridCol w:w="1541"/>
        <w:gridCol w:w="1619"/>
      </w:tblGrid>
      <w:tr w:rsidR="006B6785" w:rsidRPr="00C65635" w14:paraId="211BE4E1" w14:textId="77777777" w:rsidTr="00B9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11BE4DD" w14:textId="77777777" w:rsidR="006B6785" w:rsidRPr="00C65635" w:rsidRDefault="006B6785" w:rsidP="004A75C4">
            <w:pPr>
              <w:tabs>
                <w:tab w:val="left" w:pos="708"/>
              </w:tabs>
              <w:spacing w:before="80" w:after="80"/>
              <w:rPr>
                <w:rFonts w:ascii="Times New Roman" w:hAnsi="Times New Roman" w:cs="Times New Roman"/>
                <w:szCs w:val="21"/>
              </w:rPr>
            </w:pPr>
          </w:p>
        </w:tc>
        <w:tc>
          <w:tcPr>
            <w:tcW w:w="2264" w:type="dxa"/>
            <w:hideMark/>
          </w:tcPr>
          <w:p w14:paraId="211BE4DE" w14:textId="77777777" w:rsidR="006B6785" w:rsidRPr="00C65635" w:rsidRDefault="006B6785" w:rsidP="00CC234A">
            <w:pPr>
              <w:tabs>
                <w:tab w:val="left" w:pos="708"/>
              </w:tabs>
              <w:spacing w:before="80" w:after="8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C65635">
              <w:rPr>
                <w:rFonts w:ascii="Times New Roman" w:hAnsi="Times New Roman" w:cs="Times New Roman"/>
                <w:szCs w:val="21"/>
              </w:rPr>
              <w:t>Tarif théorique du service universel presse</w:t>
            </w:r>
          </w:p>
        </w:tc>
        <w:tc>
          <w:tcPr>
            <w:tcW w:w="2265" w:type="dxa"/>
            <w:hideMark/>
          </w:tcPr>
          <w:p w14:paraId="211BE4DF" w14:textId="77777777" w:rsidR="006B6785" w:rsidRPr="00C65635" w:rsidRDefault="006B6785" w:rsidP="00CC234A">
            <w:pPr>
              <w:tabs>
                <w:tab w:val="left" w:pos="708"/>
              </w:tabs>
              <w:spacing w:before="80" w:after="8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C65635">
              <w:rPr>
                <w:rFonts w:ascii="Times New Roman" w:hAnsi="Times New Roman" w:cs="Times New Roman"/>
                <w:szCs w:val="21"/>
              </w:rPr>
              <w:t>Tarif moyen de la mission de service public de transport de la presse</w:t>
            </w:r>
          </w:p>
        </w:tc>
        <w:tc>
          <w:tcPr>
            <w:tcW w:w="2265" w:type="dxa"/>
            <w:hideMark/>
          </w:tcPr>
          <w:p w14:paraId="211BE4E0" w14:textId="77777777" w:rsidR="006B6785" w:rsidRPr="00C65635" w:rsidRDefault="006B6785" w:rsidP="00CC234A">
            <w:pPr>
              <w:tabs>
                <w:tab w:val="left" w:pos="708"/>
              </w:tabs>
              <w:spacing w:before="80" w:after="8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C65635">
              <w:rPr>
                <w:rFonts w:ascii="Times New Roman" w:hAnsi="Times New Roman" w:cs="Times New Roman"/>
                <w:szCs w:val="21"/>
              </w:rPr>
              <w:t>Taux de couverture</w:t>
            </w:r>
          </w:p>
        </w:tc>
      </w:tr>
      <w:tr w:rsidR="006B6785" w:rsidRPr="00C65635" w14:paraId="211BE4E6" w14:textId="77777777" w:rsidTr="00B90EB5">
        <w:tc>
          <w:tcPr>
            <w:cnfStyle w:val="001000000000" w:firstRow="0" w:lastRow="0" w:firstColumn="1" w:lastColumn="0" w:oddVBand="0" w:evenVBand="0" w:oddHBand="0" w:evenHBand="0" w:firstRowFirstColumn="0" w:firstRowLastColumn="0" w:lastRowFirstColumn="0" w:lastRowLastColumn="0"/>
            <w:tcW w:w="2265" w:type="dxa"/>
            <w:hideMark/>
          </w:tcPr>
          <w:p w14:paraId="211BE4E2" w14:textId="77777777" w:rsidR="006B6785" w:rsidRPr="00CC234A" w:rsidRDefault="006B6785" w:rsidP="00E80207">
            <w:pPr>
              <w:tabs>
                <w:tab w:val="left" w:pos="708"/>
              </w:tabs>
              <w:spacing w:before="80" w:after="80"/>
              <w:ind w:firstLine="0"/>
              <w:jc w:val="left"/>
              <w:rPr>
                <w:rFonts w:ascii="Times New Roman" w:hAnsi="Times New Roman" w:cs="Times New Roman"/>
                <w:sz w:val="18"/>
                <w:szCs w:val="18"/>
              </w:rPr>
            </w:pPr>
            <w:r w:rsidRPr="00CC234A">
              <w:rPr>
                <w:rFonts w:ascii="Times New Roman" w:hAnsi="Times New Roman" w:cs="Times New Roman"/>
                <w:sz w:val="18"/>
                <w:szCs w:val="18"/>
              </w:rPr>
              <w:t>Quotidiens à faibles ressources publicitaires (QFRP)</w:t>
            </w:r>
          </w:p>
        </w:tc>
        <w:tc>
          <w:tcPr>
            <w:tcW w:w="2264" w:type="dxa"/>
            <w:hideMark/>
          </w:tcPr>
          <w:p w14:paraId="211BE4E3" w14:textId="77777777" w:rsidR="006B6785" w:rsidRPr="00CC234A" w:rsidRDefault="006B6785" w:rsidP="004A75C4">
            <w:pPr>
              <w:tabs>
                <w:tab w:val="left" w:pos="708"/>
              </w:tabs>
              <w:spacing w:before="80" w:after="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0,62</w:t>
            </w:r>
          </w:p>
        </w:tc>
        <w:tc>
          <w:tcPr>
            <w:tcW w:w="2265" w:type="dxa"/>
            <w:hideMark/>
          </w:tcPr>
          <w:p w14:paraId="211BE4E4" w14:textId="77777777" w:rsidR="006B6785" w:rsidRPr="00CC234A" w:rsidRDefault="006B6785" w:rsidP="004A75C4">
            <w:pPr>
              <w:tabs>
                <w:tab w:val="left" w:pos="708"/>
              </w:tabs>
              <w:spacing w:before="80" w:after="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0,08</w:t>
            </w:r>
          </w:p>
        </w:tc>
        <w:tc>
          <w:tcPr>
            <w:tcW w:w="2265" w:type="dxa"/>
            <w:hideMark/>
          </w:tcPr>
          <w:p w14:paraId="211BE4E5" w14:textId="77777777" w:rsidR="006B6785" w:rsidRPr="00CC234A" w:rsidRDefault="006B6785" w:rsidP="004A75C4">
            <w:pPr>
              <w:tabs>
                <w:tab w:val="left" w:pos="708"/>
              </w:tabs>
              <w:spacing w:before="80" w:after="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14 %</w:t>
            </w:r>
          </w:p>
        </w:tc>
      </w:tr>
      <w:tr w:rsidR="006B6785" w:rsidRPr="00C65635" w14:paraId="211BE4EB" w14:textId="77777777" w:rsidTr="00B90EB5">
        <w:tc>
          <w:tcPr>
            <w:cnfStyle w:val="001000000000" w:firstRow="0" w:lastRow="0" w:firstColumn="1" w:lastColumn="0" w:oddVBand="0" w:evenVBand="0" w:oddHBand="0" w:evenHBand="0" w:firstRowFirstColumn="0" w:firstRowLastColumn="0" w:lastRowFirstColumn="0" w:lastRowLastColumn="0"/>
            <w:tcW w:w="2265" w:type="dxa"/>
            <w:hideMark/>
          </w:tcPr>
          <w:p w14:paraId="211BE4E7" w14:textId="77777777" w:rsidR="006B6785" w:rsidRPr="00CC234A" w:rsidRDefault="006B6785" w:rsidP="00E80207">
            <w:pPr>
              <w:tabs>
                <w:tab w:val="left" w:pos="708"/>
              </w:tabs>
              <w:spacing w:before="80" w:after="80"/>
              <w:ind w:firstLine="0"/>
              <w:jc w:val="left"/>
              <w:rPr>
                <w:rFonts w:ascii="Times New Roman" w:hAnsi="Times New Roman" w:cs="Times New Roman"/>
                <w:sz w:val="18"/>
                <w:szCs w:val="18"/>
              </w:rPr>
            </w:pPr>
            <w:r w:rsidRPr="00CC234A">
              <w:rPr>
                <w:rFonts w:ascii="Times New Roman" w:hAnsi="Times New Roman" w:cs="Times New Roman"/>
                <w:sz w:val="18"/>
                <w:szCs w:val="18"/>
              </w:rPr>
              <w:t>Presse d’information politique générale (PIPG) hors QFRP</w:t>
            </w:r>
          </w:p>
        </w:tc>
        <w:tc>
          <w:tcPr>
            <w:tcW w:w="2264" w:type="dxa"/>
            <w:hideMark/>
          </w:tcPr>
          <w:p w14:paraId="211BE4E8" w14:textId="77777777" w:rsidR="006B6785" w:rsidRPr="00CC234A" w:rsidRDefault="006B6785" w:rsidP="004A75C4">
            <w:pPr>
              <w:tabs>
                <w:tab w:val="left" w:pos="708"/>
              </w:tabs>
              <w:spacing w:before="80" w:after="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0,92</w:t>
            </w:r>
          </w:p>
        </w:tc>
        <w:tc>
          <w:tcPr>
            <w:tcW w:w="2265" w:type="dxa"/>
            <w:hideMark/>
          </w:tcPr>
          <w:p w14:paraId="211BE4E9" w14:textId="77777777" w:rsidR="006B6785" w:rsidRPr="00CC234A" w:rsidRDefault="006B6785" w:rsidP="004A75C4">
            <w:pPr>
              <w:tabs>
                <w:tab w:val="left" w:pos="708"/>
              </w:tabs>
              <w:spacing w:before="80" w:after="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0,32</w:t>
            </w:r>
          </w:p>
        </w:tc>
        <w:tc>
          <w:tcPr>
            <w:tcW w:w="2265" w:type="dxa"/>
            <w:hideMark/>
          </w:tcPr>
          <w:p w14:paraId="211BE4EA" w14:textId="77777777" w:rsidR="006B6785" w:rsidRPr="00CC234A" w:rsidRDefault="006B6785" w:rsidP="004A75C4">
            <w:pPr>
              <w:tabs>
                <w:tab w:val="left" w:pos="708"/>
              </w:tabs>
              <w:spacing w:before="80" w:after="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35 %</w:t>
            </w:r>
          </w:p>
        </w:tc>
      </w:tr>
      <w:tr w:rsidR="006B6785" w:rsidRPr="00C65635" w14:paraId="211BE4F0" w14:textId="77777777" w:rsidTr="00B90EB5">
        <w:tc>
          <w:tcPr>
            <w:cnfStyle w:val="001000000000" w:firstRow="0" w:lastRow="0" w:firstColumn="1" w:lastColumn="0" w:oddVBand="0" w:evenVBand="0" w:oddHBand="0" w:evenHBand="0" w:firstRowFirstColumn="0" w:firstRowLastColumn="0" w:lastRowFirstColumn="0" w:lastRowLastColumn="0"/>
            <w:tcW w:w="2265" w:type="dxa"/>
            <w:hideMark/>
          </w:tcPr>
          <w:p w14:paraId="211BE4EC" w14:textId="77777777" w:rsidR="006B6785" w:rsidRPr="00CC234A" w:rsidRDefault="006B6785" w:rsidP="00E80207">
            <w:pPr>
              <w:tabs>
                <w:tab w:val="left" w:pos="708"/>
              </w:tabs>
              <w:spacing w:before="80" w:after="80"/>
              <w:ind w:firstLine="0"/>
              <w:jc w:val="left"/>
              <w:rPr>
                <w:rFonts w:ascii="Times New Roman" w:hAnsi="Times New Roman" w:cs="Times New Roman"/>
                <w:sz w:val="18"/>
                <w:szCs w:val="18"/>
              </w:rPr>
            </w:pPr>
            <w:r w:rsidRPr="00CC234A">
              <w:rPr>
                <w:rFonts w:ascii="Times New Roman" w:hAnsi="Times New Roman" w:cs="Times New Roman"/>
                <w:sz w:val="18"/>
                <w:szCs w:val="18"/>
              </w:rPr>
              <w:t>Autres publications autorisées par la CPPAP*</w:t>
            </w:r>
          </w:p>
        </w:tc>
        <w:tc>
          <w:tcPr>
            <w:tcW w:w="2264" w:type="dxa"/>
            <w:hideMark/>
          </w:tcPr>
          <w:p w14:paraId="211BE4ED" w14:textId="77777777" w:rsidR="006B6785" w:rsidRPr="00CC234A" w:rsidRDefault="006B6785" w:rsidP="004A75C4">
            <w:pPr>
              <w:tabs>
                <w:tab w:val="left" w:pos="708"/>
              </w:tabs>
              <w:spacing w:before="80" w:after="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0,66</w:t>
            </w:r>
          </w:p>
        </w:tc>
        <w:tc>
          <w:tcPr>
            <w:tcW w:w="2265" w:type="dxa"/>
            <w:hideMark/>
          </w:tcPr>
          <w:p w14:paraId="211BE4EE" w14:textId="77777777" w:rsidR="006B6785" w:rsidRPr="00CC234A" w:rsidRDefault="006B6785" w:rsidP="004A75C4">
            <w:pPr>
              <w:tabs>
                <w:tab w:val="left" w:pos="708"/>
              </w:tabs>
              <w:spacing w:before="80" w:after="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0,40</w:t>
            </w:r>
          </w:p>
        </w:tc>
        <w:tc>
          <w:tcPr>
            <w:tcW w:w="2265" w:type="dxa"/>
            <w:hideMark/>
          </w:tcPr>
          <w:p w14:paraId="211BE4EF" w14:textId="77777777" w:rsidR="006B6785" w:rsidRPr="00CC234A" w:rsidRDefault="006B6785" w:rsidP="004A75C4">
            <w:pPr>
              <w:tabs>
                <w:tab w:val="left" w:pos="708"/>
              </w:tabs>
              <w:spacing w:before="80" w:after="8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61 %</w:t>
            </w:r>
          </w:p>
        </w:tc>
      </w:tr>
    </w:tbl>
    <w:p w14:paraId="211BE4F1" w14:textId="77777777" w:rsidR="006B6785" w:rsidRPr="00C65635" w:rsidRDefault="006B6785" w:rsidP="00E80207">
      <w:pPr>
        <w:pStyle w:val="TexteSource"/>
      </w:pPr>
      <w:r w:rsidRPr="00C65635">
        <w:t>Source : La Poste - * CPPAP : commission paritaire des publications et agences de presse</w:t>
      </w:r>
    </w:p>
    <w:p w14:paraId="211BE4F3" w14:textId="77777777" w:rsidR="006B6785" w:rsidRPr="00C65635" w:rsidRDefault="006B6785" w:rsidP="006B6785">
      <w:pPr>
        <w:numPr>
          <w:ilvl w:val="0"/>
          <w:numId w:val="40"/>
        </w:numPr>
        <w:spacing w:before="480" w:after="80"/>
        <w:rPr>
          <w:rFonts w:ascii="Times New Roman" w:eastAsia="Times New Roman" w:hAnsi="Times New Roman" w:cs="Times New Roman"/>
          <w:b/>
          <w:szCs w:val="21"/>
          <w:lang w:eastAsia="fr-FR"/>
        </w:rPr>
      </w:pPr>
      <w:r w:rsidRPr="00C65635">
        <w:rPr>
          <w:rFonts w:ascii="Times New Roman" w:eastAsia="Times New Roman" w:hAnsi="Times New Roman" w:cs="Times New Roman"/>
          <w:b/>
          <w:szCs w:val="21"/>
          <w:lang w:eastAsia="fr-FR"/>
        </w:rPr>
        <w:t>La contribution à l’aménagement et au développement du territoire</w:t>
      </w:r>
    </w:p>
    <w:p w14:paraId="211BE4F4" w14:textId="77777777" w:rsidR="006B6785" w:rsidRPr="00C65635" w:rsidRDefault="006B6785" w:rsidP="006B6785">
      <w:pPr>
        <w:tabs>
          <w:tab w:val="left" w:pos="708"/>
        </w:tabs>
        <w:spacing w:before="80" w:after="240"/>
        <w:rPr>
          <w:rFonts w:ascii="Times New Roman" w:eastAsia="Times New Roman" w:hAnsi="Times New Roman" w:cs="Times New Roman"/>
          <w:i/>
          <w:szCs w:val="21"/>
          <w:lang w:eastAsia="fr-FR"/>
        </w:rPr>
      </w:pPr>
      <w:r w:rsidRPr="00C65635">
        <w:rPr>
          <w:rFonts w:ascii="Times New Roman" w:eastAsia="Times New Roman" w:hAnsi="Times New Roman" w:cs="Times New Roman"/>
          <w:i/>
          <w:szCs w:val="21"/>
          <w:lang w:eastAsia="fr-FR"/>
        </w:rPr>
        <w:t>Se reporter également au référé sur « La modernisation du réseau La Poste », février 2016.</w:t>
      </w:r>
    </w:p>
    <w:tbl>
      <w:tblPr>
        <w:tblStyle w:val="TABLEAURAPPORTPUBLICTHMATIQUE"/>
        <w:tblW w:w="0" w:type="auto"/>
        <w:tblLayout w:type="fixed"/>
        <w:tblLook w:val="04A0" w:firstRow="1" w:lastRow="0" w:firstColumn="1" w:lastColumn="0" w:noHBand="0" w:noVBand="1"/>
      </w:tblPr>
      <w:tblGrid>
        <w:gridCol w:w="1130"/>
        <w:gridCol w:w="5211"/>
      </w:tblGrid>
      <w:tr w:rsidR="006B6785" w:rsidRPr="00C65635" w14:paraId="211BE4F6" w14:textId="77777777" w:rsidTr="00B9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0" w:type="dxa"/>
            <w:gridSpan w:val="2"/>
            <w:hideMark/>
          </w:tcPr>
          <w:p w14:paraId="211BE4F5" w14:textId="77777777" w:rsidR="006B6785" w:rsidRPr="001C0C7F" w:rsidRDefault="006B6785" w:rsidP="004A75C4">
            <w:pPr>
              <w:ind w:firstLine="709"/>
              <w:jc w:val="center"/>
              <w:rPr>
                <w:rFonts w:ascii="Times New Roman" w:hAnsi="Times New Roman" w:cs="Times New Roman"/>
                <w:i w:val="0"/>
                <w:szCs w:val="21"/>
              </w:rPr>
            </w:pPr>
            <w:r w:rsidRPr="001C0C7F">
              <w:rPr>
                <w:rFonts w:ascii="Times New Roman" w:hAnsi="Times New Roman" w:cs="Times New Roman"/>
                <w:i w:val="0"/>
                <w:szCs w:val="21"/>
              </w:rPr>
              <w:t>FICHE RÉCAPITULATIVE : AMÉNAGEMENT DU TERRITOIRE</w:t>
            </w:r>
          </w:p>
        </w:tc>
      </w:tr>
      <w:tr w:rsidR="006B6785" w:rsidRPr="00C65635" w14:paraId="211BE4FA" w14:textId="77777777" w:rsidTr="00B90EB5">
        <w:tc>
          <w:tcPr>
            <w:cnfStyle w:val="001000000000" w:firstRow="0" w:lastRow="0" w:firstColumn="1" w:lastColumn="0" w:oddVBand="0" w:evenVBand="0" w:oddHBand="0" w:evenHBand="0" w:firstRowFirstColumn="0" w:firstRowLastColumn="0" w:lastRowFirstColumn="0" w:lastRowLastColumn="0"/>
            <w:tcW w:w="1130" w:type="dxa"/>
            <w:hideMark/>
          </w:tcPr>
          <w:p w14:paraId="211BE4F7" w14:textId="77777777" w:rsidR="006B6785" w:rsidRPr="00CC234A" w:rsidRDefault="006B6785" w:rsidP="00E80207">
            <w:pPr>
              <w:ind w:firstLine="0"/>
              <w:rPr>
                <w:rFonts w:ascii="Times New Roman" w:hAnsi="Times New Roman" w:cs="Times New Roman"/>
                <w:sz w:val="18"/>
                <w:szCs w:val="18"/>
              </w:rPr>
            </w:pPr>
            <w:r w:rsidRPr="00CC234A">
              <w:rPr>
                <w:rFonts w:ascii="Times New Roman" w:hAnsi="Times New Roman" w:cs="Times New Roman"/>
                <w:sz w:val="18"/>
                <w:szCs w:val="18"/>
              </w:rPr>
              <w:t>Définition</w:t>
            </w:r>
          </w:p>
        </w:tc>
        <w:tc>
          <w:tcPr>
            <w:tcW w:w="5210" w:type="dxa"/>
            <w:hideMark/>
          </w:tcPr>
          <w:p w14:paraId="211BE4F8" w14:textId="508D5CC5" w:rsidR="006B6785" w:rsidRDefault="006B6785" w:rsidP="001460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 La Poste contribue, au moyen de son réseau de points de contact, à l’aménagement et au développement du territoire national, en complément de ses obligations de service universel (…) et dans le respect des principes fixés à l'article 1</w:t>
            </w:r>
            <w:r w:rsidRPr="00CC234A">
              <w:rPr>
                <w:rFonts w:ascii="Times New Roman" w:hAnsi="Times New Roman" w:cs="Times New Roman"/>
                <w:sz w:val="18"/>
                <w:szCs w:val="18"/>
                <w:vertAlign w:val="superscript"/>
              </w:rPr>
              <w:t>er</w:t>
            </w:r>
            <w:r w:rsidRPr="00CC234A">
              <w:rPr>
                <w:rFonts w:ascii="Times New Roman" w:hAnsi="Times New Roman" w:cs="Times New Roman"/>
                <w:sz w:val="18"/>
                <w:szCs w:val="18"/>
              </w:rPr>
              <w:t xml:space="preserve"> de la loi n° 95-115 du 4</w:t>
            </w:r>
            <w:r w:rsidR="00E6068A">
              <w:rPr>
                <w:rFonts w:ascii="Times New Roman" w:hAnsi="Times New Roman" w:cs="Times New Roman"/>
                <w:sz w:val="18"/>
                <w:szCs w:val="18"/>
              </w:rPr>
              <w:t> </w:t>
            </w:r>
            <w:r w:rsidRPr="00CC234A">
              <w:rPr>
                <w:rFonts w:ascii="Times New Roman" w:hAnsi="Times New Roman" w:cs="Times New Roman"/>
                <w:sz w:val="18"/>
                <w:szCs w:val="18"/>
              </w:rPr>
              <w:t>février 1995 d'orientation pour l'aménagement et le développement du territoire » (art. 6 de la loi du 2 juillet 1990)</w:t>
            </w:r>
          </w:p>
          <w:p w14:paraId="211BE4F9" w14:textId="6F32952D" w:rsidR="006B6785" w:rsidRPr="00CC234A" w:rsidRDefault="006B6785" w:rsidP="0014605E">
            <w:pPr>
              <w:spacing w:before="24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 « Pour remplir cette mission, La Poste adapte son réseau de points de contact, notamment par la conclusion de partenariats locaux publics ou privés, en recherchant la meilleure efficacité économique et sociale »</w:t>
            </w:r>
          </w:p>
        </w:tc>
      </w:tr>
      <w:tr w:rsidR="006B6785" w:rsidRPr="00C65635" w14:paraId="211BE4FE" w14:textId="77777777" w:rsidTr="00B90EB5">
        <w:tc>
          <w:tcPr>
            <w:cnfStyle w:val="001000000000" w:firstRow="0" w:lastRow="0" w:firstColumn="1" w:lastColumn="0" w:oddVBand="0" w:evenVBand="0" w:oddHBand="0" w:evenHBand="0" w:firstRowFirstColumn="0" w:firstRowLastColumn="0" w:lastRowFirstColumn="0" w:lastRowLastColumn="0"/>
            <w:tcW w:w="1130" w:type="dxa"/>
            <w:hideMark/>
          </w:tcPr>
          <w:p w14:paraId="211BE4FB" w14:textId="77777777" w:rsidR="006B6785" w:rsidRPr="00CC234A" w:rsidRDefault="006B6785" w:rsidP="00E80207">
            <w:pPr>
              <w:ind w:firstLine="0"/>
              <w:rPr>
                <w:rFonts w:ascii="Times New Roman" w:hAnsi="Times New Roman" w:cs="Times New Roman"/>
                <w:sz w:val="18"/>
                <w:szCs w:val="18"/>
              </w:rPr>
            </w:pPr>
            <w:r w:rsidRPr="00CC234A">
              <w:rPr>
                <w:rFonts w:ascii="Times New Roman" w:hAnsi="Times New Roman" w:cs="Times New Roman"/>
                <w:sz w:val="18"/>
                <w:szCs w:val="18"/>
              </w:rPr>
              <w:t>Base juridique</w:t>
            </w:r>
          </w:p>
        </w:tc>
        <w:tc>
          <w:tcPr>
            <w:tcW w:w="5210" w:type="dxa"/>
            <w:hideMark/>
          </w:tcPr>
          <w:p w14:paraId="211BE4FC" w14:textId="77777777" w:rsidR="006B6785" w:rsidRPr="00CC234A" w:rsidRDefault="006B6785" w:rsidP="001460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articles 6 et 21 de la loi du 2 juillet 1990</w:t>
            </w:r>
          </w:p>
          <w:p w14:paraId="211BE4FD" w14:textId="77777777" w:rsidR="006B6785" w:rsidRPr="00CC234A" w:rsidRDefault="006B6785" w:rsidP="001460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contrat de présence postale territoriale</w:t>
            </w:r>
          </w:p>
        </w:tc>
      </w:tr>
      <w:tr w:rsidR="006B6785" w:rsidRPr="00C65635" w14:paraId="211BE501" w14:textId="77777777" w:rsidTr="00B90EB5">
        <w:tc>
          <w:tcPr>
            <w:cnfStyle w:val="001000000000" w:firstRow="0" w:lastRow="0" w:firstColumn="1" w:lastColumn="0" w:oddVBand="0" w:evenVBand="0" w:oddHBand="0" w:evenHBand="0" w:firstRowFirstColumn="0" w:firstRowLastColumn="0" w:lastRowFirstColumn="0" w:lastRowLastColumn="0"/>
            <w:tcW w:w="1130" w:type="dxa"/>
            <w:hideMark/>
          </w:tcPr>
          <w:p w14:paraId="211BE4FF" w14:textId="77777777" w:rsidR="006B6785" w:rsidRPr="00CC234A" w:rsidRDefault="006B6785" w:rsidP="00E80207">
            <w:pPr>
              <w:ind w:firstLine="0"/>
              <w:rPr>
                <w:rFonts w:ascii="Times New Roman" w:hAnsi="Times New Roman" w:cs="Times New Roman"/>
                <w:sz w:val="18"/>
                <w:szCs w:val="18"/>
              </w:rPr>
            </w:pPr>
            <w:r w:rsidRPr="00CC234A">
              <w:rPr>
                <w:rFonts w:ascii="Times New Roman" w:hAnsi="Times New Roman" w:cs="Times New Roman"/>
                <w:sz w:val="18"/>
                <w:szCs w:val="18"/>
              </w:rPr>
              <w:t>Modalités</w:t>
            </w:r>
          </w:p>
        </w:tc>
        <w:tc>
          <w:tcPr>
            <w:tcW w:w="5210" w:type="dxa"/>
            <w:hideMark/>
          </w:tcPr>
          <w:p w14:paraId="211BE500" w14:textId="77777777" w:rsidR="006B6785" w:rsidRPr="00CC234A" w:rsidRDefault="006B6785" w:rsidP="001460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au moins 17 000 points de contact répartis sur le territoire français en tenant compte des spécificités de celui-ci, notamment dans les départements et collectivités d'outre-mer.</w:t>
            </w:r>
          </w:p>
        </w:tc>
      </w:tr>
      <w:tr w:rsidR="006B6785" w:rsidRPr="00C65635" w14:paraId="211BE506" w14:textId="77777777" w:rsidTr="00B90EB5">
        <w:tc>
          <w:tcPr>
            <w:cnfStyle w:val="001000000000" w:firstRow="0" w:lastRow="0" w:firstColumn="1" w:lastColumn="0" w:oddVBand="0" w:evenVBand="0" w:oddHBand="0" w:evenHBand="0" w:firstRowFirstColumn="0" w:firstRowLastColumn="0" w:lastRowFirstColumn="0" w:lastRowLastColumn="0"/>
            <w:tcW w:w="1130" w:type="dxa"/>
          </w:tcPr>
          <w:p w14:paraId="211BE502" w14:textId="77777777" w:rsidR="006B6785" w:rsidRPr="00CC234A" w:rsidRDefault="006B6785" w:rsidP="00E80207">
            <w:pPr>
              <w:ind w:firstLine="0"/>
              <w:rPr>
                <w:rFonts w:ascii="Times New Roman" w:hAnsi="Times New Roman" w:cs="Times New Roman"/>
                <w:sz w:val="18"/>
                <w:szCs w:val="18"/>
              </w:rPr>
            </w:pPr>
            <w:r w:rsidRPr="00CC234A">
              <w:rPr>
                <w:rFonts w:ascii="Times New Roman" w:hAnsi="Times New Roman" w:cs="Times New Roman"/>
                <w:sz w:val="18"/>
                <w:szCs w:val="18"/>
              </w:rPr>
              <w:t>Compensa-tion</w:t>
            </w:r>
          </w:p>
        </w:tc>
        <w:tc>
          <w:tcPr>
            <w:tcW w:w="5210" w:type="dxa"/>
          </w:tcPr>
          <w:p w14:paraId="211BE503" w14:textId="77777777" w:rsidR="006B6785" w:rsidRPr="00CC234A" w:rsidRDefault="006B6785" w:rsidP="00CC234A">
            <w:pPr>
              <w:shd w:val="clear" w:color="auto" w:fill="FFFFFF"/>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w:t>
            </w:r>
            <w:r w:rsidRPr="00CC234A">
              <w:rPr>
                <w:rFonts w:ascii="Times New Roman" w:hAnsi="Times New Roman" w:cs="Times New Roman"/>
                <w:i/>
                <w:sz w:val="18"/>
                <w:szCs w:val="18"/>
              </w:rPr>
              <w:t xml:space="preserve">via </w:t>
            </w:r>
            <w:r w:rsidRPr="00CC234A">
              <w:rPr>
                <w:rFonts w:ascii="Times New Roman" w:hAnsi="Times New Roman" w:cs="Times New Roman"/>
                <w:sz w:val="18"/>
                <w:szCs w:val="18"/>
              </w:rPr>
              <w:t xml:space="preserve">le Fonds postal national de péréquation territoriale (constitué, dans un compte spécifique de La Poste, qui en assure la gestion comptable et financière) dont les lignes directrices sont fixées par le contrat de présence postale territoriale passé entre l'État, La Poste et l’AMF, après avis de la Commission supérieure du service public des postes et des communications électroniques </w:t>
            </w:r>
          </w:p>
          <w:p w14:paraId="211BE504" w14:textId="77777777" w:rsidR="006B6785" w:rsidRPr="00CC234A" w:rsidRDefault="006B6785" w:rsidP="00CC234A">
            <w:pPr>
              <w:shd w:val="clear" w:color="auto" w:fill="FFFFFF"/>
              <w:ind w:left="34"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les ressources du fonds proviennent de l'allégement de fiscalité locale dont La Poste bénéficie (art 21 de la loi du 2 juillet 1990 : « les bases d'imposition de La Poste font l'objet d'un abattement égal à 85 % de leur montant, en raison des contraintes de desserte de l'ensemble du territoire national et de participation à l'aménagement du territoire qui s'imposent à cette société. L'abattement ne donne pas lieu à compensation par l'État. Le taux de l’abattement est révisé chaque année conformément au 3° du II de l'article 1635 </w:t>
            </w:r>
            <w:r w:rsidRPr="00CC234A">
              <w:rPr>
                <w:rFonts w:ascii="Times New Roman" w:hAnsi="Times New Roman" w:cs="Times New Roman"/>
                <w:i/>
                <w:sz w:val="18"/>
                <w:szCs w:val="18"/>
              </w:rPr>
              <w:t>sexies</w:t>
            </w:r>
            <w:r w:rsidRPr="00CC234A">
              <w:rPr>
                <w:rFonts w:ascii="Times New Roman" w:hAnsi="Times New Roman" w:cs="Times New Roman"/>
                <w:sz w:val="18"/>
                <w:szCs w:val="18"/>
              </w:rPr>
              <w:t xml:space="preserve"> du code général des impôts »).</w:t>
            </w:r>
          </w:p>
          <w:p w14:paraId="211BE505" w14:textId="77777777" w:rsidR="006B6785" w:rsidRPr="00CC234A" w:rsidRDefault="006B6785" w:rsidP="00CC234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- 170 M€ par an prévus dans le contrat de présence postale territoriale 2014-2016</w:t>
            </w:r>
          </w:p>
        </w:tc>
      </w:tr>
      <w:tr w:rsidR="006B6785" w:rsidRPr="00C65635" w14:paraId="211BE508" w14:textId="77777777" w:rsidTr="0014605E">
        <w:trPr>
          <w:trHeight w:val="196"/>
        </w:trPr>
        <w:tc>
          <w:tcPr>
            <w:cnfStyle w:val="001000000000" w:firstRow="0" w:lastRow="0" w:firstColumn="1" w:lastColumn="0" w:oddVBand="0" w:evenVBand="0" w:oddHBand="0" w:evenHBand="0" w:firstRowFirstColumn="0" w:firstRowLastColumn="0" w:lastRowFirstColumn="0" w:lastRowLastColumn="0"/>
            <w:tcW w:w="6340" w:type="dxa"/>
            <w:gridSpan w:val="2"/>
          </w:tcPr>
          <w:p w14:paraId="211BE507" w14:textId="77777777" w:rsidR="006B6785" w:rsidRPr="00CC234A" w:rsidRDefault="006B6785" w:rsidP="004A75C4">
            <w:pPr>
              <w:ind w:firstLine="709"/>
              <w:rPr>
                <w:rFonts w:ascii="Times New Roman" w:hAnsi="Times New Roman" w:cs="Times New Roman"/>
                <w:sz w:val="18"/>
                <w:szCs w:val="18"/>
              </w:rPr>
            </w:pPr>
          </w:p>
        </w:tc>
      </w:tr>
      <w:tr w:rsidR="006B6785" w:rsidRPr="00C65635" w14:paraId="211BE50C" w14:textId="77777777" w:rsidTr="00B90EB5">
        <w:tc>
          <w:tcPr>
            <w:cnfStyle w:val="001000000000" w:firstRow="0" w:lastRow="0" w:firstColumn="1" w:lastColumn="0" w:oddVBand="0" w:evenVBand="0" w:oddHBand="0" w:evenHBand="0" w:firstRowFirstColumn="0" w:firstRowLastColumn="0" w:lastRowFirstColumn="0" w:lastRowLastColumn="0"/>
            <w:tcW w:w="1129" w:type="dxa"/>
            <w:hideMark/>
          </w:tcPr>
          <w:p w14:paraId="211BE509" w14:textId="77777777" w:rsidR="006B6785" w:rsidRPr="00CC234A" w:rsidRDefault="006B6785" w:rsidP="00E80207">
            <w:pPr>
              <w:ind w:firstLine="0"/>
              <w:jc w:val="center"/>
              <w:rPr>
                <w:rFonts w:ascii="Times New Roman" w:hAnsi="Times New Roman" w:cs="Times New Roman"/>
                <w:sz w:val="18"/>
                <w:szCs w:val="18"/>
              </w:rPr>
            </w:pPr>
            <w:r w:rsidRPr="00CC234A">
              <w:rPr>
                <w:rFonts w:ascii="Times New Roman" w:hAnsi="Times New Roman" w:cs="Times New Roman"/>
                <w:sz w:val="18"/>
                <w:szCs w:val="18"/>
              </w:rPr>
              <w:t>Coûts 2014</w:t>
            </w:r>
          </w:p>
        </w:tc>
        <w:tc>
          <w:tcPr>
            <w:tcW w:w="5211" w:type="dxa"/>
            <w:hideMark/>
          </w:tcPr>
          <w:p w14:paraId="211BE50A" w14:textId="77777777" w:rsidR="006B6785" w:rsidRPr="00CC234A" w:rsidRDefault="006B6785" w:rsidP="001460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coût estimé par l’ARCEP à 242 M€ </w:t>
            </w:r>
          </w:p>
          <w:p w14:paraId="211BE50B" w14:textId="164B7991" w:rsidR="006B6785" w:rsidRPr="00CC234A" w:rsidRDefault="006B6785" w:rsidP="001460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coût net après compensation des missions de service public : </w:t>
            </w:r>
            <w:r w:rsidR="00F169E4">
              <w:t>7</w:t>
            </w:r>
            <w:r w:rsidRPr="00CC234A">
              <w:rPr>
                <w:rFonts w:ascii="Times New Roman" w:hAnsi="Times New Roman" w:cs="Times New Roman"/>
                <w:sz w:val="18"/>
                <w:szCs w:val="18"/>
              </w:rPr>
              <w:t>0 M€</w:t>
            </w:r>
          </w:p>
        </w:tc>
      </w:tr>
      <w:tr w:rsidR="006B6785" w:rsidRPr="00C65635" w14:paraId="211BE50F" w14:textId="77777777" w:rsidTr="00B90EB5">
        <w:tc>
          <w:tcPr>
            <w:cnfStyle w:val="001000000000" w:firstRow="0" w:lastRow="0" w:firstColumn="1" w:lastColumn="0" w:oddVBand="0" w:evenVBand="0" w:oddHBand="0" w:evenHBand="0" w:firstRowFirstColumn="0" w:firstRowLastColumn="0" w:lastRowFirstColumn="0" w:lastRowLastColumn="0"/>
            <w:tcW w:w="1129" w:type="dxa"/>
          </w:tcPr>
          <w:p w14:paraId="211BE50D" w14:textId="77777777" w:rsidR="006B6785" w:rsidRPr="00CC234A" w:rsidRDefault="006B6785" w:rsidP="00E80207">
            <w:pPr>
              <w:ind w:firstLine="0"/>
              <w:rPr>
                <w:rFonts w:ascii="Times New Roman" w:hAnsi="Times New Roman" w:cs="Times New Roman"/>
                <w:sz w:val="18"/>
                <w:szCs w:val="18"/>
              </w:rPr>
            </w:pPr>
          </w:p>
        </w:tc>
        <w:tc>
          <w:tcPr>
            <w:tcW w:w="5211" w:type="dxa"/>
          </w:tcPr>
          <w:p w14:paraId="211BE50E" w14:textId="77777777" w:rsidR="006B6785" w:rsidRPr="00CC234A" w:rsidRDefault="006B6785" w:rsidP="004A75C4">
            <w:pPr>
              <w:ind w:firstLine="7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6B6785" w:rsidRPr="00C65635" w14:paraId="211BE513" w14:textId="77777777" w:rsidTr="00B90EB5">
        <w:trPr>
          <w:trHeight w:val="1027"/>
        </w:trPr>
        <w:tc>
          <w:tcPr>
            <w:cnfStyle w:val="001000000000" w:firstRow="0" w:lastRow="0" w:firstColumn="1" w:lastColumn="0" w:oddVBand="0" w:evenVBand="0" w:oddHBand="0" w:evenHBand="0" w:firstRowFirstColumn="0" w:firstRowLastColumn="0" w:lastRowFirstColumn="0" w:lastRowLastColumn="0"/>
            <w:tcW w:w="1129" w:type="dxa"/>
            <w:hideMark/>
          </w:tcPr>
          <w:p w14:paraId="211BE510" w14:textId="77777777" w:rsidR="006B6785" w:rsidRPr="00CC234A" w:rsidRDefault="006B6785" w:rsidP="00E80207">
            <w:pPr>
              <w:ind w:firstLine="0"/>
              <w:jc w:val="center"/>
              <w:rPr>
                <w:rFonts w:ascii="Times New Roman" w:hAnsi="Times New Roman" w:cs="Times New Roman"/>
                <w:sz w:val="18"/>
                <w:szCs w:val="18"/>
              </w:rPr>
            </w:pPr>
            <w:r w:rsidRPr="00CC234A">
              <w:rPr>
                <w:rFonts w:ascii="Times New Roman" w:hAnsi="Times New Roman" w:cs="Times New Roman"/>
                <w:sz w:val="18"/>
                <w:szCs w:val="18"/>
              </w:rPr>
              <w:t>Actualité et enjeux</w:t>
            </w:r>
          </w:p>
        </w:tc>
        <w:tc>
          <w:tcPr>
            <w:tcW w:w="5211" w:type="dxa"/>
            <w:hideMark/>
          </w:tcPr>
          <w:p w14:paraId="211BE511" w14:textId="77777777" w:rsidR="006B6785" w:rsidRPr="00CC234A" w:rsidRDefault="006B6785" w:rsidP="00E6068A">
            <w:pPr>
              <w:ind w:firstLine="178"/>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négociation en cours du contrat de présence postale territoriale pour les années 2017-2019 : le futur CPPT devrait déterminer de nouvelles modalités de répartition des ressources du Fonds de péréquation et de transformation du réseau de La Poste</w:t>
            </w:r>
          </w:p>
          <w:p w14:paraId="211BE512" w14:textId="77777777" w:rsidR="006B6785" w:rsidRPr="00CC234A" w:rsidRDefault="006B6785" w:rsidP="00E6068A">
            <w:pPr>
              <w:ind w:firstLine="178"/>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notification de la future trajectoire de compensation à la Commission</w:t>
            </w:r>
          </w:p>
        </w:tc>
      </w:tr>
      <w:tr w:rsidR="006B6785" w:rsidRPr="00C65635" w14:paraId="211BE519" w14:textId="77777777" w:rsidTr="00B90EB5">
        <w:tc>
          <w:tcPr>
            <w:cnfStyle w:val="001000000000" w:firstRow="0" w:lastRow="0" w:firstColumn="1" w:lastColumn="0" w:oddVBand="0" w:evenVBand="0" w:oddHBand="0" w:evenHBand="0" w:firstRowFirstColumn="0" w:firstRowLastColumn="0" w:lastRowFirstColumn="0" w:lastRowLastColumn="0"/>
            <w:tcW w:w="1129" w:type="dxa"/>
            <w:hideMark/>
          </w:tcPr>
          <w:p w14:paraId="211BE514" w14:textId="77777777" w:rsidR="006B6785" w:rsidRPr="00CC234A" w:rsidRDefault="006B6785" w:rsidP="00E80207">
            <w:pPr>
              <w:ind w:firstLine="0"/>
              <w:jc w:val="center"/>
              <w:rPr>
                <w:rFonts w:ascii="Times New Roman" w:hAnsi="Times New Roman"/>
                <w:sz w:val="18"/>
                <w:szCs w:val="18"/>
              </w:rPr>
            </w:pPr>
            <w:r w:rsidRPr="00CC234A">
              <w:rPr>
                <w:rFonts w:ascii="Times New Roman" w:hAnsi="Times New Roman" w:cs="Times New Roman"/>
                <w:sz w:val="18"/>
                <w:szCs w:val="18"/>
              </w:rPr>
              <w:t>Recomman-dations</w:t>
            </w:r>
            <w:r w:rsidRPr="00CC234A">
              <w:rPr>
                <w:rFonts w:ascii="Times New Roman" w:hAnsi="Times New Roman"/>
                <w:sz w:val="18"/>
                <w:szCs w:val="18"/>
              </w:rPr>
              <w:t xml:space="preserve"> de la Cour</w:t>
            </w:r>
          </w:p>
        </w:tc>
        <w:tc>
          <w:tcPr>
            <w:tcW w:w="5211" w:type="dxa"/>
            <w:hideMark/>
          </w:tcPr>
          <w:p w14:paraId="211BE515"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Référé sur la modernisation du Réseau La Poste (février 2016) : </w:t>
            </w:r>
          </w:p>
          <w:p w14:paraId="211BE516" w14:textId="77777777" w:rsidR="006B6785" w:rsidRPr="00CC234A" w:rsidRDefault="006B6785" w:rsidP="006B6785">
            <w:pPr>
              <w:numPr>
                <w:ilvl w:val="0"/>
                <w:numId w:val="38"/>
              </w:numPr>
              <w:spacing w:after="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redéfinir les critères d'accessibilité en zone urbaine en prenant en compte les besoins de la clientèle postale et bancaire ;</w:t>
            </w:r>
          </w:p>
          <w:p w14:paraId="211BE517" w14:textId="77777777" w:rsidR="006B6785" w:rsidRPr="00CC234A" w:rsidRDefault="006B6785" w:rsidP="006B6785">
            <w:pPr>
              <w:numPr>
                <w:ilvl w:val="0"/>
                <w:numId w:val="38"/>
              </w:numPr>
              <w:spacing w:after="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transformer les bureaux de poste à faible activité en zone urbaine en d'autres formes de points de contact et organiser à cet effet une concertation avec les autorités locales concernées ;</w:t>
            </w:r>
          </w:p>
          <w:p w14:paraId="211BE518" w14:textId="77777777" w:rsidR="006B6785" w:rsidRPr="00CC234A" w:rsidRDefault="006B6785" w:rsidP="006B6785">
            <w:pPr>
              <w:numPr>
                <w:ilvl w:val="0"/>
                <w:numId w:val="38"/>
              </w:numPr>
              <w:spacing w:after="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poursuivre les transformations de bureaux de poste à faible activité en zone rurale en d'autres formes de points de contact.</w:t>
            </w:r>
          </w:p>
        </w:tc>
      </w:tr>
    </w:tbl>
    <w:p w14:paraId="211BE51A" w14:textId="77777777" w:rsidR="006B6785" w:rsidRPr="00C65635" w:rsidRDefault="006B6785" w:rsidP="006B6785">
      <w:pPr>
        <w:tabs>
          <w:tab w:val="left" w:pos="708"/>
        </w:tabs>
        <w:spacing w:before="240" w:after="240"/>
        <w:ind w:firstLine="709"/>
        <w:rPr>
          <w:rFonts w:ascii="Times New Roman" w:eastAsia="Times New Roman" w:hAnsi="Times New Roman" w:cs="Times New Roman"/>
          <w:szCs w:val="21"/>
          <w:lang w:eastAsia="fr-FR"/>
        </w:rPr>
      </w:pPr>
      <w:r w:rsidRPr="00C65635">
        <w:rPr>
          <w:rFonts w:ascii="Times New Roman" w:eastAsia="Times New Roman" w:hAnsi="Times New Roman" w:cs="Times New Roman"/>
          <w:szCs w:val="21"/>
          <w:lang w:eastAsia="fr-FR"/>
        </w:rPr>
        <w:t>Les modalités de transformation du réseau et de soutien financier à la présence postale territoriale sont déterminées par le contrat de présence postale territoriale signé entre l’État, La Poste et l’AMF. L’actuel contrat, en cours de renégociation, pourrait se traduire par un allégement des contraintes pesant sur La Poste.</w:t>
      </w:r>
    </w:p>
    <w:p w14:paraId="211BE51B" w14:textId="77777777" w:rsidR="006B6785" w:rsidRPr="00C65635" w:rsidRDefault="006B6785" w:rsidP="006B6785">
      <w:pPr>
        <w:keepNext/>
        <w:keepLines/>
        <w:spacing w:before="240" w:after="240"/>
        <w:ind w:firstLine="709"/>
        <w:jc w:val="center"/>
        <w:rPr>
          <w:rFonts w:ascii="Times New Roman" w:eastAsia="Times New Roman" w:hAnsi="Times New Roman" w:cs="Times New Roman"/>
          <w:b/>
          <w:szCs w:val="21"/>
          <w:lang w:eastAsia="fr-FR"/>
        </w:rPr>
      </w:pPr>
      <w:r w:rsidRPr="00C65635">
        <w:rPr>
          <w:rFonts w:ascii="Times New Roman" w:eastAsia="Times New Roman" w:hAnsi="Times New Roman" w:cs="Times New Roman"/>
          <w:b/>
          <w:szCs w:val="21"/>
          <w:lang w:eastAsia="fr-FR"/>
        </w:rPr>
        <w:t>Les contrats de présence postale territoriale 2014-2016 et 2017-2019</w:t>
      </w:r>
    </w:p>
    <w:tbl>
      <w:tblPr>
        <w:tblStyle w:val="TABLEAURAPPORTPUBLICTHMATIQUE"/>
        <w:tblW w:w="6658" w:type="dxa"/>
        <w:tblLook w:val="04A0" w:firstRow="1" w:lastRow="0" w:firstColumn="1" w:lastColumn="0" w:noHBand="0" w:noVBand="1"/>
      </w:tblPr>
      <w:tblGrid>
        <w:gridCol w:w="1413"/>
        <w:gridCol w:w="1695"/>
        <w:gridCol w:w="1560"/>
        <w:gridCol w:w="1990"/>
      </w:tblGrid>
      <w:tr w:rsidR="006B6785" w:rsidRPr="00C65635" w14:paraId="211BE520" w14:textId="77777777" w:rsidTr="00146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11BE51C" w14:textId="77777777" w:rsidR="006B6785" w:rsidRPr="00C65635" w:rsidRDefault="006B6785" w:rsidP="004A75C4">
            <w:pPr>
              <w:keepLines/>
              <w:jc w:val="center"/>
              <w:rPr>
                <w:rFonts w:ascii="Times New Roman" w:hAnsi="Times New Roman" w:cs="Times New Roman"/>
                <w:szCs w:val="21"/>
              </w:rPr>
            </w:pPr>
          </w:p>
        </w:tc>
        <w:tc>
          <w:tcPr>
            <w:tcW w:w="1695" w:type="dxa"/>
            <w:hideMark/>
          </w:tcPr>
          <w:p w14:paraId="211BE51D" w14:textId="77777777" w:rsidR="006B6785" w:rsidRPr="00C65635" w:rsidRDefault="006B6785" w:rsidP="00CC234A">
            <w:pPr>
              <w:keepLines/>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C65635">
              <w:rPr>
                <w:rFonts w:ascii="Times New Roman" w:hAnsi="Times New Roman" w:cs="Times New Roman"/>
                <w:szCs w:val="21"/>
              </w:rPr>
              <w:t>Contrat 2014-2016</w:t>
            </w:r>
          </w:p>
        </w:tc>
        <w:tc>
          <w:tcPr>
            <w:tcW w:w="1560" w:type="dxa"/>
            <w:hideMark/>
          </w:tcPr>
          <w:p w14:paraId="211BE51E" w14:textId="77777777" w:rsidR="006B6785" w:rsidRPr="00C65635" w:rsidRDefault="006B6785" w:rsidP="00CC234A">
            <w:pPr>
              <w:keepLines/>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C65635">
              <w:rPr>
                <w:rFonts w:ascii="Times New Roman" w:hAnsi="Times New Roman" w:cs="Times New Roman"/>
                <w:szCs w:val="21"/>
              </w:rPr>
              <w:t>Avenant 2015</w:t>
            </w:r>
          </w:p>
        </w:tc>
        <w:tc>
          <w:tcPr>
            <w:tcW w:w="1990" w:type="dxa"/>
            <w:hideMark/>
          </w:tcPr>
          <w:p w14:paraId="211BE51F" w14:textId="77777777" w:rsidR="006B6785" w:rsidRPr="00C65635" w:rsidRDefault="006B6785" w:rsidP="00CC234A">
            <w:pPr>
              <w:keepLines/>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C65635">
              <w:rPr>
                <w:rFonts w:ascii="Times New Roman" w:hAnsi="Times New Roman" w:cs="Times New Roman"/>
                <w:szCs w:val="21"/>
              </w:rPr>
              <w:t>Projet de contrat 2017-2019 au 30/06/2016</w:t>
            </w:r>
          </w:p>
        </w:tc>
      </w:tr>
      <w:tr w:rsidR="006B6785" w:rsidRPr="00C65635" w14:paraId="211BE530" w14:textId="77777777" w:rsidTr="0014605E">
        <w:tc>
          <w:tcPr>
            <w:cnfStyle w:val="001000000000" w:firstRow="0" w:lastRow="0" w:firstColumn="1" w:lastColumn="0" w:oddVBand="0" w:evenVBand="0" w:oddHBand="0" w:evenHBand="0" w:firstRowFirstColumn="0" w:firstRowLastColumn="0" w:lastRowFirstColumn="0" w:lastRowLastColumn="0"/>
            <w:tcW w:w="1413" w:type="dxa"/>
            <w:hideMark/>
          </w:tcPr>
          <w:p w14:paraId="211BE521" w14:textId="77777777" w:rsidR="006B6785" w:rsidRPr="00B80CD4" w:rsidRDefault="006B6785" w:rsidP="00E80207">
            <w:pPr>
              <w:ind w:firstLine="0"/>
              <w:rPr>
                <w:rFonts w:ascii="Times New Roman" w:hAnsi="Times New Roman"/>
                <w:b/>
                <w:sz w:val="18"/>
                <w:szCs w:val="18"/>
              </w:rPr>
            </w:pPr>
            <w:r w:rsidRPr="00B80CD4">
              <w:rPr>
                <w:rFonts w:ascii="Times New Roman" w:hAnsi="Times New Roman"/>
                <w:b/>
                <w:sz w:val="18"/>
                <w:szCs w:val="18"/>
              </w:rPr>
              <w:t>Points de contact éligibles à l’intervention du Fonds de péréquation</w:t>
            </w:r>
          </w:p>
        </w:tc>
        <w:tc>
          <w:tcPr>
            <w:tcW w:w="1695" w:type="dxa"/>
            <w:hideMark/>
          </w:tcPr>
          <w:p w14:paraId="211BE522"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Tous les points de contact situés :</w:t>
            </w:r>
          </w:p>
          <w:p w14:paraId="211BE523"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1) dans les communes de moins de 2000 habitants (y compris en leur sein les zones de revitalisation rurale et les zones de montagne)</w:t>
            </w:r>
          </w:p>
          <w:p w14:paraId="211BE524"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2) dans les zones urbaines sensibles</w:t>
            </w:r>
          </w:p>
          <w:p w14:paraId="211BE525"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3) dans les départements d’Outre-mer (DOM)</w:t>
            </w:r>
          </w:p>
        </w:tc>
        <w:tc>
          <w:tcPr>
            <w:tcW w:w="1560" w:type="dxa"/>
            <w:hideMark/>
          </w:tcPr>
          <w:p w14:paraId="211BE526"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Précision selon laquelle les bureaux de poste organisés sous la forme facteur-guichetier et sous celle de maisons de service au public sont éligibles au Fonds</w:t>
            </w:r>
          </w:p>
          <w:p w14:paraId="211BE527"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Substitution des nouveaux quartiers de la politique de la ville aux zones urbaines sensibles</w:t>
            </w:r>
          </w:p>
          <w:p w14:paraId="211BE528"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Mention parmi les partenariats des relais Économie sociale et solidaire (ESS)</w:t>
            </w:r>
          </w:p>
        </w:tc>
        <w:tc>
          <w:tcPr>
            <w:tcW w:w="1990" w:type="dxa"/>
            <w:hideMark/>
          </w:tcPr>
          <w:p w14:paraId="211BE529"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Points de contact dits « prioritaires » :</w:t>
            </w:r>
          </w:p>
          <w:p w14:paraId="211BE52A"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bureaux de poste mutualisés (maisons de services au public en bureau de poste et bureaux Facteur-Guichetier) ;</w:t>
            </w:r>
          </w:p>
          <w:p w14:paraId="211BE52B"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bureaux de poste ouverts moins de 18 heures ;</w:t>
            </w:r>
          </w:p>
          <w:p w14:paraId="211BE52C"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points de contact en partenariat avec les collectivités locales (agences postales communales et intercommunales) ;</w:t>
            </w:r>
          </w:p>
          <w:p w14:paraId="211BE52D" w14:textId="77777777" w:rsidR="006B6785" w:rsidRPr="00CC234A" w:rsidRDefault="00927A91"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w:t>
            </w:r>
            <w:r w:rsidRPr="00CC234A">
              <w:rPr>
                <w:sz w:val="18"/>
                <w:szCs w:val="18"/>
              </w:rPr>
              <w:t xml:space="preserve"> </w:t>
            </w:r>
            <w:r w:rsidR="006B6785" w:rsidRPr="00CC234A">
              <w:rPr>
                <w:rFonts w:ascii="Times New Roman" w:hAnsi="Times New Roman" w:cs="Times New Roman"/>
                <w:sz w:val="18"/>
                <w:szCs w:val="18"/>
              </w:rPr>
              <w:t>relais commerçants ou les relais en partenariat avec les acteurs de l’économie sociale et solidaire (relais ESS) situés dans les communes de moins de 2 000 habitants ;</w:t>
            </w:r>
          </w:p>
          <w:p w14:paraId="211BE52E"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points de contact situés dans les nouveaux quartiers de la politique de la ville (NQPV);</w:t>
            </w:r>
          </w:p>
          <w:p w14:paraId="211BE52F"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points de contact situés dans les DOM.</w:t>
            </w:r>
          </w:p>
        </w:tc>
      </w:tr>
      <w:tr w:rsidR="006B6785" w:rsidRPr="00C65635" w14:paraId="211BE538" w14:textId="77777777" w:rsidTr="0014605E">
        <w:tc>
          <w:tcPr>
            <w:cnfStyle w:val="001000000000" w:firstRow="0" w:lastRow="0" w:firstColumn="1" w:lastColumn="0" w:oddVBand="0" w:evenVBand="0" w:oddHBand="0" w:evenHBand="0" w:firstRowFirstColumn="0" w:firstRowLastColumn="0" w:lastRowFirstColumn="0" w:lastRowLastColumn="0"/>
            <w:tcW w:w="1413" w:type="dxa"/>
            <w:hideMark/>
          </w:tcPr>
          <w:p w14:paraId="211BE531" w14:textId="77777777" w:rsidR="006B6785" w:rsidRPr="00B80CD4" w:rsidRDefault="006B6785" w:rsidP="00E80207">
            <w:pPr>
              <w:ind w:firstLine="0"/>
              <w:rPr>
                <w:rFonts w:ascii="Times New Roman" w:hAnsi="Times New Roman" w:cs="Times New Roman"/>
                <w:b/>
                <w:sz w:val="18"/>
                <w:szCs w:val="18"/>
              </w:rPr>
            </w:pPr>
            <w:r w:rsidRPr="00B80CD4">
              <w:rPr>
                <w:rFonts w:ascii="Times New Roman" w:hAnsi="Times New Roman" w:cs="Times New Roman"/>
                <w:b/>
                <w:sz w:val="18"/>
                <w:szCs w:val="18"/>
              </w:rPr>
              <w:t>Nombre de points de contact éligibles par département</w:t>
            </w:r>
          </w:p>
        </w:tc>
        <w:tc>
          <w:tcPr>
            <w:tcW w:w="1695" w:type="dxa"/>
            <w:hideMark/>
          </w:tcPr>
          <w:p w14:paraId="211BE532"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Annexe au contrat</w:t>
            </w:r>
          </w:p>
          <w:p w14:paraId="211BE533"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11 348 au total</w:t>
            </w:r>
          </w:p>
          <w:p w14:paraId="211BE534"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chiffre 2014</w:t>
            </w:r>
          </w:p>
        </w:tc>
        <w:tc>
          <w:tcPr>
            <w:tcW w:w="1560" w:type="dxa"/>
            <w:hideMark/>
          </w:tcPr>
          <w:p w14:paraId="211BE535"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Principe de révision annuelle de la liste des points de contact éligibles (plus de référence à la 1</w:t>
            </w:r>
            <w:r w:rsidRPr="00CC234A">
              <w:rPr>
                <w:rFonts w:ascii="Times New Roman" w:hAnsi="Times New Roman" w:cs="Times New Roman"/>
                <w:sz w:val="18"/>
                <w:szCs w:val="18"/>
                <w:vertAlign w:val="superscript"/>
              </w:rPr>
              <w:t>ère</w:t>
            </w:r>
            <w:r w:rsidRPr="00CC234A">
              <w:rPr>
                <w:rFonts w:ascii="Times New Roman" w:hAnsi="Times New Roman" w:cs="Times New Roman"/>
                <w:sz w:val="18"/>
                <w:szCs w:val="18"/>
              </w:rPr>
              <w:t xml:space="preserve"> année du contrat)</w:t>
            </w:r>
          </w:p>
        </w:tc>
        <w:tc>
          <w:tcPr>
            <w:tcW w:w="1990" w:type="dxa"/>
            <w:hideMark/>
          </w:tcPr>
          <w:p w14:paraId="211BE536"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Pas d’annexe prévue</w:t>
            </w:r>
          </w:p>
          <w:p w14:paraId="0E182D0C" w14:textId="77777777" w:rsidR="006B6785"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Limitation aux 9 500 points de contact nécessaires pour assurer la mission d’aménagement du territoire =&gt; pas de financement pour les zones urbaines sauf NQPV</w:t>
            </w:r>
          </w:p>
          <w:p w14:paraId="211BE537" w14:textId="7667FB14" w:rsidR="00E6068A" w:rsidRPr="00CC234A" w:rsidRDefault="00E6068A"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6B6785" w:rsidRPr="00C65635" w14:paraId="211BE542" w14:textId="77777777" w:rsidTr="0014605E">
        <w:tc>
          <w:tcPr>
            <w:cnfStyle w:val="001000000000" w:firstRow="0" w:lastRow="0" w:firstColumn="1" w:lastColumn="0" w:oddVBand="0" w:evenVBand="0" w:oddHBand="0" w:evenHBand="0" w:firstRowFirstColumn="0" w:firstRowLastColumn="0" w:lastRowFirstColumn="0" w:lastRowLastColumn="0"/>
            <w:tcW w:w="1413" w:type="dxa"/>
            <w:hideMark/>
          </w:tcPr>
          <w:p w14:paraId="211BE539" w14:textId="77777777" w:rsidR="006B6785" w:rsidRPr="00B80CD4" w:rsidRDefault="006B6785" w:rsidP="00E80207">
            <w:pPr>
              <w:ind w:firstLine="0"/>
              <w:rPr>
                <w:rFonts w:ascii="Times New Roman" w:hAnsi="Times New Roman" w:cs="Times New Roman"/>
                <w:b/>
                <w:sz w:val="18"/>
                <w:szCs w:val="18"/>
              </w:rPr>
            </w:pPr>
            <w:r w:rsidRPr="00B80CD4">
              <w:rPr>
                <w:rFonts w:ascii="Times New Roman" w:hAnsi="Times New Roman" w:cs="Times New Roman"/>
                <w:b/>
                <w:sz w:val="18"/>
                <w:szCs w:val="18"/>
              </w:rPr>
              <w:t>Facteurs de pondération des dotations</w:t>
            </w:r>
          </w:p>
        </w:tc>
        <w:tc>
          <w:tcPr>
            <w:tcW w:w="1695" w:type="dxa"/>
            <w:hideMark/>
          </w:tcPr>
          <w:p w14:paraId="211BE53A"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-communes rurales : 1</w:t>
            </w:r>
          </w:p>
          <w:p w14:paraId="211BE53B"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ZRR : 1.1</w:t>
            </w:r>
          </w:p>
          <w:p w14:paraId="211BE53C"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-zones de montagne : 1.2</w:t>
            </w:r>
          </w:p>
          <w:p w14:paraId="211BE53D"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ZRR et zones de montagne : 1.3</w:t>
            </w:r>
          </w:p>
          <w:p w14:paraId="211BE53E"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ZUS : 1.7</w:t>
            </w:r>
          </w:p>
          <w:p w14:paraId="211BE53F"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DOM : 1.7 </w:t>
            </w:r>
          </w:p>
        </w:tc>
        <w:tc>
          <w:tcPr>
            <w:tcW w:w="1560" w:type="dxa"/>
          </w:tcPr>
          <w:p w14:paraId="211BE540"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990" w:type="dxa"/>
            <w:hideMark/>
          </w:tcPr>
          <w:p w14:paraId="211BE541"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Probable reconduction, sauf pour les NQPV qui passerait à 3</w:t>
            </w:r>
          </w:p>
        </w:tc>
      </w:tr>
      <w:tr w:rsidR="006B6785" w:rsidRPr="00C65635" w14:paraId="211BE54B" w14:textId="77777777" w:rsidTr="0014605E">
        <w:tc>
          <w:tcPr>
            <w:cnfStyle w:val="001000000000" w:firstRow="0" w:lastRow="0" w:firstColumn="1" w:lastColumn="0" w:oddVBand="0" w:evenVBand="0" w:oddHBand="0" w:evenHBand="0" w:firstRowFirstColumn="0" w:firstRowLastColumn="0" w:lastRowFirstColumn="0" w:lastRowLastColumn="0"/>
            <w:tcW w:w="1413" w:type="dxa"/>
            <w:hideMark/>
          </w:tcPr>
          <w:p w14:paraId="211BE543" w14:textId="77777777" w:rsidR="006B6785" w:rsidRPr="00B80CD4" w:rsidRDefault="006B6785" w:rsidP="00E80207">
            <w:pPr>
              <w:ind w:firstLine="0"/>
              <w:rPr>
                <w:rFonts w:ascii="Times New Roman" w:hAnsi="Times New Roman" w:cs="Times New Roman"/>
                <w:b/>
                <w:sz w:val="18"/>
                <w:szCs w:val="18"/>
              </w:rPr>
            </w:pPr>
            <w:r w:rsidRPr="00B80CD4">
              <w:rPr>
                <w:rFonts w:ascii="Times New Roman" w:hAnsi="Times New Roman" w:cs="Times New Roman"/>
                <w:b/>
                <w:sz w:val="18"/>
                <w:szCs w:val="18"/>
              </w:rPr>
              <w:t>Affectation des dotations</w:t>
            </w:r>
          </w:p>
        </w:tc>
        <w:tc>
          <w:tcPr>
            <w:tcW w:w="1695" w:type="dxa"/>
            <w:hideMark/>
          </w:tcPr>
          <w:p w14:paraId="211BE544"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Répartition des enveloppes départementales par destination :</w:t>
            </w:r>
          </w:p>
          <w:p w14:paraId="211BE545"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w:t>
            </w:r>
            <w:r w:rsidRPr="00CC234A">
              <w:rPr>
                <w:rFonts w:ascii="Times New Roman" w:hAnsi="Times New Roman" w:cs="Times New Roman"/>
                <w:b/>
                <w:sz w:val="18"/>
                <w:szCs w:val="18"/>
              </w:rPr>
              <w:t>part A</w:t>
            </w:r>
            <w:r w:rsidRPr="00CC234A">
              <w:rPr>
                <w:rFonts w:ascii="Times New Roman" w:hAnsi="Times New Roman" w:cs="Times New Roman"/>
                <w:sz w:val="18"/>
                <w:szCs w:val="18"/>
              </w:rPr>
              <w:t> : rémunérations des partenariats</w:t>
            </w:r>
          </w:p>
          <w:p w14:paraId="211BE546"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w:t>
            </w:r>
            <w:r w:rsidRPr="00CC234A">
              <w:rPr>
                <w:rFonts w:ascii="Times New Roman" w:hAnsi="Times New Roman" w:cs="Times New Roman"/>
                <w:b/>
                <w:sz w:val="18"/>
                <w:szCs w:val="18"/>
              </w:rPr>
              <w:t>part B</w:t>
            </w:r>
            <w:r w:rsidRPr="00CC234A">
              <w:rPr>
                <w:rFonts w:ascii="Times New Roman" w:hAnsi="Times New Roman" w:cs="Times New Roman"/>
                <w:sz w:val="18"/>
                <w:szCs w:val="18"/>
              </w:rPr>
              <w:t> : amélioration de l’accès aux services postaux [</w:t>
            </w:r>
            <w:r w:rsidRPr="00CC234A">
              <w:rPr>
                <w:rFonts w:ascii="Times New Roman" w:hAnsi="Times New Roman" w:cs="Times New Roman"/>
                <w:sz w:val="18"/>
                <w:szCs w:val="18"/>
              </w:rPr>
              <w:sym w:font="Wingdings" w:char="F0F3"/>
            </w:r>
            <w:r w:rsidRPr="00CC234A">
              <w:rPr>
                <w:rFonts w:ascii="Times New Roman" w:hAnsi="Times New Roman" w:cs="Times New Roman"/>
                <w:sz w:val="18"/>
                <w:szCs w:val="18"/>
              </w:rPr>
              <w:t xml:space="preserve">6 sous-parts : </w:t>
            </w:r>
            <w:r w:rsidRPr="00CC234A">
              <w:rPr>
                <w:rFonts w:ascii="Times New Roman" w:hAnsi="Times New Roman" w:cs="Times New Roman"/>
                <w:i/>
                <w:sz w:val="18"/>
                <w:szCs w:val="18"/>
              </w:rPr>
              <w:t>1)</w:t>
            </w:r>
            <w:r w:rsidRPr="00CC234A">
              <w:rPr>
                <w:rFonts w:ascii="Times New Roman" w:hAnsi="Times New Roman" w:cs="Times New Roman"/>
                <w:sz w:val="18"/>
                <w:szCs w:val="18"/>
              </w:rPr>
              <w:t xml:space="preserve"> </w:t>
            </w:r>
            <w:r w:rsidRPr="00CC234A">
              <w:rPr>
                <w:rFonts w:ascii="Times New Roman" w:hAnsi="Times New Roman" w:cs="Times New Roman"/>
                <w:i/>
                <w:sz w:val="18"/>
                <w:szCs w:val="18"/>
              </w:rPr>
              <w:t>modernisation des bureaux, 2) accompagnement des clientèles fragiles, 3) accessibilité numérique avec objectif de 30 % de la part B, 4) aménagement des partenariats, 5) création de partenariats, 6) Commissions départementales de la présence postale territoriale - CDPPT</w:t>
            </w:r>
            <w:r w:rsidRPr="00CC234A">
              <w:rPr>
                <w:rFonts w:ascii="Times New Roman" w:hAnsi="Times New Roman" w:cs="Times New Roman"/>
                <w:sz w:val="18"/>
                <w:szCs w:val="18"/>
              </w:rPr>
              <w:t>]</w:t>
            </w:r>
          </w:p>
          <w:p w14:paraId="211BE547"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w:t>
            </w:r>
            <w:r w:rsidRPr="00CC234A">
              <w:rPr>
                <w:rFonts w:ascii="Times New Roman" w:hAnsi="Times New Roman" w:cs="Times New Roman"/>
                <w:b/>
                <w:sz w:val="18"/>
                <w:szCs w:val="18"/>
              </w:rPr>
              <w:t>part C</w:t>
            </w:r>
            <w:r w:rsidRPr="00CC234A">
              <w:rPr>
                <w:rFonts w:ascii="Times New Roman" w:hAnsi="Times New Roman" w:cs="Times New Roman"/>
                <w:sz w:val="18"/>
                <w:szCs w:val="18"/>
              </w:rPr>
              <w:t> : fonctionnement et évolution des bureaux de poste en zone rurale [</w:t>
            </w:r>
            <w:r w:rsidRPr="00CC234A">
              <w:rPr>
                <w:rFonts w:ascii="Times New Roman" w:hAnsi="Times New Roman" w:cs="Times New Roman"/>
                <w:i/>
                <w:sz w:val="18"/>
                <w:szCs w:val="18"/>
              </w:rPr>
              <w:t>financement des bureaux à très faible activité</w:t>
            </w:r>
            <w:r w:rsidRPr="00CC234A">
              <w:rPr>
                <w:rFonts w:ascii="Times New Roman" w:hAnsi="Times New Roman" w:cs="Times New Roman"/>
                <w:sz w:val="18"/>
                <w:szCs w:val="18"/>
              </w:rPr>
              <w:t>]</w:t>
            </w:r>
          </w:p>
          <w:p w14:paraId="211BE548"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w:t>
            </w:r>
            <w:r w:rsidRPr="00CC234A">
              <w:rPr>
                <w:rFonts w:ascii="Times New Roman" w:hAnsi="Times New Roman" w:cs="Times New Roman"/>
                <w:b/>
                <w:sz w:val="18"/>
                <w:szCs w:val="18"/>
              </w:rPr>
              <w:t>part D</w:t>
            </w:r>
            <w:r w:rsidRPr="00CC234A">
              <w:rPr>
                <w:rFonts w:ascii="Times New Roman" w:hAnsi="Times New Roman" w:cs="Times New Roman"/>
                <w:sz w:val="18"/>
                <w:szCs w:val="18"/>
              </w:rPr>
              <w:t> : renforcement de l’offre postale dans les DOM</w:t>
            </w:r>
          </w:p>
        </w:tc>
        <w:tc>
          <w:tcPr>
            <w:tcW w:w="1560" w:type="dxa"/>
            <w:hideMark/>
          </w:tcPr>
          <w:p w14:paraId="211BE549"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Principe de miscibilité des enveloppes au sein de la part B</w:t>
            </w:r>
          </w:p>
        </w:tc>
        <w:tc>
          <w:tcPr>
            <w:tcW w:w="1990" w:type="dxa"/>
            <w:hideMark/>
          </w:tcPr>
          <w:p w14:paraId="211BE54A" w14:textId="77777777" w:rsidR="006B6785" w:rsidRPr="00CC234A" w:rsidRDefault="006B6785" w:rsidP="00E80207">
            <w:pPr>
              <w:ind w:hanging="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Volonté de décloisonnement des parts =&gt; définition de priorités avec marges de manœuvre laissées aux CDPPT pour leur répartition et plus grande fongibilité (dont 5 % pour le financement d’expérimentations)</w:t>
            </w:r>
          </w:p>
        </w:tc>
      </w:tr>
      <w:tr w:rsidR="006B6785" w:rsidRPr="00C65635" w14:paraId="211BE558" w14:textId="77777777" w:rsidTr="0014605E">
        <w:tc>
          <w:tcPr>
            <w:cnfStyle w:val="001000000000" w:firstRow="0" w:lastRow="0" w:firstColumn="1" w:lastColumn="0" w:oddVBand="0" w:evenVBand="0" w:oddHBand="0" w:evenHBand="0" w:firstRowFirstColumn="0" w:firstRowLastColumn="0" w:lastRowFirstColumn="0" w:lastRowLastColumn="0"/>
            <w:tcW w:w="1413" w:type="dxa"/>
            <w:hideMark/>
          </w:tcPr>
          <w:p w14:paraId="211BE54C" w14:textId="77777777" w:rsidR="006B6785" w:rsidRPr="00C65635" w:rsidRDefault="006B6785" w:rsidP="00EB47EF">
            <w:pPr>
              <w:ind w:firstLine="0"/>
              <w:rPr>
                <w:rFonts w:ascii="Times New Roman" w:hAnsi="Times New Roman" w:cs="Times New Roman"/>
                <w:b/>
                <w:szCs w:val="21"/>
              </w:rPr>
            </w:pPr>
            <w:r w:rsidRPr="00B80CD4">
              <w:rPr>
                <w:rFonts w:ascii="Times New Roman" w:hAnsi="Times New Roman" w:cs="Times New Roman"/>
                <w:b/>
                <w:sz w:val="18"/>
                <w:szCs w:val="18"/>
              </w:rPr>
              <w:t>Modalités d’évolution du réseau</w:t>
            </w:r>
          </w:p>
        </w:tc>
        <w:tc>
          <w:tcPr>
            <w:tcW w:w="1695" w:type="dxa"/>
            <w:hideMark/>
          </w:tcPr>
          <w:p w14:paraId="211BE54D" w14:textId="77777777" w:rsidR="006B6785" w:rsidRPr="00CC234A" w:rsidRDefault="006B6785" w:rsidP="00D52BF6">
            <w:pPr>
              <w:ind w:firstLine="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diagnostic partagé entre LP et la commune concernée, préalable et formalisé</w:t>
            </w:r>
          </w:p>
          <w:p w14:paraId="211BE54E" w14:textId="77777777" w:rsidR="006B6785" w:rsidRPr="00CC234A" w:rsidRDefault="006B6785" w:rsidP="00D52BF6">
            <w:pPr>
              <w:ind w:firstLine="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accord préalable du maire et du conseil municipal</w:t>
            </w:r>
          </w:p>
        </w:tc>
        <w:tc>
          <w:tcPr>
            <w:tcW w:w="1560" w:type="dxa"/>
          </w:tcPr>
          <w:p w14:paraId="211BE54F"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c>
          <w:tcPr>
            <w:tcW w:w="1990" w:type="dxa"/>
            <w:hideMark/>
          </w:tcPr>
          <w:p w14:paraId="211BE550"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Proposition de La Poste reposant sur trois cas distincts :</w:t>
            </w:r>
          </w:p>
          <w:p w14:paraId="211BE551"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pour les points de contact prioritaires, maintien du dispositif ;</w:t>
            </w:r>
          </w:p>
          <w:p w14:paraId="211BE552"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pour les points de contact non prioritaires mais situés dans des communes à faible densité de population (seuil restant à préciser), dispositif aménagé de présentation argumentée d’un dossier de synthèse par La Poste à la commune et d’accord préalable du maire uniquement ;</w:t>
            </w:r>
          </w:p>
          <w:p w14:paraId="211BE553"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pour tous les autres points de contact, présentation argumentée d’un dossier de synthèse, courrier de formalisation adressé au maire et information des clients et du président de la CDPPT un mois au moins avant la date de la transformation</w:t>
            </w:r>
          </w:p>
          <w:p w14:paraId="211BE554"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Demande de l’AMF :</w:t>
            </w:r>
          </w:p>
          <w:p w14:paraId="211BE555" w14:textId="77777777" w:rsidR="006B6785" w:rsidRPr="00CC234A" w:rsidRDefault="006B6785" w:rsidP="00B80CD4">
            <w:pPr>
              <w:spacing w:before="6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maintien du dispositif actuel pour les communes urbaines disposant d’un seul bureau de poste*, </w:t>
            </w:r>
          </w:p>
          <w:p w14:paraId="211BE556" w14:textId="77777777" w:rsidR="006B6785" w:rsidRPr="00CC234A" w:rsidRDefault="006B6785" w:rsidP="00B80CD4">
            <w:pPr>
              <w:spacing w:after="60"/>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mise en œuvre d’une concertation renforcée entre le maire et le représentant de La Poste pour les autres </w:t>
            </w:r>
          </w:p>
          <w:p w14:paraId="211BE557" w14:textId="77777777" w:rsidR="006B6785" w:rsidRPr="00CC234A" w:rsidRDefault="006B6785" w:rsidP="00B80CD4">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NB : 6397 communes concernées</w:t>
            </w:r>
          </w:p>
        </w:tc>
      </w:tr>
      <w:tr w:rsidR="006B6785" w:rsidRPr="00C65635" w14:paraId="211BE55F" w14:textId="77777777" w:rsidTr="0014605E">
        <w:tc>
          <w:tcPr>
            <w:cnfStyle w:val="001000000000" w:firstRow="0" w:lastRow="0" w:firstColumn="1" w:lastColumn="0" w:oddVBand="0" w:evenVBand="0" w:oddHBand="0" w:evenHBand="0" w:firstRowFirstColumn="0" w:firstRowLastColumn="0" w:lastRowFirstColumn="0" w:lastRowLastColumn="0"/>
            <w:tcW w:w="1413" w:type="dxa"/>
            <w:hideMark/>
          </w:tcPr>
          <w:p w14:paraId="211BE559" w14:textId="77777777" w:rsidR="006B6785" w:rsidRPr="00CC234A" w:rsidRDefault="006B6785" w:rsidP="00EB47EF">
            <w:pPr>
              <w:ind w:firstLine="0"/>
              <w:rPr>
                <w:rFonts w:ascii="Times New Roman" w:hAnsi="Times New Roman" w:cs="Times New Roman"/>
                <w:b/>
                <w:sz w:val="18"/>
                <w:szCs w:val="18"/>
              </w:rPr>
            </w:pPr>
            <w:r w:rsidRPr="00CC234A">
              <w:rPr>
                <w:rFonts w:ascii="Times New Roman" w:hAnsi="Times New Roman" w:cs="Times New Roman"/>
                <w:b/>
                <w:sz w:val="18"/>
                <w:szCs w:val="18"/>
              </w:rPr>
              <w:t>Modalités de modification des horaires</w:t>
            </w:r>
          </w:p>
        </w:tc>
        <w:tc>
          <w:tcPr>
            <w:tcW w:w="1695" w:type="dxa"/>
            <w:hideMark/>
          </w:tcPr>
          <w:p w14:paraId="211BE55A" w14:textId="77777777" w:rsidR="006B6785" w:rsidRPr="00CC234A" w:rsidRDefault="006B6785" w:rsidP="00E6068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modification sans changement d’amplitude globale = information écrite du maire 1 mois avant et information du public avec délais minimaux</w:t>
            </w:r>
          </w:p>
          <w:p w14:paraId="211BE55B" w14:textId="2A03A035" w:rsidR="006B6785" w:rsidRPr="00CC234A" w:rsidRDefault="006B6785" w:rsidP="00E6068A">
            <w:pPr>
              <w:ind w:firstLine="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modification avec changement d’amplitude = rapport écrit</w:t>
            </w:r>
            <w:r w:rsidR="00B540A7">
              <w:rPr>
                <w:rFonts w:ascii="Times New Roman" w:hAnsi="Times New Roman" w:cs="Times New Roman"/>
                <w:sz w:val="18"/>
                <w:szCs w:val="18"/>
              </w:rPr>
              <w:t xml:space="preserve"> </w:t>
            </w:r>
            <w:r w:rsidRPr="00CC234A">
              <w:rPr>
                <w:rFonts w:ascii="Times New Roman" w:hAnsi="Times New Roman" w:cs="Times New Roman"/>
                <w:sz w:val="18"/>
                <w:szCs w:val="18"/>
              </w:rPr>
              <w:t>au maire qui dispose d’un délai de 3 mois pour transmettre ses observations ; une seule évolution d’amplitude autorisée pdt la durée du contrat</w:t>
            </w:r>
          </w:p>
          <w:p w14:paraId="211BE55C" w14:textId="77777777" w:rsidR="006B6785" w:rsidRPr="00CC234A" w:rsidRDefault="006B6785" w:rsidP="00E6068A">
            <w:pPr>
              <w:ind w:firstLine="3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interdiction des modifications ayant pour effet de réduire à moins de 12h l’amplitude hebdomadaire</w:t>
            </w:r>
          </w:p>
        </w:tc>
        <w:tc>
          <w:tcPr>
            <w:tcW w:w="1560" w:type="dxa"/>
            <w:hideMark/>
          </w:tcPr>
          <w:p w14:paraId="211BE55D" w14:textId="77777777" w:rsidR="006B6785" w:rsidRPr="00B80CD4" w:rsidRDefault="006B6785" w:rsidP="00E6068A">
            <w:pPr>
              <w:ind w:firstLine="3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80CD4">
              <w:rPr>
                <w:rFonts w:ascii="Times New Roman" w:hAnsi="Times New Roman" w:cs="Times New Roman"/>
                <w:sz w:val="18"/>
                <w:szCs w:val="18"/>
              </w:rPr>
              <w:t>- extension de l’obligation d’information sur les modifications éventuelles d’horaires lors de la création d’un poste de facteur-guichetier</w:t>
            </w:r>
          </w:p>
        </w:tc>
        <w:tc>
          <w:tcPr>
            <w:tcW w:w="1990" w:type="dxa"/>
            <w:hideMark/>
          </w:tcPr>
          <w:p w14:paraId="211BE55E" w14:textId="5A2CE149" w:rsidR="006B6785" w:rsidRPr="00B80CD4" w:rsidRDefault="006B6785">
            <w:pPr>
              <w:ind w:right="39"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80CD4">
              <w:rPr>
                <w:rFonts w:ascii="Times New Roman" w:hAnsi="Times New Roman" w:cs="Times New Roman"/>
                <w:sz w:val="18"/>
                <w:szCs w:val="18"/>
              </w:rPr>
              <w:t>-</w:t>
            </w:r>
            <w:r w:rsidR="00E6068A">
              <w:rPr>
                <w:rFonts w:ascii="Times New Roman" w:hAnsi="Times New Roman" w:cs="Times New Roman"/>
                <w:sz w:val="18"/>
                <w:szCs w:val="18"/>
              </w:rPr>
              <w:t> </w:t>
            </w:r>
            <w:r w:rsidRPr="00B80CD4">
              <w:rPr>
                <w:rFonts w:ascii="Times New Roman" w:hAnsi="Times New Roman" w:cs="Times New Roman"/>
                <w:sz w:val="18"/>
                <w:szCs w:val="18"/>
              </w:rPr>
              <w:t>probable reconduction</w:t>
            </w:r>
          </w:p>
        </w:tc>
      </w:tr>
    </w:tbl>
    <w:p w14:paraId="211BE561" w14:textId="77777777" w:rsidR="006B6785" w:rsidRPr="00C65635" w:rsidRDefault="006B6785" w:rsidP="006B6785">
      <w:pPr>
        <w:numPr>
          <w:ilvl w:val="0"/>
          <w:numId w:val="40"/>
        </w:numPr>
        <w:spacing w:before="600" w:after="240"/>
        <w:rPr>
          <w:rFonts w:ascii="Times New Roman" w:eastAsia="Times New Roman" w:hAnsi="Times New Roman" w:cs="Times New Roman"/>
          <w:b/>
          <w:szCs w:val="21"/>
          <w:lang w:eastAsia="fr-FR"/>
        </w:rPr>
      </w:pPr>
      <w:r w:rsidRPr="00C65635">
        <w:rPr>
          <w:rFonts w:ascii="Times New Roman" w:eastAsia="Times New Roman" w:hAnsi="Times New Roman" w:cs="Times New Roman"/>
          <w:b/>
          <w:szCs w:val="21"/>
          <w:lang w:eastAsia="fr-FR"/>
        </w:rPr>
        <w:t>L’accessibilité bancaire</w:t>
      </w:r>
    </w:p>
    <w:tbl>
      <w:tblPr>
        <w:tblStyle w:val="TABLEAURAPPORTPUBLICTHMATIQUE"/>
        <w:tblW w:w="6624" w:type="dxa"/>
        <w:tblLayout w:type="fixed"/>
        <w:tblLook w:val="04A0" w:firstRow="1" w:lastRow="0" w:firstColumn="1" w:lastColumn="0" w:noHBand="0" w:noVBand="1"/>
      </w:tblPr>
      <w:tblGrid>
        <w:gridCol w:w="1413"/>
        <w:gridCol w:w="5211"/>
      </w:tblGrid>
      <w:tr w:rsidR="006B6785" w:rsidRPr="00C65635" w14:paraId="211BE563" w14:textId="77777777" w:rsidTr="00B9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4" w:type="dxa"/>
            <w:gridSpan w:val="2"/>
            <w:hideMark/>
          </w:tcPr>
          <w:p w14:paraId="211BE562" w14:textId="77777777" w:rsidR="006B6785" w:rsidRPr="001C0C7F" w:rsidRDefault="006B6785" w:rsidP="004A75C4">
            <w:pPr>
              <w:jc w:val="center"/>
              <w:rPr>
                <w:rFonts w:ascii="Times New Roman" w:hAnsi="Times New Roman" w:cs="Times New Roman"/>
                <w:i w:val="0"/>
                <w:szCs w:val="21"/>
              </w:rPr>
            </w:pPr>
            <w:r w:rsidRPr="001C0C7F">
              <w:rPr>
                <w:rFonts w:ascii="Times New Roman" w:hAnsi="Times New Roman" w:cs="Times New Roman"/>
                <w:i w:val="0"/>
                <w:szCs w:val="21"/>
              </w:rPr>
              <w:t>ACCESSIBILITÉ BANCAIRE</w:t>
            </w:r>
          </w:p>
        </w:tc>
      </w:tr>
      <w:tr w:rsidR="006B6785" w:rsidRPr="00C65635" w14:paraId="211BE567" w14:textId="77777777" w:rsidTr="00B90EB5">
        <w:tc>
          <w:tcPr>
            <w:cnfStyle w:val="001000000000" w:firstRow="0" w:lastRow="0" w:firstColumn="1" w:lastColumn="0" w:oddVBand="0" w:evenVBand="0" w:oddHBand="0" w:evenHBand="0" w:firstRowFirstColumn="0" w:firstRowLastColumn="0" w:lastRowFirstColumn="0" w:lastRowLastColumn="0"/>
            <w:tcW w:w="1413" w:type="dxa"/>
            <w:hideMark/>
          </w:tcPr>
          <w:p w14:paraId="211BE564" w14:textId="77777777" w:rsidR="006B6785" w:rsidRPr="00CC234A" w:rsidRDefault="006B6785" w:rsidP="00EB47EF">
            <w:pPr>
              <w:ind w:firstLine="0"/>
              <w:rPr>
                <w:rFonts w:ascii="Times New Roman" w:hAnsi="Times New Roman" w:cs="Times New Roman"/>
                <w:sz w:val="18"/>
                <w:szCs w:val="18"/>
              </w:rPr>
            </w:pPr>
            <w:r w:rsidRPr="00CC234A">
              <w:rPr>
                <w:rFonts w:ascii="Times New Roman" w:hAnsi="Times New Roman" w:cs="Times New Roman"/>
                <w:sz w:val="18"/>
                <w:szCs w:val="18"/>
              </w:rPr>
              <w:t>Définition</w:t>
            </w:r>
          </w:p>
        </w:tc>
        <w:tc>
          <w:tcPr>
            <w:tcW w:w="5211" w:type="dxa"/>
          </w:tcPr>
          <w:p w14:paraId="211BE565"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principe d’universalité du livret A : LBP « ouvre un livret A à toute personne [personnes physiques, associations mentionnées au 5 de l'article 206 du code général des impôts, organismes d'habitations à loyer modéré et syndicats de copropriétaires] qui en fait la demande » (article L. 221-2 du code monétaire et financier)</w:t>
            </w:r>
          </w:p>
          <w:p w14:paraId="211BE566"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sujétions spécifiques fixées par voie réglementaire (montants minimaux des opérations individuelles de retrait et de dépôt ; liste des opérations autorisées)</w:t>
            </w:r>
          </w:p>
        </w:tc>
      </w:tr>
      <w:tr w:rsidR="006B6785" w:rsidRPr="00C65635" w14:paraId="211BE56B" w14:textId="77777777" w:rsidTr="00B90EB5">
        <w:tc>
          <w:tcPr>
            <w:cnfStyle w:val="001000000000" w:firstRow="0" w:lastRow="0" w:firstColumn="1" w:lastColumn="0" w:oddVBand="0" w:evenVBand="0" w:oddHBand="0" w:evenHBand="0" w:firstRowFirstColumn="0" w:firstRowLastColumn="0" w:lastRowFirstColumn="0" w:lastRowLastColumn="0"/>
            <w:tcW w:w="1413" w:type="dxa"/>
            <w:hideMark/>
          </w:tcPr>
          <w:p w14:paraId="211BE568" w14:textId="77777777" w:rsidR="006B6785" w:rsidRPr="00CC234A" w:rsidRDefault="006B6785" w:rsidP="00EB47EF">
            <w:pPr>
              <w:ind w:firstLine="0"/>
              <w:rPr>
                <w:rFonts w:ascii="Times New Roman" w:hAnsi="Times New Roman" w:cs="Times New Roman"/>
                <w:sz w:val="18"/>
                <w:szCs w:val="18"/>
              </w:rPr>
            </w:pPr>
            <w:r w:rsidRPr="00CC234A">
              <w:rPr>
                <w:rFonts w:ascii="Times New Roman" w:hAnsi="Times New Roman" w:cs="Times New Roman"/>
                <w:sz w:val="18"/>
                <w:szCs w:val="18"/>
              </w:rPr>
              <w:t>Base juridique</w:t>
            </w:r>
          </w:p>
        </w:tc>
        <w:tc>
          <w:tcPr>
            <w:tcW w:w="5211" w:type="dxa"/>
          </w:tcPr>
          <w:p w14:paraId="211BE569"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art. L. 221-1 et s., L. 518-25 et s. et R. 221-1 et s. du code monétaire et financier</w:t>
            </w:r>
          </w:p>
          <w:p w14:paraId="211BE56A"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convention entre l’État et LBP qui précise les conditions applicables à cet établissement pour la distribution et le fonctionnement du livret A</w:t>
            </w:r>
          </w:p>
        </w:tc>
      </w:tr>
      <w:tr w:rsidR="006B6785" w:rsidRPr="00C65635" w14:paraId="211BE572" w14:textId="77777777" w:rsidTr="00B90EB5">
        <w:tc>
          <w:tcPr>
            <w:cnfStyle w:val="001000000000" w:firstRow="0" w:lastRow="0" w:firstColumn="1" w:lastColumn="0" w:oddVBand="0" w:evenVBand="0" w:oddHBand="0" w:evenHBand="0" w:firstRowFirstColumn="0" w:firstRowLastColumn="0" w:lastRowFirstColumn="0" w:lastRowLastColumn="0"/>
            <w:tcW w:w="1413" w:type="dxa"/>
            <w:hideMark/>
          </w:tcPr>
          <w:p w14:paraId="211BE56C" w14:textId="77777777" w:rsidR="006B6785" w:rsidRPr="00CC234A" w:rsidRDefault="006B6785" w:rsidP="00EB47EF">
            <w:pPr>
              <w:ind w:firstLine="0"/>
              <w:rPr>
                <w:rFonts w:ascii="Times New Roman" w:hAnsi="Times New Roman" w:cs="Times New Roman"/>
                <w:sz w:val="18"/>
                <w:szCs w:val="18"/>
              </w:rPr>
            </w:pPr>
            <w:r w:rsidRPr="00CC234A">
              <w:rPr>
                <w:rFonts w:ascii="Times New Roman" w:hAnsi="Times New Roman" w:cs="Times New Roman"/>
                <w:sz w:val="18"/>
                <w:szCs w:val="18"/>
              </w:rPr>
              <w:t>Modalités</w:t>
            </w:r>
          </w:p>
        </w:tc>
        <w:tc>
          <w:tcPr>
            <w:tcW w:w="5211" w:type="dxa"/>
          </w:tcPr>
          <w:p w14:paraId="211BE56D" w14:textId="06CB80B2"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CC234A">
              <w:rPr>
                <w:rFonts w:ascii="Times New Roman" w:hAnsi="Times New Roman" w:cs="Times New Roman"/>
                <w:sz w:val="18"/>
                <w:szCs w:val="18"/>
                <w:lang w:eastAsia="fr-FR"/>
              </w:rPr>
              <w:t>- montant minimal des opérations individuelles de retrait ou de dépôt en espèces fixé à 1,5 € (contre 10 € pour les autres banques)</w:t>
            </w:r>
            <w:r w:rsidR="00E6068A">
              <w:rPr>
                <w:rFonts w:ascii="Times New Roman" w:hAnsi="Times New Roman" w:cs="Times New Roman"/>
                <w:sz w:val="18"/>
                <w:szCs w:val="18"/>
                <w:lang w:eastAsia="fr-FR"/>
              </w:rPr>
              <w:t> </w:t>
            </w:r>
            <w:r w:rsidRPr="00CC234A">
              <w:rPr>
                <w:rFonts w:ascii="Times New Roman" w:hAnsi="Times New Roman" w:cs="Times New Roman"/>
                <w:sz w:val="18"/>
                <w:szCs w:val="18"/>
                <w:lang w:eastAsia="fr-FR"/>
              </w:rPr>
              <w:t xml:space="preserve">; </w:t>
            </w:r>
          </w:p>
          <w:p w14:paraId="211BE56E"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CC234A">
              <w:rPr>
                <w:rFonts w:ascii="Times New Roman" w:hAnsi="Times New Roman" w:cs="Times New Roman"/>
                <w:sz w:val="18"/>
                <w:szCs w:val="18"/>
                <w:lang w:eastAsia="fr-FR"/>
              </w:rPr>
              <w:t xml:space="preserve">- obligation pour LBP de procéder gratuitement à l’ensemble des opérations suivantes sur les livrets A : </w:t>
            </w:r>
          </w:p>
          <w:p w14:paraId="211BE56F" w14:textId="77777777" w:rsidR="006B6785" w:rsidRPr="00CC234A" w:rsidRDefault="006B6785" w:rsidP="006B6785">
            <w:pPr>
              <w:numPr>
                <w:ilvl w:val="0"/>
                <w:numId w:val="43"/>
              </w:numPr>
              <w:ind w:firstLine="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lang w:eastAsia="fr-FR"/>
              </w:rPr>
              <w:t>domiciliation des versements relatifs (i) aux prestations sociales versées par les collectivités publiques et les organismes de sécurité sociale et (ii) aux pensions des agents publics ;</w:t>
            </w:r>
          </w:p>
          <w:p w14:paraId="211BE570" w14:textId="77777777" w:rsidR="006B6785" w:rsidRPr="00CC234A" w:rsidRDefault="006B6785" w:rsidP="006B6785">
            <w:pPr>
              <w:numPr>
                <w:ilvl w:val="0"/>
                <w:numId w:val="43"/>
              </w:numPr>
              <w:ind w:firstLine="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lang w:eastAsia="fr-FR"/>
              </w:rPr>
              <w:t>domiciliation des prélèvements relatifs au paiement (i) de l’impôt sur le revenu, de la taxe d’habitation, des taxes foncières ou de la redevance audiovisuelle, (ii) des quittances d’eau, de gaz ou d’électricité et (iii) des loyers dus aux organismes d’habitation à loyer modéré et aux sociétés d’économie mixte gérant des logements sociaux).</w:t>
            </w:r>
          </w:p>
          <w:p w14:paraId="211BE571" w14:textId="77777777" w:rsidR="006B6785" w:rsidRPr="00CC234A" w:rsidRDefault="006B6785" w:rsidP="0014605E">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un certain nombre de prestations commerciales assurées en sus</w:t>
            </w:r>
          </w:p>
        </w:tc>
      </w:tr>
      <w:tr w:rsidR="006B6785" w:rsidRPr="00C65635" w14:paraId="211BE576" w14:textId="77777777" w:rsidTr="00B90EB5">
        <w:tc>
          <w:tcPr>
            <w:cnfStyle w:val="001000000000" w:firstRow="0" w:lastRow="0" w:firstColumn="1" w:lastColumn="0" w:oddVBand="0" w:evenVBand="0" w:oddHBand="0" w:evenHBand="0" w:firstRowFirstColumn="0" w:firstRowLastColumn="0" w:lastRowFirstColumn="0" w:lastRowLastColumn="0"/>
            <w:tcW w:w="1413" w:type="dxa"/>
            <w:hideMark/>
          </w:tcPr>
          <w:p w14:paraId="211BE573" w14:textId="77777777" w:rsidR="006B6785" w:rsidRPr="00CC234A" w:rsidRDefault="006B6785" w:rsidP="00EB47EF">
            <w:pPr>
              <w:ind w:firstLine="0"/>
              <w:rPr>
                <w:rFonts w:ascii="Times New Roman" w:hAnsi="Times New Roman" w:cs="Times New Roman"/>
                <w:sz w:val="18"/>
                <w:szCs w:val="18"/>
              </w:rPr>
            </w:pPr>
            <w:r w:rsidRPr="00CC234A">
              <w:rPr>
                <w:rFonts w:ascii="Times New Roman" w:hAnsi="Times New Roman" w:cs="Times New Roman"/>
                <w:sz w:val="18"/>
                <w:szCs w:val="18"/>
              </w:rPr>
              <w:t>Compensation</w:t>
            </w:r>
          </w:p>
        </w:tc>
        <w:tc>
          <w:tcPr>
            <w:tcW w:w="5211" w:type="dxa"/>
          </w:tcPr>
          <w:p w14:paraId="211BE574" w14:textId="6825ED1D"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LBP perçoit une rémunération complémentaire au titre des obligations spécifiques qui lui incombent en matière de distribution et de fonctionnement du livret A ; montant annuel fixé par arrêté du ministre chargé de l'économie (art. R. 221-8 du code monétaire et financier)</w:t>
            </w:r>
          </w:p>
          <w:p w14:paraId="211BE575" w14:textId="77777777" w:rsidR="006B6785" w:rsidRPr="00CC234A" w:rsidRDefault="006B6785" w:rsidP="0014605E">
            <w:pPr>
              <w:spacing w:befor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montant dégressif (- 13 % entre 2010 et 2015 ; - 36 % prévus entre 2015 et 2020)</w:t>
            </w:r>
          </w:p>
        </w:tc>
      </w:tr>
      <w:tr w:rsidR="006B6785" w:rsidRPr="00C65635" w14:paraId="211BE578" w14:textId="77777777" w:rsidTr="00B90EB5">
        <w:tc>
          <w:tcPr>
            <w:cnfStyle w:val="001000000000" w:firstRow="0" w:lastRow="0" w:firstColumn="1" w:lastColumn="0" w:oddVBand="0" w:evenVBand="0" w:oddHBand="0" w:evenHBand="0" w:firstRowFirstColumn="0" w:firstRowLastColumn="0" w:lastRowFirstColumn="0" w:lastRowLastColumn="0"/>
            <w:tcW w:w="6624" w:type="dxa"/>
            <w:gridSpan w:val="2"/>
          </w:tcPr>
          <w:p w14:paraId="211BE577" w14:textId="77777777" w:rsidR="006B6785" w:rsidRPr="00CC234A" w:rsidRDefault="006B6785" w:rsidP="004A75C4">
            <w:pPr>
              <w:rPr>
                <w:rFonts w:ascii="Times New Roman" w:hAnsi="Times New Roman" w:cs="Times New Roman"/>
                <w:sz w:val="18"/>
                <w:szCs w:val="18"/>
              </w:rPr>
            </w:pPr>
          </w:p>
        </w:tc>
      </w:tr>
      <w:tr w:rsidR="006B6785" w:rsidRPr="00C65635" w14:paraId="211BE57E" w14:textId="77777777" w:rsidTr="00B90EB5">
        <w:tc>
          <w:tcPr>
            <w:cnfStyle w:val="001000000000" w:firstRow="0" w:lastRow="0" w:firstColumn="1" w:lastColumn="0" w:oddVBand="0" w:evenVBand="0" w:oddHBand="0" w:evenHBand="0" w:firstRowFirstColumn="0" w:firstRowLastColumn="0" w:lastRowFirstColumn="0" w:lastRowLastColumn="0"/>
            <w:tcW w:w="1413" w:type="dxa"/>
            <w:hideMark/>
          </w:tcPr>
          <w:p w14:paraId="211BE579" w14:textId="77777777" w:rsidR="006B6785" w:rsidRPr="00CC234A" w:rsidRDefault="006B6785" w:rsidP="00EB47EF">
            <w:pPr>
              <w:ind w:firstLine="0"/>
              <w:rPr>
                <w:rFonts w:ascii="Times New Roman" w:hAnsi="Times New Roman" w:cs="Times New Roman"/>
                <w:sz w:val="18"/>
                <w:szCs w:val="18"/>
              </w:rPr>
            </w:pPr>
            <w:r w:rsidRPr="00CC234A">
              <w:rPr>
                <w:rFonts w:ascii="Times New Roman" w:hAnsi="Times New Roman" w:cs="Times New Roman"/>
                <w:sz w:val="18"/>
                <w:szCs w:val="18"/>
              </w:rPr>
              <w:t>Coûts 2014</w:t>
            </w:r>
          </w:p>
        </w:tc>
        <w:tc>
          <w:tcPr>
            <w:tcW w:w="5211" w:type="dxa"/>
          </w:tcPr>
          <w:p w14:paraId="211BE57A" w14:textId="77777777" w:rsidR="006B6785" w:rsidRPr="00CC234A" w:rsidRDefault="006B6785" w:rsidP="00E6068A">
            <w:pPr>
              <w:ind w:firstLine="17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Estimations issues de la comptabilité réglementaire de La Poste :</w:t>
            </w:r>
          </w:p>
          <w:p w14:paraId="211BE57B" w14:textId="77777777" w:rsidR="006B6785" w:rsidRPr="00CC234A" w:rsidRDefault="006B6785" w:rsidP="006B6785">
            <w:pPr>
              <w:numPr>
                <w:ilvl w:val="0"/>
                <w:numId w:val="42"/>
              </w:numPr>
              <w:ind w:firstLine="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coûts attribuables : 625 M€</w:t>
            </w:r>
          </w:p>
          <w:p w14:paraId="211BE57C" w14:textId="77777777" w:rsidR="006B6785" w:rsidRPr="00CC234A" w:rsidRDefault="006B6785" w:rsidP="006B6785">
            <w:pPr>
              <w:numPr>
                <w:ilvl w:val="0"/>
                <w:numId w:val="42"/>
              </w:numPr>
              <w:ind w:firstLine="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chiffre d’affaire : 312 M€</w:t>
            </w:r>
          </w:p>
          <w:p w14:paraId="211BE57D" w14:textId="77777777" w:rsidR="006B6785" w:rsidRPr="00CC234A" w:rsidRDefault="006B6785" w:rsidP="006B6785">
            <w:pPr>
              <w:numPr>
                <w:ilvl w:val="0"/>
                <w:numId w:val="42"/>
              </w:numPr>
              <w:ind w:firstLine="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déficit net (après compensation) : 72 M€</w:t>
            </w:r>
          </w:p>
        </w:tc>
      </w:tr>
      <w:tr w:rsidR="006B6785" w:rsidRPr="00C65635" w14:paraId="211BE581" w14:textId="77777777" w:rsidTr="00B90EB5">
        <w:tc>
          <w:tcPr>
            <w:cnfStyle w:val="001000000000" w:firstRow="0" w:lastRow="0" w:firstColumn="1" w:lastColumn="0" w:oddVBand="0" w:evenVBand="0" w:oddHBand="0" w:evenHBand="0" w:firstRowFirstColumn="0" w:firstRowLastColumn="0" w:lastRowFirstColumn="0" w:lastRowLastColumn="0"/>
            <w:tcW w:w="1413" w:type="dxa"/>
          </w:tcPr>
          <w:p w14:paraId="211BE57F" w14:textId="77777777" w:rsidR="006B6785" w:rsidRPr="00CC234A" w:rsidRDefault="006B6785" w:rsidP="00EB47EF">
            <w:pPr>
              <w:ind w:firstLine="0"/>
              <w:rPr>
                <w:rFonts w:ascii="Times New Roman" w:hAnsi="Times New Roman" w:cs="Times New Roman"/>
                <w:sz w:val="18"/>
                <w:szCs w:val="18"/>
              </w:rPr>
            </w:pPr>
          </w:p>
        </w:tc>
        <w:tc>
          <w:tcPr>
            <w:tcW w:w="5211" w:type="dxa"/>
          </w:tcPr>
          <w:p w14:paraId="211BE580"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p>
        </w:tc>
      </w:tr>
      <w:tr w:rsidR="006B6785" w:rsidRPr="00C65635" w14:paraId="211BE585" w14:textId="77777777" w:rsidTr="00B90EB5">
        <w:tc>
          <w:tcPr>
            <w:cnfStyle w:val="001000000000" w:firstRow="0" w:lastRow="0" w:firstColumn="1" w:lastColumn="0" w:oddVBand="0" w:evenVBand="0" w:oddHBand="0" w:evenHBand="0" w:firstRowFirstColumn="0" w:firstRowLastColumn="0" w:lastRowFirstColumn="0" w:lastRowLastColumn="0"/>
            <w:tcW w:w="1413" w:type="dxa"/>
            <w:hideMark/>
          </w:tcPr>
          <w:p w14:paraId="211BE582" w14:textId="77777777" w:rsidR="006B6785" w:rsidRPr="00CC234A" w:rsidRDefault="006B6785" w:rsidP="00EB47EF">
            <w:pPr>
              <w:ind w:firstLine="0"/>
              <w:rPr>
                <w:rFonts w:ascii="Times New Roman" w:hAnsi="Times New Roman" w:cs="Times New Roman"/>
                <w:sz w:val="18"/>
                <w:szCs w:val="18"/>
              </w:rPr>
            </w:pPr>
            <w:r w:rsidRPr="00CC234A">
              <w:rPr>
                <w:rFonts w:ascii="Times New Roman" w:hAnsi="Times New Roman" w:cs="Times New Roman"/>
                <w:sz w:val="18"/>
                <w:szCs w:val="18"/>
              </w:rPr>
              <w:t>Actualité et enjeux</w:t>
            </w:r>
          </w:p>
        </w:tc>
        <w:tc>
          <w:tcPr>
            <w:tcW w:w="5211" w:type="dxa"/>
          </w:tcPr>
          <w:p w14:paraId="211BE583" w14:textId="77777777" w:rsidR="006B6785" w:rsidRPr="00CC234A" w:rsidRDefault="006B6785" w:rsidP="005A12BC">
            <w:pPr>
              <w:ind w:firstLine="17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xml:space="preserve">- renchérissement des coûts pour LBP en raison des conditions actuelles de taux du livret A </w:t>
            </w:r>
          </w:p>
          <w:p w14:paraId="211BE584" w14:textId="77777777" w:rsidR="006B6785" w:rsidRPr="00CC234A" w:rsidRDefault="006B6785" w:rsidP="005A12BC">
            <w:pPr>
              <w:ind w:firstLine="17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notification de la nouvelle trajectoire de compensation à la Commission avec obligation de modifier la méthodologie d’évaluation du coût de la mission afin de produire un scénario contrefactuel</w:t>
            </w:r>
          </w:p>
        </w:tc>
      </w:tr>
      <w:tr w:rsidR="006B6785" w:rsidRPr="00C65635" w14:paraId="211BE588" w14:textId="77777777" w:rsidTr="00B90EB5">
        <w:tc>
          <w:tcPr>
            <w:cnfStyle w:val="001000000000" w:firstRow="0" w:lastRow="0" w:firstColumn="1" w:lastColumn="0" w:oddVBand="0" w:evenVBand="0" w:oddHBand="0" w:evenHBand="0" w:firstRowFirstColumn="0" w:firstRowLastColumn="0" w:lastRowFirstColumn="0" w:lastRowLastColumn="0"/>
            <w:tcW w:w="1413" w:type="dxa"/>
          </w:tcPr>
          <w:p w14:paraId="211BE586" w14:textId="77777777" w:rsidR="006B6785" w:rsidRPr="00C65635" w:rsidRDefault="006B6785" w:rsidP="00EB47EF">
            <w:pPr>
              <w:ind w:firstLine="0"/>
              <w:rPr>
                <w:rFonts w:ascii="Times New Roman" w:hAnsi="Times New Roman" w:cs="Times New Roman"/>
                <w:szCs w:val="21"/>
              </w:rPr>
            </w:pPr>
          </w:p>
        </w:tc>
        <w:tc>
          <w:tcPr>
            <w:tcW w:w="5211" w:type="dxa"/>
          </w:tcPr>
          <w:p w14:paraId="211BE587" w14:textId="77777777" w:rsidR="006B6785" w:rsidRPr="00C65635"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6B6785" w:rsidRPr="00C65635" w14:paraId="211BE58B" w14:textId="77777777" w:rsidTr="00B90EB5">
        <w:tc>
          <w:tcPr>
            <w:cnfStyle w:val="001000000000" w:firstRow="0" w:lastRow="0" w:firstColumn="1" w:lastColumn="0" w:oddVBand="0" w:evenVBand="0" w:oddHBand="0" w:evenHBand="0" w:firstRowFirstColumn="0" w:firstRowLastColumn="0" w:lastRowFirstColumn="0" w:lastRowLastColumn="0"/>
            <w:tcW w:w="1413" w:type="dxa"/>
            <w:hideMark/>
          </w:tcPr>
          <w:p w14:paraId="211BE589" w14:textId="785AD6A8" w:rsidR="006B6785" w:rsidRPr="00CC234A" w:rsidRDefault="006B6785" w:rsidP="00165A22">
            <w:pPr>
              <w:ind w:firstLine="0"/>
              <w:rPr>
                <w:rFonts w:ascii="Times New Roman" w:hAnsi="Times New Roman" w:cs="Times New Roman"/>
                <w:sz w:val="18"/>
                <w:szCs w:val="18"/>
              </w:rPr>
            </w:pPr>
            <w:r w:rsidRPr="00CC234A">
              <w:rPr>
                <w:rFonts w:ascii="Times New Roman" w:hAnsi="Times New Roman" w:cs="Times New Roman"/>
                <w:sz w:val="18"/>
                <w:szCs w:val="18"/>
              </w:rPr>
              <w:t>Niveaux d’intervention possible</w:t>
            </w:r>
          </w:p>
        </w:tc>
        <w:tc>
          <w:tcPr>
            <w:tcW w:w="5211" w:type="dxa"/>
          </w:tcPr>
          <w:p w14:paraId="211BE58A" w14:textId="77777777" w:rsidR="006B6785" w:rsidRPr="00CC234A" w:rsidRDefault="006B6785" w:rsidP="004A75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CC234A">
              <w:rPr>
                <w:rFonts w:ascii="Times New Roman" w:hAnsi="Times New Roman" w:cs="Times New Roman"/>
                <w:sz w:val="18"/>
                <w:szCs w:val="18"/>
              </w:rPr>
              <w:t>- remise à plat de la mission, de ses objectifs et de ses moyens au regard des dispositifs en faveur de l’inclusion bancaire existant par ailleurs</w:t>
            </w:r>
          </w:p>
        </w:tc>
      </w:tr>
    </w:tbl>
    <w:p w14:paraId="211BE58C" w14:textId="77777777" w:rsidR="006B6785" w:rsidRDefault="006B6785" w:rsidP="006B6785">
      <w:pPr>
        <w:rPr>
          <w:lang w:eastAsia="fr-FR"/>
        </w:rPr>
      </w:pPr>
    </w:p>
    <w:p w14:paraId="211BE58D" w14:textId="3C6A088B" w:rsidR="006B6785" w:rsidRDefault="00CC234A" w:rsidP="006B6785">
      <w:pPr>
        <w:pStyle w:val="TitreAnnexe"/>
      </w:pPr>
      <w:bookmarkStart w:id="2237" w:name="_Toc463433932"/>
      <w:bookmarkStart w:id="2238" w:name="_Toc463434098"/>
      <w:bookmarkStart w:id="2239" w:name="_Toc463439760"/>
      <w:bookmarkStart w:id="2240" w:name="_Toc463518305"/>
      <w:bookmarkStart w:id="2241" w:name="_Toc464729772"/>
      <w:r>
        <w:t>l</w:t>
      </w:r>
      <w:r w:rsidR="006B6785">
        <w:t>es plans stratégiques de La Poste depuis 2008 et leurs actualisations successives</w:t>
      </w:r>
      <w:bookmarkEnd w:id="2237"/>
      <w:bookmarkEnd w:id="2238"/>
      <w:bookmarkEnd w:id="2239"/>
      <w:bookmarkEnd w:id="2240"/>
      <w:bookmarkEnd w:id="2241"/>
      <w:r w:rsidR="006B6785">
        <w:t xml:space="preserve"> </w:t>
      </w:r>
    </w:p>
    <w:p w14:paraId="211BE58E" w14:textId="77777777" w:rsidR="006B6785" w:rsidRPr="003B6DD9" w:rsidRDefault="006B6785" w:rsidP="00232FD0">
      <w:pPr>
        <w:ind w:firstLine="0"/>
        <w:jc w:val="left"/>
        <w:rPr>
          <w:lang w:eastAsia="fr-FR"/>
        </w:rPr>
      </w:pPr>
      <w:r w:rsidRPr="00270E7A">
        <w:rPr>
          <w:rFonts w:ascii="Times New Roman" w:eastAsia="Times New Roman" w:hAnsi="Times New Roman" w:cs="Times New Roman"/>
          <w:noProof/>
          <w:sz w:val="24"/>
          <w:szCs w:val="24"/>
          <w:lang w:eastAsia="fr-FR"/>
        </w:rPr>
        <w:drawing>
          <wp:inline distT="0" distB="0" distL="0" distR="0" wp14:anchorId="211BF373" wp14:editId="016536F2">
            <wp:extent cx="4049779" cy="3348000"/>
            <wp:effectExtent l="0" t="0" r="8255"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049779" cy="3348000"/>
                    </a:xfrm>
                    <a:prstGeom prst="rect">
                      <a:avLst/>
                    </a:prstGeom>
                    <a:noFill/>
                    <a:ln>
                      <a:noFill/>
                    </a:ln>
                  </pic:spPr>
                </pic:pic>
              </a:graphicData>
            </a:graphic>
          </wp:inline>
        </w:drawing>
      </w:r>
    </w:p>
    <w:p w14:paraId="211BE58F" w14:textId="77777777" w:rsidR="006B6785" w:rsidRDefault="006B6785" w:rsidP="006B6785">
      <w:pPr>
        <w:rPr>
          <w:lang w:eastAsia="fr-FR"/>
        </w:rPr>
      </w:pPr>
      <w:r>
        <w:rPr>
          <w:lang w:eastAsia="fr-FR"/>
        </w:rPr>
        <w:br w:type="page"/>
      </w:r>
    </w:p>
    <w:p w14:paraId="211BE590" w14:textId="6532C1C2" w:rsidR="006B6785" w:rsidRDefault="00CC234A" w:rsidP="006B6785">
      <w:pPr>
        <w:pStyle w:val="TitreAnnexe"/>
      </w:pPr>
      <w:bookmarkStart w:id="2242" w:name="_Toc463433933"/>
      <w:bookmarkStart w:id="2243" w:name="_Toc463434099"/>
      <w:bookmarkStart w:id="2244" w:name="_Toc463439761"/>
      <w:bookmarkStart w:id="2245" w:name="_Toc463518306"/>
      <w:bookmarkStart w:id="2246" w:name="_Toc464729773"/>
      <w:r>
        <w:t>p</w:t>
      </w:r>
      <w:r w:rsidR="006B6785">
        <w:t>rincipaux évènements ayant affecté le groupe La Poste depuis 2010</w:t>
      </w:r>
      <w:bookmarkEnd w:id="2242"/>
      <w:bookmarkEnd w:id="2243"/>
      <w:bookmarkEnd w:id="2244"/>
      <w:bookmarkEnd w:id="2245"/>
      <w:bookmarkEnd w:id="2246"/>
      <w:r w:rsidR="006B6785">
        <w:t xml:space="preserve"> </w:t>
      </w:r>
    </w:p>
    <w:p w14:paraId="211BE591" w14:textId="77777777" w:rsidR="006B6785" w:rsidRDefault="006B6785" w:rsidP="006B6785">
      <w:pPr>
        <w:pStyle w:val="Sous-titre1"/>
      </w:pPr>
      <w:r>
        <w:t>Année 2010</w:t>
      </w:r>
    </w:p>
    <w:p w14:paraId="211BE592" w14:textId="5503CC82" w:rsidR="006B6785" w:rsidRPr="00C65635" w:rsidRDefault="006B6785" w:rsidP="006B6785">
      <w:pPr>
        <w:spacing w:after="0"/>
        <w:rPr>
          <w:rFonts w:ascii="Times New Roman" w:eastAsia="Times New Roman" w:hAnsi="Times New Roman" w:cs="Times New Roman"/>
          <w:color w:val="000000"/>
          <w:szCs w:val="21"/>
        </w:rPr>
      </w:pPr>
      <w:r w:rsidRPr="00C65635">
        <w:rPr>
          <w:rFonts w:ascii="Times New Roman" w:eastAsia="Times New Roman" w:hAnsi="Times New Roman" w:cs="Times New Roman"/>
          <w:i/>
          <w:color w:val="000000"/>
          <w:szCs w:val="21"/>
        </w:rPr>
        <w:t>1</w:t>
      </w:r>
      <w:r w:rsidRPr="00C65635">
        <w:rPr>
          <w:rFonts w:ascii="Times New Roman" w:eastAsia="Times New Roman" w:hAnsi="Times New Roman" w:cs="Times New Roman"/>
          <w:i/>
          <w:color w:val="000000"/>
          <w:szCs w:val="21"/>
          <w:vertAlign w:val="superscript"/>
        </w:rPr>
        <w:t>er</w:t>
      </w:r>
      <w:r w:rsidRPr="00C65635">
        <w:rPr>
          <w:rFonts w:ascii="Times New Roman" w:eastAsia="Times New Roman" w:hAnsi="Times New Roman" w:cs="Times New Roman"/>
          <w:i/>
          <w:color w:val="000000"/>
          <w:szCs w:val="21"/>
        </w:rPr>
        <w:t xml:space="preserve"> mars </w:t>
      </w:r>
      <w:r w:rsidRPr="00C65635">
        <w:rPr>
          <w:rFonts w:ascii="Times New Roman" w:eastAsia="Times New Roman" w:hAnsi="Times New Roman" w:cs="Times New Roman"/>
          <w:color w:val="000000"/>
          <w:szCs w:val="21"/>
        </w:rPr>
        <w:t xml:space="preserve">: </w:t>
      </w:r>
      <w:r>
        <w:rPr>
          <w:rFonts w:ascii="Times New Roman" w:eastAsia="Times New Roman" w:hAnsi="Times New Roman" w:cs="Times New Roman"/>
          <w:color w:val="000000"/>
          <w:szCs w:val="21"/>
        </w:rPr>
        <w:t xml:space="preserve">jusqu’alors </w:t>
      </w:r>
      <w:r w:rsidRPr="00C65635">
        <w:rPr>
          <w:rFonts w:ascii="Times New Roman" w:eastAsia="Times New Roman" w:hAnsi="Times New Roman" w:cs="Times New Roman"/>
          <w:color w:val="000000"/>
          <w:szCs w:val="21"/>
        </w:rPr>
        <w:t>établissement public industriel et commercial, La Poste devient une société anonyme à capitaux 100</w:t>
      </w:r>
      <w:r w:rsidR="00E21048">
        <w:rPr>
          <w:rFonts w:ascii="Times New Roman" w:eastAsia="Times New Roman" w:hAnsi="Times New Roman" w:cs="Times New Roman"/>
          <w:color w:val="000000"/>
          <w:szCs w:val="21"/>
        </w:rPr>
        <w:t> </w:t>
      </w:r>
      <w:r w:rsidRPr="00C65635">
        <w:rPr>
          <w:rFonts w:ascii="Times New Roman" w:eastAsia="Times New Roman" w:hAnsi="Times New Roman" w:cs="Times New Roman"/>
          <w:color w:val="000000"/>
          <w:szCs w:val="21"/>
        </w:rPr>
        <w:t>% publics.</w:t>
      </w:r>
    </w:p>
    <w:p w14:paraId="211BE593" w14:textId="77777777" w:rsidR="006B6785" w:rsidRPr="00C65635" w:rsidRDefault="006B6785" w:rsidP="006B6785">
      <w:pPr>
        <w:spacing w:after="0"/>
        <w:rPr>
          <w:rFonts w:ascii="Times New Roman" w:eastAsia="Times New Roman" w:hAnsi="Times New Roman" w:cs="Times New Roman"/>
          <w:color w:val="000000"/>
          <w:szCs w:val="21"/>
        </w:rPr>
      </w:pPr>
      <w:r w:rsidRPr="00C65635">
        <w:rPr>
          <w:rFonts w:ascii="Times New Roman" w:eastAsia="Times New Roman" w:hAnsi="Times New Roman" w:cs="Times New Roman"/>
          <w:i/>
          <w:color w:val="000000"/>
          <w:szCs w:val="21"/>
        </w:rPr>
        <w:t>15 avril</w:t>
      </w:r>
      <w:r w:rsidRPr="00C65635">
        <w:rPr>
          <w:rFonts w:ascii="Times New Roman" w:eastAsia="Times New Roman" w:hAnsi="Times New Roman" w:cs="Times New Roman"/>
          <w:color w:val="000000"/>
          <w:szCs w:val="21"/>
        </w:rPr>
        <w:t> : adoption du plan stratégique 2010-2015 « Ambition 2015 »</w:t>
      </w:r>
      <w:r>
        <w:rPr>
          <w:rFonts w:ascii="Times New Roman" w:eastAsia="Times New Roman" w:hAnsi="Times New Roman" w:cs="Times New Roman"/>
          <w:color w:val="000000"/>
          <w:szCs w:val="21"/>
        </w:rPr>
        <w:t xml:space="preserve">, qui fixe un </w:t>
      </w:r>
      <w:r w:rsidRPr="00C65635">
        <w:rPr>
          <w:rFonts w:ascii="Times New Roman" w:eastAsia="Times New Roman" w:hAnsi="Times New Roman" w:cs="Times New Roman"/>
          <w:color w:val="000000"/>
          <w:szCs w:val="21"/>
        </w:rPr>
        <w:t xml:space="preserve">objectif de chiffre d’affaires de 22Md€ </w:t>
      </w:r>
      <w:r>
        <w:rPr>
          <w:rFonts w:ascii="Times New Roman" w:eastAsia="Times New Roman" w:hAnsi="Times New Roman" w:cs="Times New Roman"/>
          <w:color w:val="000000"/>
          <w:szCs w:val="21"/>
        </w:rPr>
        <w:t xml:space="preserve">et un </w:t>
      </w:r>
      <w:r w:rsidRPr="00C65635">
        <w:rPr>
          <w:rFonts w:ascii="Times New Roman" w:eastAsia="Times New Roman" w:hAnsi="Times New Roman" w:cs="Times New Roman"/>
          <w:color w:val="000000"/>
          <w:szCs w:val="21"/>
        </w:rPr>
        <w:t>objectif de résultat d’exploitation de 1,7Md€ en 2015.</w:t>
      </w:r>
    </w:p>
    <w:p w14:paraId="211BE594" w14:textId="77777777" w:rsidR="006B6785" w:rsidRPr="000374DB" w:rsidRDefault="006B6785" w:rsidP="006B6785">
      <w:pPr>
        <w:pStyle w:val="Sous-titre1"/>
      </w:pPr>
      <w:r w:rsidRPr="000374DB">
        <w:t>Année 2011</w:t>
      </w:r>
    </w:p>
    <w:p w14:paraId="211BE595"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1</w:t>
      </w:r>
      <w:r w:rsidRPr="00C65635">
        <w:rPr>
          <w:rFonts w:ascii="Times New Roman" w:eastAsia="Times New Roman" w:hAnsi="Times New Roman" w:cs="Times New Roman"/>
          <w:i/>
          <w:szCs w:val="21"/>
          <w:vertAlign w:val="superscript"/>
        </w:rPr>
        <w:t>er</w:t>
      </w:r>
      <w:r w:rsidRPr="00C65635">
        <w:rPr>
          <w:rFonts w:ascii="Times New Roman" w:eastAsia="Times New Roman" w:hAnsi="Times New Roman" w:cs="Times New Roman"/>
          <w:i/>
          <w:szCs w:val="21"/>
        </w:rPr>
        <w:t xml:space="preserve"> janvier </w:t>
      </w:r>
      <w:r w:rsidRPr="00C65635">
        <w:rPr>
          <w:rFonts w:ascii="Times New Roman" w:eastAsia="Times New Roman" w:hAnsi="Times New Roman" w:cs="Times New Roman"/>
          <w:szCs w:val="21"/>
        </w:rPr>
        <w:t>: ouverture des services postaux à la concurrence à la suite des directives communautaires 97/67/CE du 15 décembre 1997 et 2002/39/CE du 10 juin 2002, transposées par la loi du 20 mai 2005 relative à la régulation des activités postales. L'article 2 du code des postes et des communications électroniques prévoit néanmoins que « La Poste est le prestataire du service universel postal pour une durée de quinze ans à compter du 1</w:t>
      </w:r>
      <w:r w:rsidRPr="00927A91">
        <w:rPr>
          <w:rFonts w:ascii="Times New Roman" w:eastAsia="Times New Roman" w:hAnsi="Times New Roman" w:cs="Times New Roman"/>
          <w:szCs w:val="21"/>
          <w:vertAlign w:val="superscript"/>
        </w:rPr>
        <w:t>er</w:t>
      </w:r>
      <w:r w:rsidRPr="00C65635">
        <w:rPr>
          <w:rFonts w:ascii="Times New Roman" w:eastAsia="Times New Roman" w:hAnsi="Times New Roman" w:cs="Times New Roman"/>
          <w:szCs w:val="21"/>
        </w:rPr>
        <w:t xml:space="preserve"> janvier 2011 ».</w:t>
      </w:r>
    </w:p>
    <w:p w14:paraId="211BE596" w14:textId="73D14712"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26 janvier</w:t>
      </w:r>
      <w:r w:rsidRPr="00C65635">
        <w:rPr>
          <w:rFonts w:ascii="Times New Roman" w:eastAsia="Times New Roman" w:hAnsi="Times New Roman" w:cs="Times New Roman"/>
          <w:szCs w:val="21"/>
        </w:rPr>
        <w:t> : signature du contrat de présence postale territoriale pour la période 2011-2013 par La Poste, l’État et l’Association des Maires de France. Il prévoit le maintien des points de contact dans les zones rurales, l’établissement d’un diagnostic partagé entre les maires et les représentants locaux de La Poste avant toute transformation d’un bureau de poste en Agence Postale Communale (APC) ou Intercommunale (API) ou Relais Poste (RP)</w:t>
      </w:r>
      <w:r>
        <w:rPr>
          <w:rFonts w:ascii="Times New Roman" w:eastAsia="Times New Roman" w:hAnsi="Times New Roman" w:cs="Times New Roman"/>
          <w:szCs w:val="21"/>
        </w:rPr>
        <w:t>, ainsi que</w:t>
      </w:r>
      <w:r w:rsidRPr="00C65635">
        <w:rPr>
          <w:rFonts w:ascii="Times New Roman" w:eastAsia="Times New Roman" w:hAnsi="Times New Roman" w:cs="Times New Roman"/>
          <w:szCs w:val="21"/>
        </w:rPr>
        <w:t xml:space="preserve"> l’accord du maire et du conseil municipal. Le financement prévu par ce contrat est de 170</w:t>
      </w:r>
      <w:r w:rsidR="00910CC8">
        <w:rPr>
          <w:rFonts w:ascii="Times New Roman" w:eastAsia="Times New Roman" w:hAnsi="Times New Roman" w:cs="Times New Roman"/>
          <w:szCs w:val="21"/>
        </w:rPr>
        <w:t> </w:t>
      </w:r>
      <w:r w:rsidRPr="00C65635">
        <w:rPr>
          <w:rFonts w:ascii="Times New Roman" w:eastAsia="Times New Roman" w:hAnsi="Times New Roman" w:cs="Times New Roman"/>
          <w:szCs w:val="21"/>
        </w:rPr>
        <w:t>M€ par an, soit 510</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M€ pour la période (contre 135</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M€ pour le précédent contrat).</w:t>
      </w:r>
    </w:p>
    <w:p w14:paraId="211BE597"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10 février</w:t>
      </w:r>
      <w:r w:rsidRPr="00C65635">
        <w:rPr>
          <w:rFonts w:ascii="Times New Roman" w:eastAsia="Times New Roman" w:hAnsi="Times New Roman" w:cs="Times New Roman"/>
          <w:szCs w:val="21"/>
        </w:rPr>
        <w:t> : augmentation du capital de La Poste de 2,7 Md€ (1,5</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Md€ souscrits par la Caisse des dépôts et 1,2</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Md€ par l’État) à la suite d’un engagement irrévocable matérialisé dans un contrat de souscription signé par l’État, la Caisse des dépôts et La Poste.</w:t>
      </w:r>
    </w:p>
    <w:p w14:paraId="211BE598" w14:textId="77777777" w:rsidR="006B6785" w:rsidRPr="00C65635" w:rsidRDefault="006B6785" w:rsidP="006B6785">
      <w:pPr>
        <w:spacing w:after="0"/>
        <w:rPr>
          <w:rFonts w:ascii="Times New Roman" w:eastAsia="Times New Roman" w:hAnsi="Times New Roman" w:cs="Times New Roman"/>
          <w:color w:val="000000"/>
          <w:szCs w:val="21"/>
        </w:rPr>
      </w:pPr>
      <w:r w:rsidRPr="00C65635">
        <w:rPr>
          <w:rFonts w:ascii="Times New Roman" w:eastAsia="Times New Roman" w:hAnsi="Times New Roman" w:cs="Times New Roman"/>
          <w:i/>
          <w:color w:val="000000"/>
          <w:szCs w:val="21"/>
        </w:rPr>
        <w:t xml:space="preserve">23 mai </w:t>
      </w:r>
      <w:r w:rsidRPr="00C65635">
        <w:rPr>
          <w:rFonts w:ascii="Times New Roman" w:eastAsia="Times New Roman" w:hAnsi="Times New Roman" w:cs="Times New Roman"/>
          <w:color w:val="000000"/>
          <w:szCs w:val="21"/>
        </w:rPr>
        <w:t xml:space="preserve">: La Poste devient opérateur virtuel de téléphonie mobile (MVNO), </w:t>
      </w:r>
      <w:r w:rsidRPr="00C65635">
        <w:rPr>
          <w:rFonts w:ascii="Times New Roman" w:eastAsia="Times New Roman" w:hAnsi="Times New Roman" w:cs="Times New Roman"/>
          <w:i/>
          <w:color w:val="000000"/>
          <w:szCs w:val="21"/>
        </w:rPr>
        <w:t>via</w:t>
      </w:r>
      <w:r w:rsidRPr="00C65635">
        <w:rPr>
          <w:rFonts w:ascii="Times New Roman" w:eastAsia="Times New Roman" w:hAnsi="Times New Roman" w:cs="Times New Roman"/>
          <w:color w:val="000000"/>
          <w:szCs w:val="21"/>
        </w:rPr>
        <w:t xml:space="preserve"> sa filiale La Poste Mobile créée en partenariat avec SFR.</w:t>
      </w:r>
    </w:p>
    <w:p w14:paraId="211BE599"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1</w:t>
      </w:r>
      <w:r w:rsidRPr="00C65635">
        <w:rPr>
          <w:rFonts w:ascii="Times New Roman" w:eastAsia="Times New Roman" w:hAnsi="Times New Roman" w:cs="Times New Roman"/>
          <w:i/>
          <w:szCs w:val="21"/>
          <w:vertAlign w:val="superscript"/>
        </w:rPr>
        <w:t>er</w:t>
      </w:r>
      <w:r w:rsidRPr="00C65635">
        <w:rPr>
          <w:rFonts w:ascii="Times New Roman" w:eastAsia="Times New Roman" w:hAnsi="Times New Roman" w:cs="Times New Roman"/>
          <w:i/>
          <w:szCs w:val="21"/>
        </w:rPr>
        <w:t xml:space="preserve"> octobre</w:t>
      </w:r>
      <w:r w:rsidRPr="00C65635">
        <w:rPr>
          <w:rFonts w:ascii="Times New Roman" w:eastAsia="Times New Roman" w:hAnsi="Times New Roman" w:cs="Times New Roman"/>
          <w:szCs w:val="21"/>
        </w:rPr>
        <w:t> : La Poste lance la lettre verte, moins onéreuse (0,67</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 contre 0,78</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 xml:space="preserve">€) mais plus lente (J+2 contre J+1) que la lettre prioritaire. </w:t>
      </w:r>
    </w:p>
    <w:p w14:paraId="211BE59A" w14:textId="77777777" w:rsidR="006B6785" w:rsidRPr="00C65635" w:rsidRDefault="006B6785" w:rsidP="006B6785">
      <w:pPr>
        <w:pStyle w:val="Sous-titre1"/>
        <w:rPr>
          <w:sz w:val="21"/>
          <w:szCs w:val="21"/>
        </w:rPr>
      </w:pPr>
      <w:r w:rsidRPr="00C65635">
        <w:rPr>
          <w:sz w:val="21"/>
          <w:szCs w:val="21"/>
        </w:rPr>
        <w:t>Année 2012</w:t>
      </w:r>
    </w:p>
    <w:p w14:paraId="211BE59B"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31 janvier</w:t>
      </w:r>
      <w:r w:rsidRPr="00C65635">
        <w:rPr>
          <w:rFonts w:ascii="Times New Roman" w:eastAsia="Times New Roman" w:hAnsi="Times New Roman" w:cs="Times New Roman"/>
          <w:szCs w:val="21"/>
        </w:rPr>
        <w:t> : LBP lance une assurance complémentaire santé, en partenariat avec la Mutuelle Générale et Malakoff Médéric.</w:t>
      </w:r>
    </w:p>
    <w:p w14:paraId="211BE59C"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Mars-septembre</w:t>
      </w:r>
      <w:r w:rsidRPr="00C65635">
        <w:rPr>
          <w:rFonts w:ascii="Times New Roman" w:eastAsia="Times New Roman" w:hAnsi="Times New Roman" w:cs="Times New Roman"/>
          <w:szCs w:val="21"/>
        </w:rPr>
        <w:t xml:space="preserve"> : après le suicide de deux employés, Jean-Paul Bailly confie à Jean Kaspar la mission du « Grand Dialogue sur la vie et le bien-être au travail ». </w:t>
      </w:r>
      <w:r w:rsidR="00927A91" w:rsidRPr="00C65635">
        <w:rPr>
          <w:rFonts w:ascii="Times New Roman" w:eastAsia="Times New Roman" w:hAnsi="Times New Roman" w:cs="Times New Roman"/>
          <w:szCs w:val="21"/>
        </w:rPr>
        <w:t>À</w:t>
      </w:r>
      <w:r w:rsidRPr="00C65635">
        <w:rPr>
          <w:rFonts w:ascii="Times New Roman" w:eastAsia="Times New Roman" w:hAnsi="Times New Roman" w:cs="Times New Roman"/>
          <w:szCs w:val="21"/>
        </w:rPr>
        <w:t xml:space="preserve"> la suite du rapport, La Poste décide notamment de prendre des dispositions pour améliorer la qualité de vie au travail. Le </w:t>
      </w:r>
      <w:r>
        <w:rPr>
          <w:rFonts w:ascii="Times New Roman" w:eastAsia="Times New Roman" w:hAnsi="Times New Roman" w:cs="Times New Roman"/>
          <w:szCs w:val="21"/>
        </w:rPr>
        <w:t>g</w:t>
      </w:r>
      <w:r w:rsidRPr="00C65635">
        <w:rPr>
          <w:rFonts w:ascii="Times New Roman" w:eastAsia="Times New Roman" w:hAnsi="Times New Roman" w:cs="Times New Roman"/>
          <w:szCs w:val="21"/>
        </w:rPr>
        <w:t>roupe recrute en outre 15 000 personnes en CDI entre 2012 et 2014, soit 5 000 de plus que le nombre prévu dans le plan stratégique.</w:t>
      </w:r>
    </w:p>
    <w:p w14:paraId="211BE59D" w14:textId="77777777" w:rsidR="006B6785" w:rsidRPr="00C65635" w:rsidRDefault="006B6785" w:rsidP="006B6785">
      <w:pPr>
        <w:spacing w:after="0"/>
        <w:rPr>
          <w:rFonts w:ascii="Times New Roman" w:eastAsia="Times New Roman" w:hAnsi="Times New Roman" w:cs="Times New Roman"/>
          <w:color w:val="000000"/>
          <w:szCs w:val="21"/>
        </w:rPr>
      </w:pPr>
      <w:r w:rsidRPr="00C65635">
        <w:rPr>
          <w:rFonts w:ascii="Times New Roman" w:eastAsia="Times New Roman" w:hAnsi="Times New Roman" w:cs="Times New Roman"/>
          <w:i/>
          <w:szCs w:val="21"/>
        </w:rPr>
        <w:t>1</w:t>
      </w:r>
      <w:r w:rsidRPr="00C65635">
        <w:rPr>
          <w:rFonts w:ascii="Times New Roman" w:eastAsia="Times New Roman" w:hAnsi="Times New Roman" w:cs="Times New Roman"/>
          <w:i/>
          <w:szCs w:val="21"/>
          <w:vertAlign w:val="superscript"/>
        </w:rPr>
        <w:t>er</w:t>
      </w:r>
      <w:r w:rsidRPr="00C65635">
        <w:rPr>
          <w:rFonts w:ascii="Times New Roman" w:eastAsia="Times New Roman" w:hAnsi="Times New Roman" w:cs="Times New Roman"/>
          <w:i/>
          <w:szCs w:val="21"/>
        </w:rPr>
        <w:t xml:space="preserve"> juillet</w:t>
      </w:r>
      <w:r w:rsidRPr="00C65635">
        <w:rPr>
          <w:rFonts w:ascii="Times New Roman" w:eastAsia="Times New Roman" w:hAnsi="Times New Roman" w:cs="Times New Roman"/>
          <w:szCs w:val="21"/>
        </w:rPr>
        <w:t> : la Banque Postale reprend les activités de Dexia en direction des collectivités locales. La filiale en charge de cette nouvelle activité est co-détenue par LBP (65</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 xml:space="preserve">%) et </w:t>
      </w:r>
      <w:r w:rsidRPr="00C65635">
        <w:rPr>
          <w:rFonts w:ascii="Times New Roman" w:eastAsia="Times New Roman" w:hAnsi="Times New Roman" w:cs="Times New Roman"/>
          <w:color w:val="000000"/>
          <w:szCs w:val="21"/>
        </w:rPr>
        <w:t xml:space="preserve">la Caisse des </w:t>
      </w:r>
      <w:r>
        <w:rPr>
          <w:rFonts w:ascii="Times New Roman" w:eastAsia="Times New Roman" w:hAnsi="Times New Roman" w:cs="Times New Roman"/>
          <w:color w:val="000000"/>
          <w:szCs w:val="21"/>
        </w:rPr>
        <w:t>d</w:t>
      </w:r>
      <w:r w:rsidRPr="00C65635">
        <w:rPr>
          <w:rFonts w:ascii="Times New Roman" w:eastAsia="Times New Roman" w:hAnsi="Times New Roman" w:cs="Times New Roman"/>
          <w:color w:val="000000"/>
          <w:szCs w:val="21"/>
        </w:rPr>
        <w:t>épôts (35</w:t>
      </w:r>
      <w:r w:rsidR="00927A91">
        <w:rPr>
          <w:rFonts w:ascii="Times New Roman" w:eastAsia="Times New Roman" w:hAnsi="Times New Roman" w:cs="Times New Roman"/>
          <w:color w:val="000000"/>
          <w:szCs w:val="21"/>
        </w:rPr>
        <w:t> </w:t>
      </w:r>
      <w:r w:rsidRPr="00C65635">
        <w:rPr>
          <w:rFonts w:ascii="Times New Roman" w:eastAsia="Times New Roman" w:hAnsi="Times New Roman" w:cs="Times New Roman"/>
          <w:color w:val="000000"/>
          <w:szCs w:val="21"/>
        </w:rPr>
        <w:t>%).</w:t>
      </w:r>
    </w:p>
    <w:p w14:paraId="211BE59E" w14:textId="77777777" w:rsidR="006B6785" w:rsidRPr="00C65635" w:rsidRDefault="006B6785" w:rsidP="006B6785">
      <w:pPr>
        <w:spacing w:after="0"/>
        <w:rPr>
          <w:rFonts w:ascii="Times New Roman" w:eastAsia="Times New Roman" w:hAnsi="Times New Roman" w:cs="Times New Roman"/>
          <w:color w:val="000000"/>
          <w:szCs w:val="21"/>
        </w:rPr>
      </w:pPr>
      <w:r w:rsidRPr="00C65635">
        <w:rPr>
          <w:rFonts w:ascii="Times New Roman" w:eastAsia="Times New Roman" w:hAnsi="Times New Roman" w:cs="Times New Roman"/>
          <w:i/>
          <w:color w:val="000000"/>
          <w:szCs w:val="21"/>
        </w:rPr>
        <w:t xml:space="preserve">Juillet </w:t>
      </w:r>
      <w:r w:rsidRPr="00C65635">
        <w:rPr>
          <w:rFonts w:ascii="Times New Roman" w:eastAsia="Times New Roman" w:hAnsi="Times New Roman" w:cs="Times New Roman"/>
          <w:color w:val="000000"/>
          <w:szCs w:val="21"/>
        </w:rPr>
        <w:t xml:space="preserve">: La Poste et Swiss Post lancent Asendia, coentreprise qui réunit leurs activités transfrontières. Asendia est détenue à parts égales par les deux </w:t>
      </w:r>
      <w:r>
        <w:rPr>
          <w:rFonts w:ascii="Times New Roman" w:eastAsia="Times New Roman" w:hAnsi="Times New Roman" w:cs="Times New Roman"/>
          <w:color w:val="000000"/>
          <w:szCs w:val="21"/>
        </w:rPr>
        <w:t>partenaires</w:t>
      </w:r>
      <w:r w:rsidRPr="00C65635">
        <w:rPr>
          <w:rFonts w:ascii="Times New Roman" w:eastAsia="Times New Roman" w:hAnsi="Times New Roman" w:cs="Times New Roman"/>
          <w:color w:val="000000"/>
          <w:szCs w:val="21"/>
        </w:rPr>
        <w:t>. L’objectif est de devenir le leader des solutions BtoC pour le courrier international.</w:t>
      </w:r>
    </w:p>
    <w:p w14:paraId="211BE59F" w14:textId="77777777" w:rsidR="006B6785" w:rsidRPr="00C65635" w:rsidRDefault="006B6785" w:rsidP="006B6785">
      <w:pPr>
        <w:spacing w:after="0"/>
        <w:rPr>
          <w:rFonts w:ascii="Times New Roman" w:eastAsia="Times New Roman" w:hAnsi="Times New Roman" w:cs="Times New Roman"/>
          <w:color w:val="000000"/>
          <w:szCs w:val="21"/>
        </w:rPr>
      </w:pPr>
      <w:r w:rsidRPr="00C65635">
        <w:rPr>
          <w:rFonts w:ascii="Times New Roman" w:eastAsia="Times New Roman" w:hAnsi="Times New Roman" w:cs="Times New Roman"/>
          <w:i/>
          <w:color w:val="000000"/>
          <w:szCs w:val="21"/>
        </w:rPr>
        <w:t xml:space="preserve">Octobre </w:t>
      </w:r>
      <w:r w:rsidRPr="00C65635">
        <w:rPr>
          <w:rFonts w:ascii="Times New Roman" w:eastAsia="Times New Roman" w:hAnsi="Times New Roman" w:cs="Times New Roman"/>
          <w:color w:val="000000"/>
          <w:szCs w:val="21"/>
        </w:rPr>
        <w:t>: LBP lance « La Banque Postale chez soi » qui permet au client d’être en contact à distance avec la banque.</w:t>
      </w:r>
    </w:p>
    <w:p w14:paraId="211BE5A0" w14:textId="77777777" w:rsidR="006B6785" w:rsidRPr="00C65635" w:rsidRDefault="006B6785" w:rsidP="006B6785">
      <w:pPr>
        <w:spacing w:after="0"/>
        <w:rPr>
          <w:rFonts w:ascii="Times New Roman" w:eastAsia="Times New Roman" w:hAnsi="Times New Roman" w:cs="Times New Roman"/>
          <w:color w:val="000000"/>
          <w:szCs w:val="21"/>
        </w:rPr>
      </w:pPr>
      <w:r w:rsidRPr="00C65635">
        <w:rPr>
          <w:rFonts w:ascii="Times New Roman" w:eastAsia="Times New Roman" w:hAnsi="Times New Roman" w:cs="Times New Roman"/>
          <w:i/>
          <w:color w:val="000000"/>
          <w:szCs w:val="21"/>
        </w:rPr>
        <w:t>2012</w:t>
      </w:r>
      <w:r w:rsidRPr="00C65635">
        <w:rPr>
          <w:rFonts w:ascii="Times New Roman" w:eastAsia="Times New Roman" w:hAnsi="Times New Roman" w:cs="Times New Roman"/>
          <w:color w:val="000000"/>
          <w:szCs w:val="21"/>
        </w:rPr>
        <w:t xml:space="preserve"> : La Poste commence à déployer en partenariat avec Renault des véhicules électriques pour les facteurs, pour la collecte et la distribution du courrier et des petites marchandises. </w:t>
      </w:r>
    </w:p>
    <w:p w14:paraId="211BE5A1" w14:textId="77777777" w:rsidR="006B6785" w:rsidRPr="00FB3544" w:rsidRDefault="006B6785" w:rsidP="006B6785">
      <w:pPr>
        <w:pStyle w:val="Sous-titre1"/>
      </w:pPr>
      <w:r w:rsidRPr="00FB3544">
        <w:t>Année 2013</w:t>
      </w:r>
    </w:p>
    <w:p w14:paraId="211BE5A2"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 xml:space="preserve">22 janvier </w:t>
      </w:r>
      <w:r w:rsidRPr="00C65635">
        <w:rPr>
          <w:rFonts w:ascii="Times New Roman" w:eastAsia="Times New Roman" w:hAnsi="Times New Roman" w:cs="Times New Roman"/>
          <w:szCs w:val="21"/>
        </w:rPr>
        <w:t>: signature d’un accord sur la qualité de vie au travail qui reprend les recommandations du Grand Dialogue. L’accord est signé par FO, CFDT, CGC-UNSA et CFTC.</w:t>
      </w:r>
    </w:p>
    <w:p w14:paraId="211BE5A3" w14:textId="4AED55BA"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30 mai</w:t>
      </w:r>
      <w:r w:rsidRPr="00C65635">
        <w:rPr>
          <w:rFonts w:ascii="Times New Roman" w:eastAsia="Times New Roman" w:hAnsi="Times New Roman" w:cs="Times New Roman"/>
          <w:szCs w:val="21"/>
        </w:rPr>
        <w:t> : adoption du plan stratégique 2013-2018 « La confiance partagée »</w:t>
      </w:r>
      <w:r>
        <w:rPr>
          <w:rFonts w:ascii="Times New Roman" w:eastAsia="Times New Roman" w:hAnsi="Times New Roman" w:cs="Times New Roman"/>
          <w:szCs w:val="21"/>
        </w:rPr>
        <w:t xml:space="preserve">, qui fixe un </w:t>
      </w:r>
      <w:r w:rsidRPr="00C65635">
        <w:rPr>
          <w:rFonts w:ascii="Times New Roman" w:eastAsia="Times New Roman" w:hAnsi="Times New Roman" w:cs="Times New Roman"/>
          <w:szCs w:val="21"/>
        </w:rPr>
        <w:t>objectif de chiffre d’affaires de 23,7</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 xml:space="preserve">Md€ </w:t>
      </w:r>
      <w:r>
        <w:rPr>
          <w:rFonts w:ascii="Times New Roman" w:eastAsia="Times New Roman" w:hAnsi="Times New Roman" w:cs="Times New Roman"/>
          <w:szCs w:val="21"/>
        </w:rPr>
        <w:t xml:space="preserve">et un </w:t>
      </w:r>
      <w:r w:rsidRPr="00C65635">
        <w:rPr>
          <w:rFonts w:ascii="Times New Roman" w:eastAsia="Times New Roman" w:hAnsi="Times New Roman" w:cs="Times New Roman"/>
          <w:szCs w:val="21"/>
        </w:rPr>
        <w:t>objectif de résultat d’exploitation de 740</w:t>
      </w:r>
      <w:r w:rsidR="00910CC8">
        <w:rPr>
          <w:rFonts w:ascii="Times New Roman" w:eastAsia="Times New Roman" w:hAnsi="Times New Roman" w:cs="Times New Roman"/>
          <w:szCs w:val="21"/>
        </w:rPr>
        <w:t xml:space="preserve"> </w:t>
      </w:r>
      <w:r w:rsidRPr="00C65635">
        <w:rPr>
          <w:rFonts w:ascii="Times New Roman" w:eastAsia="Times New Roman" w:hAnsi="Times New Roman" w:cs="Times New Roman"/>
          <w:szCs w:val="21"/>
        </w:rPr>
        <w:t>M€ en 2018.</w:t>
      </w:r>
    </w:p>
    <w:p w14:paraId="211BE5A4"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 xml:space="preserve">25 </w:t>
      </w:r>
      <w:r>
        <w:rPr>
          <w:rFonts w:ascii="Times New Roman" w:eastAsia="Times New Roman" w:hAnsi="Times New Roman" w:cs="Times New Roman"/>
          <w:i/>
          <w:szCs w:val="21"/>
        </w:rPr>
        <w:t>s</w:t>
      </w:r>
      <w:r w:rsidRPr="00C65635">
        <w:rPr>
          <w:rFonts w:ascii="Times New Roman" w:eastAsia="Times New Roman" w:hAnsi="Times New Roman" w:cs="Times New Roman"/>
          <w:i/>
          <w:szCs w:val="21"/>
        </w:rPr>
        <w:t>eptembre</w:t>
      </w:r>
      <w:r w:rsidRPr="00C65635">
        <w:rPr>
          <w:rFonts w:ascii="Times New Roman" w:eastAsia="Times New Roman" w:hAnsi="Times New Roman" w:cs="Times New Roman"/>
          <w:szCs w:val="21"/>
        </w:rPr>
        <w:t> : nomination de Philippe Wahl à la fonction de Président-directeur général du Groupe La Poste. Il remplace Jean-Paul Bailly, en place depuis 2002.</w:t>
      </w:r>
    </w:p>
    <w:p w14:paraId="211BE5A5" w14:textId="77777777" w:rsidR="006B6785" w:rsidRPr="00FB3544" w:rsidRDefault="006B6785" w:rsidP="006B6785">
      <w:pPr>
        <w:pStyle w:val="Sous-titre1"/>
      </w:pPr>
      <w:r w:rsidRPr="00FB3544">
        <w:t>Année 2014</w:t>
      </w:r>
    </w:p>
    <w:p w14:paraId="211BE5A6"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 xml:space="preserve">16 janvier </w:t>
      </w:r>
      <w:r w:rsidRPr="00C65635">
        <w:rPr>
          <w:rFonts w:ascii="Times New Roman" w:eastAsia="Times New Roman" w:hAnsi="Times New Roman" w:cs="Times New Roman"/>
          <w:szCs w:val="21"/>
        </w:rPr>
        <w:t>: signature du contrat de présence territoriale 2014-2016 par La Poste, l’État et l’Association des Maires de France. Il prévoit que La Poste doit assurer pour la période 17 000 points de contact sur l’ensemble du territoire. Le contrat reconduit le montant de financement prévisionnel de 170</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M€ par an, soit 510</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M€ pour la période. Ce nouveau contrat favorise les investissements encourageant l’amélioration de l’accessibilité numérique et le renforcement de la mutualisation de services de proximité au public.</w:t>
      </w:r>
    </w:p>
    <w:p w14:paraId="211BE5A7"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28 janvier</w:t>
      </w:r>
      <w:r w:rsidRPr="00C65635">
        <w:rPr>
          <w:rFonts w:ascii="Times New Roman" w:eastAsia="Times New Roman" w:hAnsi="Times New Roman" w:cs="Times New Roman"/>
          <w:szCs w:val="21"/>
        </w:rPr>
        <w:t> : adoption du plan stratégique 2014-2020 « La Poste 2020 : conquérir l’avenir »</w:t>
      </w:r>
      <w:r>
        <w:rPr>
          <w:rFonts w:ascii="Times New Roman" w:eastAsia="Times New Roman" w:hAnsi="Times New Roman" w:cs="Times New Roman"/>
          <w:szCs w:val="21"/>
        </w:rPr>
        <w:t xml:space="preserve">, qui fixe un </w:t>
      </w:r>
      <w:r w:rsidRPr="00C65635">
        <w:rPr>
          <w:rFonts w:ascii="Times New Roman" w:eastAsia="Times New Roman" w:hAnsi="Times New Roman" w:cs="Times New Roman"/>
          <w:szCs w:val="21"/>
        </w:rPr>
        <w:t>objectif de chiffre d’affaires de 25</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 xml:space="preserve">Md€ </w:t>
      </w:r>
      <w:r>
        <w:rPr>
          <w:rFonts w:ascii="Times New Roman" w:eastAsia="Times New Roman" w:hAnsi="Times New Roman" w:cs="Times New Roman"/>
          <w:szCs w:val="21"/>
        </w:rPr>
        <w:t xml:space="preserve">et un </w:t>
      </w:r>
      <w:r w:rsidRPr="00C65635">
        <w:rPr>
          <w:rFonts w:ascii="Times New Roman" w:eastAsia="Times New Roman" w:hAnsi="Times New Roman" w:cs="Times New Roman"/>
          <w:szCs w:val="21"/>
        </w:rPr>
        <w:t>objectif de résultat d’exploitation de 1,9</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Md€ en 2020</w:t>
      </w:r>
      <w:r>
        <w:rPr>
          <w:rFonts w:ascii="Times New Roman" w:eastAsia="Times New Roman" w:hAnsi="Times New Roman" w:cs="Times New Roman"/>
          <w:szCs w:val="21"/>
        </w:rPr>
        <w:t>.</w:t>
      </w:r>
    </w:p>
    <w:p w14:paraId="211BE5A8"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Avril</w:t>
      </w:r>
      <w:r w:rsidRPr="00C65635">
        <w:rPr>
          <w:rFonts w:ascii="Times New Roman" w:eastAsia="Times New Roman" w:hAnsi="Times New Roman" w:cs="Times New Roman"/>
          <w:szCs w:val="21"/>
        </w:rPr>
        <w:t xml:space="preserve"> : </w:t>
      </w:r>
      <w:r w:rsidRPr="00C65635">
        <w:rPr>
          <w:rFonts w:ascii="Times New Roman" w:eastAsia="Times New Roman" w:hAnsi="Times New Roman" w:cs="Times New Roman"/>
          <w:color w:val="000000"/>
          <w:szCs w:val="21"/>
        </w:rPr>
        <w:t>le groupe réorganise sa gouvernance. Les quatre « métiers » sont remplacés par cinq « branches » (La Banque Postale, le Réseau, le Numérique, GeoPost et la branche Services-Courrier-Colis).</w:t>
      </w:r>
    </w:p>
    <w:p w14:paraId="211BE5A9"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25 juillet</w:t>
      </w:r>
      <w:r w:rsidRPr="00C65635">
        <w:rPr>
          <w:rFonts w:ascii="Times New Roman" w:eastAsia="Times New Roman" w:hAnsi="Times New Roman" w:cs="Times New Roman"/>
          <w:szCs w:val="21"/>
        </w:rPr>
        <w:t> : l’Arcep autorise La Poste à augmenter ses tarifs de 5,2</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 en moyenne pendant 4 ans. La décision prévoit que La Poste peut utiliser dès 2015 jusqu’à 50</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 de l’enveloppe globale prévue sur les 4 ans.</w:t>
      </w:r>
    </w:p>
    <w:p w14:paraId="211BE5AA" w14:textId="77777777" w:rsidR="006B6785" w:rsidRPr="006E16E8" w:rsidRDefault="006B6785" w:rsidP="006B6785">
      <w:pPr>
        <w:pStyle w:val="Sous-titre1"/>
      </w:pPr>
      <w:r w:rsidRPr="006E16E8">
        <w:t>Année 2015</w:t>
      </w:r>
    </w:p>
    <w:p w14:paraId="211BE5AB"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 xml:space="preserve">Février </w:t>
      </w:r>
      <w:r w:rsidRPr="00C65635">
        <w:rPr>
          <w:rFonts w:ascii="Times New Roman" w:eastAsia="Times New Roman" w:hAnsi="Times New Roman" w:cs="Times New Roman"/>
          <w:szCs w:val="21"/>
        </w:rPr>
        <w:t xml:space="preserve">: décision de regrouper les sièges sociaux des principales </w:t>
      </w:r>
      <w:r>
        <w:rPr>
          <w:rFonts w:ascii="Times New Roman" w:eastAsia="Times New Roman" w:hAnsi="Times New Roman" w:cs="Times New Roman"/>
          <w:szCs w:val="21"/>
        </w:rPr>
        <w:t>entités</w:t>
      </w:r>
      <w:r w:rsidRPr="00C65635">
        <w:rPr>
          <w:rFonts w:ascii="Times New Roman" w:eastAsia="Times New Roman" w:hAnsi="Times New Roman" w:cs="Times New Roman"/>
          <w:szCs w:val="21"/>
        </w:rPr>
        <w:t xml:space="preserve"> du groupe à Issy-les-Moulineaux et dans le XIVe arrondissement de Paris. Le déménagement a débuté en février 2016 et doit être effectif en juin 2017. L’économie prévue est de 11</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 xml:space="preserve">M€ par an. </w:t>
      </w:r>
    </w:p>
    <w:p w14:paraId="211BE5AC" w14:textId="186EF03C"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 xml:space="preserve">Mai </w:t>
      </w:r>
      <w:r w:rsidRPr="00C65635">
        <w:rPr>
          <w:rFonts w:ascii="Times New Roman" w:eastAsia="Times New Roman" w:hAnsi="Times New Roman" w:cs="Times New Roman"/>
          <w:szCs w:val="21"/>
        </w:rPr>
        <w:t>: le site de la Poste de la rue du Louvre, plus grand centre de distribution du courrier de France (32 000 m</w:t>
      </w:r>
      <w:r w:rsidRPr="00C65635">
        <w:rPr>
          <w:rFonts w:ascii="Times New Roman" w:eastAsia="Times New Roman" w:hAnsi="Times New Roman" w:cs="Times New Roman"/>
          <w:szCs w:val="21"/>
          <w:vertAlign w:val="superscript"/>
        </w:rPr>
        <w:t>2</w:t>
      </w:r>
      <w:r w:rsidRPr="00C65635">
        <w:rPr>
          <w:rFonts w:ascii="Times New Roman" w:eastAsia="Times New Roman" w:hAnsi="Times New Roman" w:cs="Times New Roman"/>
          <w:szCs w:val="21"/>
        </w:rPr>
        <w:t xml:space="preserve">), commence à être rénové. Une partie du bâtiment sera transformée en un hôtel de 80 chambres. </w:t>
      </w:r>
    </w:p>
    <w:p w14:paraId="211BE5AD"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27 juin</w:t>
      </w:r>
      <w:r w:rsidRPr="00C65635">
        <w:rPr>
          <w:rFonts w:ascii="Times New Roman" w:eastAsia="Times New Roman" w:hAnsi="Times New Roman" w:cs="Times New Roman"/>
          <w:szCs w:val="21"/>
        </w:rPr>
        <w:t> : fin de service des TGV postaux</w:t>
      </w:r>
      <w:r w:rsidRPr="00C65635">
        <w:rPr>
          <w:rFonts w:ascii="Times New Roman" w:eastAsia="Times New Roman" w:hAnsi="Times New Roman" w:cs="Times New Roman"/>
          <w:color w:val="000000"/>
          <w:szCs w:val="21"/>
        </w:rPr>
        <w:t>. Mis en service en 1984, ce</w:t>
      </w:r>
      <w:r>
        <w:rPr>
          <w:rFonts w:ascii="Times New Roman" w:eastAsia="Times New Roman" w:hAnsi="Times New Roman" w:cs="Times New Roman"/>
          <w:color w:val="000000"/>
          <w:szCs w:val="21"/>
        </w:rPr>
        <w:t>s</w:t>
      </w:r>
      <w:r w:rsidRPr="00C65635">
        <w:rPr>
          <w:rFonts w:ascii="Times New Roman" w:eastAsia="Times New Roman" w:hAnsi="Times New Roman" w:cs="Times New Roman"/>
          <w:color w:val="000000"/>
          <w:szCs w:val="21"/>
        </w:rPr>
        <w:t xml:space="preserve"> train</w:t>
      </w:r>
      <w:r>
        <w:rPr>
          <w:rFonts w:ascii="Times New Roman" w:eastAsia="Times New Roman" w:hAnsi="Times New Roman" w:cs="Times New Roman"/>
          <w:color w:val="000000"/>
          <w:szCs w:val="21"/>
        </w:rPr>
        <w:t>s</w:t>
      </w:r>
      <w:r w:rsidRPr="00C65635">
        <w:rPr>
          <w:rFonts w:ascii="Times New Roman" w:eastAsia="Times New Roman" w:hAnsi="Times New Roman" w:cs="Times New Roman"/>
          <w:color w:val="000000"/>
          <w:szCs w:val="21"/>
        </w:rPr>
        <w:t xml:space="preserve"> assurai</w:t>
      </w:r>
      <w:r>
        <w:rPr>
          <w:rFonts w:ascii="Times New Roman" w:eastAsia="Times New Roman" w:hAnsi="Times New Roman" w:cs="Times New Roman"/>
          <w:color w:val="000000"/>
          <w:szCs w:val="21"/>
        </w:rPr>
        <w:t>en</w:t>
      </w:r>
      <w:r w:rsidRPr="00C65635">
        <w:rPr>
          <w:rFonts w:ascii="Times New Roman" w:eastAsia="Times New Roman" w:hAnsi="Times New Roman" w:cs="Times New Roman"/>
          <w:color w:val="000000"/>
          <w:szCs w:val="21"/>
        </w:rPr>
        <w:t xml:space="preserve">t la livraison du courrier J+1. </w:t>
      </w:r>
    </w:p>
    <w:p w14:paraId="211BE5AE" w14:textId="77777777" w:rsidR="006B6785" w:rsidRPr="00C65635" w:rsidRDefault="006B6785" w:rsidP="006B6785">
      <w:pPr>
        <w:autoSpaceDE w:val="0"/>
        <w:autoSpaceDN w:val="0"/>
        <w:adjustRightInd w:val="0"/>
        <w:spacing w:after="0"/>
        <w:rPr>
          <w:rFonts w:ascii="Times New Roman" w:eastAsia="Times New Roman" w:hAnsi="Times New Roman" w:cs="Times New Roman"/>
          <w:szCs w:val="21"/>
          <w:lang w:eastAsia="fr-FR"/>
        </w:rPr>
      </w:pPr>
      <w:r w:rsidRPr="00C65635">
        <w:rPr>
          <w:rFonts w:ascii="Times New Roman" w:eastAsia="Times New Roman" w:hAnsi="Times New Roman" w:cs="Times New Roman"/>
          <w:i/>
          <w:szCs w:val="21"/>
          <w:lang w:eastAsia="fr-FR"/>
        </w:rPr>
        <w:t>7 juillet</w:t>
      </w:r>
      <w:r w:rsidRPr="00C65635">
        <w:rPr>
          <w:rFonts w:ascii="Times New Roman" w:eastAsia="Times New Roman" w:hAnsi="Times New Roman" w:cs="Times New Roman"/>
          <w:szCs w:val="21"/>
          <w:lang w:eastAsia="fr-FR"/>
        </w:rPr>
        <w:t> : Mediapost est l’objet d’une plainte de la part d’une de ses filiales, Mediaprism Groupe, pour « faux et usage de faux » et « tentative d’escroquerie ».</w:t>
      </w:r>
    </w:p>
    <w:p w14:paraId="211BE5AF"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7 octobre </w:t>
      </w:r>
      <w:r w:rsidRPr="00C65635">
        <w:rPr>
          <w:rFonts w:ascii="Times New Roman" w:eastAsia="Times New Roman" w:hAnsi="Times New Roman" w:cs="Times New Roman"/>
          <w:szCs w:val="21"/>
        </w:rPr>
        <w:t xml:space="preserve">: La Poste lance une offre permettant d’envoyer un colis depuis son domicile </w:t>
      </w:r>
      <w:r w:rsidRPr="00C65635">
        <w:rPr>
          <w:rFonts w:ascii="Times New Roman" w:eastAsia="Times New Roman" w:hAnsi="Times New Roman" w:cs="Times New Roman"/>
          <w:i/>
          <w:szCs w:val="21"/>
        </w:rPr>
        <w:t>via</w:t>
      </w:r>
      <w:r w:rsidRPr="00C65635">
        <w:rPr>
          <w:rFonts w:ascii="Times New Roman" w:eastAsia="Times New Roman" w:hAnsi="Times New Roman" w:cs="Times New Roman"/>
          <w:szCs w:val="21"/>
        </w:rPr>
        <w:t xml:space="preserve"> Colissimo.</w:t>
      </w:r>
    </w:p>
    <w:p w14:paraId="211BE5B0" w14:textId="74B7DB5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21 octobre</w:t>
      </w:r>
      <w:r w:rsidRPr="00C65635">
        <w:rPr>
          <w:rFonts w:ascii="Times New Roman" w:eastAsia="Times New Roman" w:hAnsi="Times New Roman" w:cs="Times New Roman"/>
          <w:szCs w:val="21"/>
        </w:rPr>
        <w:t xml:space="preserve"> : La Poste lance </w:t>
      </w:r>
      <w:r w:rsidR="008C75B7">
        <w:rPr>
          <w:rFonts w:ascii="Times New Roman" w:eastAsia="Times New Roman" w:hAnsi="Times New Roman" w:cs="Times New Roman"/>
          <w:szCs w:val="21"/>
        </w:rPr>
        <w:t>La Poste Connect</w:t>
      </w:r>
      <w:r w:rsidRPr="00C65635">
        <w:rPr>
          <w:rFonts w:ascii="Times New Roman" w:eastAsia="Times New Roman" w:hAnsi="Times New Roman" w:cs="Times New Roman"/>
          <w:szCs w:val="21"/>
        </w:rPr>
        <w:t>, offre de service numérique qui permettra à terme au client d’accéder à tous les services La Poste.</w:t>
      </w:r>
    </w:p>
    <w:p w14:paraId="211BE5B1"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 xml:space="preserve">29 octobre </w:t>
      </w:r>
      <w:r w:rsidRPr="00C65635">
        <w:rPr>
          <w:rFonts w:ascii="Times New Roman" w:eastAsia="Times New Roman" w:hAnsi="Times New Roman" w:cs="Times New Roman"/>
          <w:szCs w:val="21"/>
        </w:rPr>
        <w:t>: GeoPost poursuit sa diversification avec l’acquisition de Resto-in et Stuart, dont elle acquiert 20</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 des parts. Resto-in est spécialisée en livraison de nourriture à domicile et Stuart dans la course urbaine urgente.</w:t>
      </w:r>
    </w:p>
    <w:p w14:paraId="211BE5B2" w14:textId="77777777" w:rsidR="006B6785" w:rsidRPr="006E16E8" w:rsidRDefault="006B6785" w:rsidP="006B6785">
      <w:pPr>
        <w:pStyle w:val="Sous-titre1"/>
      </w:pPr>
      <w:r w:rsidRPr="006E16E8">
        <w:t>Année 2016</w:t>
      </w:r>
    </w:p>
    <w:p w14:paraId="211BE5B3"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szCs w:val="21"/>
        </w:rPr>
        <w:t>J</w:t>
      </w:r>
      <w:r w:rsidRPr="00C65635">
        <w:rPr>
          <w:rFonts w:ascii="Times New Roman" w:eastAsia="Times New Roman" w:hAnsi="Times New Roman" w:cs="Times New Roman"/>
          <w:i/>
          <w:szCs w:val="21"/>
        </w:rPr>
        <w:t>anvier</w:t>
      </w:r>
      <w:r w:rsidRPr="00C65635">
        <w:rPr>
          <w:rFonts w:ascii="Times New Roman" w:eastAsia="Times New Roman" w:hAnsi="Times New Roman" w:cs="Times New Roman"/>
          <w:szCs w:val="21"/>
        </w:rPr>
        <w:t> : Docapost prend une participation majoritaire (85</w:t>
      </w:r>
      <w:r w:rsidR="00927A91">
        <w:rPr>
          <w:rFonts w:ascii="Times New Roman" w:eastAsia="Times New Roman" w:hAnsi="Times New Roman" w:cs="Times New Roman"/>
          <w:szCs w:val="21"/>
        </w:rPr>
        <w:t> </w:t>
      </w:r>
      <w:r w:rsidRPr="00C65635">
        <w:rPr>
          <w:rFonts w:ascii="Times New Roman" w:eastAsia="Times New Roman" w:hAnsi="Times New Roman" w:cs="Times New Roman"/>
          <w:szCs w:val="21"/>
        </w:rPr>
        <w:t>%) dans la startup SmartPanda, spécialisée dans les services pour dirigeants de TPE.</w:t>
      </w:r>
    </w:p>
    <w:p w14:paraId="211BE5B4"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14 janvier</w:t>
      </w:r>
      <w:r w:rsidRPr="00C65635">
        <w:rPr>
          <w:rFonts w:ascii="Times New Roman" w:eastAsia="Times New Roman" w:hAnsi="Times New Roman" w:cs="Times New Roman"/>
          <w:szCs w:val="21"/>
        </w:rPr>
        <w:t xml:space="preserve"> : La Poste équipe progressivement ses bureaux de poste d’une borne Wifi en accès libre. Objectif : équiper 750 points de service à la fin </w:t>
      </w:r>
      <w:r>
        <w:rPr>
          <w:rFonts w:ascii="Times New Roman" w:eastAsia="Times New Roman" w:hAnsi="Times New Roman" w:cs="Times New Roman"/>
          <w:szCs w:val="21"/>
        </w:rPr>
        <w:t xml:space="preserve">de l’année </w:t>
      </w:r>
      <w:r w:rsidRPr="00C65635">
        <w:rPr>
          <w:rFonts w:ascii="Times New Roman" w:eastAsia="Times New Roman" w:hAnsi="Times New Roman" w:cs="Times New Roman"/>
          <w:szCs w:val="21"/>
        </w:rPr>
        <w:t>2016.</w:t>
      </w:r>
    </w:p>
    <w:p w14:paraId="211BE5B5" w14:textId="77777777" w:rsidR="006B6785" w:rsidRPr="00C65635" w:rsidRDefault="006B6785" w:rsidP="006B6785">
      <w:pPr>
        <w:spacing w:after="0"/>
        <w:rPr>
          <w:rFonts w:ascii="Times New Roman" w:eastAsia="Times New Roman" w:hAnsi="Times New Roman" w:cs="Times New Roman"/>
          <w:szCs w:val="21"/>
        </w:rPr>
      </w:pPr>
      <w:r w:rsidRPr="00C65635">
        <w:rPr>
          <w:rFonts w:ascii="Times New Roman" w:eastAsia="Times New Roman" w:hAnsi="Times New Roman" w:cs="Times New Roman"/>
          <w:i/>
          <w:szCs w:val="21"/>
        </w:rPr>
        <w:t xml:space="preserve">Mai </w:t>
      </w:r>
      <w:r w:rsidRPr="00C65635">
        <w:rPr>
          <w:rFonts w:ascii="Times New Roman" w:eastAsia="Times New Roman" w:hAnsi="Times New Roman" w:cs="Times New Roman"/>
          <w:szCs w:val="21"/>
        </w:rPr>
        <w:t xml:space="preserve">: </w:t>
      </w:r>
      <w:r w:rsidRPr="00C65635">
        <w:rPr>
          <w:rFonts w:ascii="Times New Roman" w:hAnsi="Times New Roman"/>
          <w:szCs w:val="21"/>
        </w:rPr>
        <w:t xml:space="preserve">La Poste acquiert ProbaYes, société qui développe des solutions prédictives et d’optimisation à travers l’analyse de données. L’opération permet au </w:t>
      </w:r>
      <w:r>
        <w:rPr>
          <w:rFonts w:ascii="Times New Roman" w:hAnsi="Times New Roman"/>
          <w:szCs w:val="21"/>
        </w:rPr>
        <w:t>g</w:t>
      </w:r>
      <w:r w:rsidRPr="00C65635">
        <w:rPr>
          <w:rFonts w:ascii="Times New Roman" w:hAnsi="Times New Roman"/>
          <w:szCs w:val="21"/>
        </w:rPr>
        <w:t xml:space="preserve">roupe de se doter d’un centre de recherche en </w:t>
      </w:r>
      <w:r>
        <w:rPr>
          <w:rFonts w:ascii="Times New Roman" w:hAnsi="Times New Roman"/>
          <w:szCs w:val="21"/>
        </w:rPr>
        <w:t>i</w:t>
      </w:r>
      <w:r w:rsidRPr="00C65635">
        <w:rPr>
          <w:rFonts w:ascii="Times New Roman" w:hAnsi="Times New Roman"/>
          <w:szCs w:val="21"/>
        </w:rPr>
        <w:t xml:space="preserve">ntelligence </w:t>
      </w:r>
      <w:r>
        <w:rPr>
          <w:rFonts w:ascii="Times New Roman" w:hAnsi="Times New Roman"/>
          <w:szCs w:val="21"/>
        </w:rPr>
        <w:t>a</w:t>
      </w:r>
      <w:r w:rsidRPr="00C65635">
        <w:rPr>
          <w:rFonts w:ascii="Times New Roman" w:hAnsi="Times New Roman"/>
          <w:szCs w:val="21"/>
        </w:rPr>
        <w:t xml:space="preserve">rtificielle pour répondre aux besoins internes de transformation et d’optimisation mais aussi aux besoins de personnalisation et de développement de nouveaux services pour ses clients. </w:t>
      </w:r>
    </w:p>
    <w:p w14:paraId="211BE5B6" w14:textId="77777777" w:rsidR="006B6785" w:rsidRPr="00C65635" w:rsidRDefault="006B6785" w:rsidP="006B6785">
      <w:pPr>
        <w:spacing w:after="0"/>
        <w:rPr>
          <w:rFonts w:ascii="Times New Roman" w:hAnsi="Times New Roman"/>
          <w:szCs w:val="21"/>
        </w:rPr>
      </w:pPr>
      <w:r w:rsidRPr="00C65635">
        <w:rPr>
          <w:rFonts w:ascii="Times New Roman" w:eastAsia="Times New Roman" w:hAnsi="Times New Roman" w:cs="Times New Roman"/>
          <w:i/>
          <w:szCs w:val="21"/>
        </w:rPr>
        <w:t>Juin </w:t>
      </w:r>
      <w:r w:rsidRPr="00C65635">
        <w:rPr>
          <w:rFonts w:ascii="Times New Roman" w:eastAsia="Times New Roman" w:hAnsi="Times New Roman" w:cs="Times New Roman"/>
          <w:szCs w:val="21"/>
        </w:rPr>
        <w:t xml:space="preserve">: </w:t>
      </w:r>
      <w:r w:rsidRPr="00C65635">
        <w:rPr>
          <w:rFonts w:ascii="Times New Roman" w:hAnsi="Times New Roman"/>
          <w:szCs w:val="21"/>
        </w:rPr>
        <w:t xml:space="preserve">Dans le cadre de la réforme du permis de conduire, prévue par la loi du 6 août 2015, La Poste ouvre ses premiers centres d’examens. </w:t>
      </w:r>
    </w:p>
    <w:p w14:paraId="211BE5B7" w14:textId="77777777" w:rsidR="006B6785" w:rsidRPr="00C65635" w:rsidRDefault="006B6785" w:rsidP="006B6785">
      <w:pPr>
        <w:spacing w:after="0"/>
        <w:rPr>
          <w:rFonts w:ascii="Times New Roman" w:hAnsi="Times New Roman"/>
          <w:szCs w:val="21"/>
        </w:rPr>
      </w:pPr>
      <w:r w:rsidRPr="00C65635">
        <w:rPr>
          <w:rFonts w:ascii="Times New Roman" w:eastAsia="Times New Roman" w:hAnsi="Times New Roman" w:cs="Times New Roman"/>
          <w:i/>
          <w:szCs w:val="21"/>
        </w:rPr>
        <w:t>Juillet </w:t>
      </w:r>
      <w:r w:rsidRPr="00C65635">
        <w:rPr>
          <w:rFonts w:ascii="Times New Roman" w:eastAsia="Times New Roman" w:hAnsi="Times New Roman" w:cs="Times New Roman"/>
          <w:szCs w:val="21"/>
        </w:rPr>
        <w:t xml:space="preserve">: </w:t>
      </w:r>
      <w:r w:rsidRPr="00C65635">
        <w:rPr>
          <w:rFonts w:ascii="Times New Roman" w:hAnsi="Times New Roman"/>
          <w:szCs w:val="21"/>
        </w:rPr>
        <w:t>Chronopost rachète B</w:t>
      </w:r>
      <w:r>
        <w:rPr>
          <w:rFonts w:ascii="Times New Roman" w:hAnsi="Times New Roman"/>
          <w:szCs w:val="21"/>
        </w:rPr>
        <w:t>iologistic</w:t>
      </w:r>
      <w:r w:rsidRPr="00C65635">
        <w:rPr>
          <w:rFonts w:ascii="Times New Roman" w:hAnsi="Times New Roman"/>
          <w:szCs w:val="21"/>
        </w:rPr>
        <w:t xml:space="preserve">, société de transport sous température dirigée de produits sensibles dans le secteur sanitaire, pharmaceutique et environnemental. </w:t>
      </w:r>
    </w:p>
    <w:p w14:paraId="211BE5B8" w14:textId="77777777" w:rsidR="006B6785" w:rsidRPr="00C65635" w:rsidRDefault="006B6785" w:rsidP="006B6785">
      <w:pPr>
        <w:spacing w:after="0"/>
        <w:rPr>
          <w:rFonts w:ascii="Times New Roman" w:hAnsi="Times New Roman"/>
          <w:szCs w:val="21"/>
        </w:rPr>
      </w:pPr>
      <w:r>
        <w:rPr>
          <w:rFonts w:ascii="Times New Roman" w:eastAsia="Times New Roman" w:hAnsi="Times New Roman" w:cs="Times New Roman"/>
          <w:i/>
          <w:szCs w:val="21"/>
        </w:rPr>
        <w:t>Octobre</w:t>
      </w:r>
      <w:r w:rsidRPr="00C65635">
        <w:rPr>
          <w:rFonts w:ascii="Times New Roman" w:eastAsia="Times New Roman" w:hAnsi="Times New Roman" w:cs="Times New Roman"/>
          <w:i/>
          <w:szCs w:val="21"/>
        </w:rPr>
        <w:t> </w:t>
      </w:r>
      <w:r w:rsidRPr="00C65635">
        <w:rPr>
          <w:rFonts w:ascii="Times New Roman" w:eastAsia="Times New Roman" w:hAnsi="Times New Roman" w:cs="Times New Roman"/>
          <w:szCs w:val="21"/>
        </w:rPr>
        <w:t xml:space="preserve">: </w:t>
      </w:r>
      <w:r>
        <w:rPr>
          <w:rFonts w:ascii="Times New Roman" w:eastAsia="Times New Roman" w:hAnsi="Times New Roman" w:cs="Times New Roman"/>
          <w:szCs w:val="21"/>
        </w:rPr>
        <w:t xml:space="preserve">La Poste prend une participation majoritaire dans Axeo services, entreprise spécialisée dans les services à la personne. </w:t>
      </w:r>
    </w:p>
    <w:p w14:paraId="211BE5B9" w14:textId="77777777" w:rsidR="006B6785" w:rsidRDefault="006B6785" w:rsidP="006B6785">
      <w:pPr>
        <w:spacing w:after="0"/>
        <w:rPr>
          <w:rFonts w:ascii="Times New Roman" w:eastAsia="Times New Roman" w:hAnsi="Times New Roman" w:cs="Times New Roman"/>
        </w:rPr>
      </w:pPr>
      <w:r>
        <w:rPr>
          <w:rFonts w:ascii="Times New Roman" w:eastAsia="Times New Roman" w:hAnsi="Times New Roman" w:cs="Times New Roman"/>
        </w:rPr>
        <w:br w:type="page"/>
      </w:r>
    </w:p>
    <w:p w14:paraId="211BE5BA" w14:textId="105885BB" w:rsidR="006B6785" w:rsidRDefault="00CC234A" w:rsidP="006B6785">
      <w:pPr>
        <w:pStyle w:val="TitreAnnexe"/>
      </w:pPr>
      <w:bookmarkStart w:id="2247" w:name="_Toc463433934"/>
      <w:bookmarkStart w:id="2248" w:name="_Toc463434100"/>
      <w:bookmarkStart w:id="2249" w:name="_Toc463439762"/>
      <w:bookmarkStart w:id="2250" w:name="_Toc463518307"/>
      <w:bookmarkStart w:id="2251" w:name="_Toc464729774"/>
      <w:r>
        <w:t>l</w:t>
      </w:r>
      <w:r w:rsidR="006B6785">
        <w:t>es comptes consolidés du groupe La Poste et les comptes sociaux de La Poste SA</w:t>
      </w:r>
      <w:bookmarkEnd w:id="2247"/>
      <w:bookmarkEnd w:id="2248"/>
      <w:bookmarkEnd w:id="2249"/>
      <w:bookmarkEnd w:id="2250"/>
      <w:bookmarkEnd w:id="2251"/>
      <w:r w:rsidR="006B6785">
        <w:t xml:space="preserve"> </w:t>
      </w:r>
    </w:p>
    <w:p w14:paraId="211BE5BB" w14:textId="77777777" w:rsidR="006B6785" w:rsidRPr="00270E7A" w:rsidRDefault="006B6785" w:rsidP="006B6785">
      <w:pPr>
        <w:pStyle w:val="Sous-titre1"/>
        <w:rPr>
          <w:rFonts w:ascii="Times New Roman" w:eastAsia="Times New Roman" w:hAnsi="Times New Roman" w:cs="Times New Roman"/>
          <w:sz w:val="24"/>
          <w:szCs w:val="24"/>
          <w:lang w:eastAsia="fr-FR"/>
        </w:rPr>
      </w:pPr>
      <w:r>
        <w:t xml:space="preserve">1. </w:t>
      </w:r>
      <w:r w:rsidRPr="000E28E4">
        <w:t>Les comptes consolidés</w:t>
      </w:r>
    </w:p>
    <w:p w14:paraId="211BE5BC" w14:textId="77777777" w:rsidR="006B6785" w:rsidRPr="000E28E4" w:rsidRDefault="006B6785" w:rsidP="006B6785">
      <w:pPr>
        <w:rPr>
          <w:rFonts w:ascii="Times New Roman" w:eastAsia="Times New Roman" w:hAnsi="Times New Roman" w:cs="Times New Roman"/>
          <w:szCs w:val="21"/>
          <w:lang w:eastAsia="fr-FR"/>
        </w:rPr>
      </w:pPr>
      <w:r w:rsidRPr="000E28E4">
        <w:rPr>
          <w:rFonts w:ascii="Times New Roman" w:eastAsia="Times New Roman" w:hAnsi="Times New Roman" w:cs="Times New Roman"/>
          <w:szCs w:val="21"/>
          <w:lang w:eastAsia="fr-FR"/>
        </w:rPr>
        <w:t>Le total de bilan du groupe La Poste a cru de manière régulière et quasi constante de fin 2010 à fin 2015 en passant de 186 Md€ à fin 2010 à 233 Md€ à fin 2015 (+</w:t>
      </w:r>
      <w:r w:rsidR="00927A91">
        <w:rPr>
          <w:rFonts w:ascii="Times New Roman" w:eastAsia="Times New Roman" w:hAnsi="Times New Roman" w:cs="Times New Roman"/>
          <w:szCs w:val="21"/>
          <w:lang w:eastAsia="fr-FR"/>
        </w:rPr>
        <w:t> </w:t>
      </w:r>
      <w:r w:rsidRPr="000E28E4">
        <w:rPr>
          <w:rFonts w:ascii="Times New Roman" w:eastAsia="Times New Roman" w:hAnsi="Times New Roman" w:cs="Times New Roman"/>
          <w:szCs w:val="21"/>
          <w:lang w:eastAsia="fr-FR"/>
        </w:rPr>
        <w:t>25</w:t>
      </w:r>
      <w:r w:rsidR="00927A91">
        <w:rPr>
          <w:rFonts w:ascii="Times New Roman" w:eastAsia="Times New Roman" w:hAnsi="Times New Roman" w:cs="Times New Roman"/>
          <w:szCs w:val="21"/>
          <w:lang w:eastAsia="fr-FR"/>
        </w:rPr>
        <w:t> </w:t>
      </w:r>
      <w:r w:rsidRPr="000E28E4">
        <w:rPr>
          <w:rFonts w:ascii="Times New Roman" w:eastAsia="Times New Roman" w:hAnsi="Times New Roman" w:cs="Times New Roman"/>
          <w:szCs w:val="21"/>
          <w:lang w:eastAsia="fr-FR"/>
        </w:rPr>
        <w:t>%). Cette croissance s’est concrétisée au passif par un doublement des fonds propres, tandis que les passifs non courants, représentatifs de l’endettement à moyen long terme du groupe, ne progressaient que de 12</w:t>
      </w:r>
      <w:r w:rsidR="00927A91">
        <w:rPr>
          <w:rFonts w:ascii="Times New Roman" w:eastAsia="Times New Roman" w:hAnsi="Times New Roman" w:cs="Times New Roman"/>
          <w:szCs w:val="21"/>
          <w:lang w:eastAsia="fr-FR"/>
        </w:rPr>
        <w:t> </w:t>
      </w:r>
      <w:r w:rsidRPr="000E28E4">
        <w:rPr>
          <w:rFonts w:ascii="Times New Roman" w:eastAsia="Times New Roman" w:hAnsi="Times New Roman" w:cs="Times New Roman"/>
          <w:szCs w:val="21"/>
          <w:lang w:eastAsia="fr-FR"/>
        </w:rPr>
        <w:t xml:space="preserve">%. </w:t>
      </w:r>
      <w:r w:rsidR="00927A91" w:rsidRPr="000E28E4">
        <w:rPr>
          <w:rFonts w:ascii="Times New Roman" w:eastAsia="Times New Roman" w:hAnsi="Times New Roman" w:cs="Times New Roman"/>
          <w:szCs w:val="21"/>
          <w:lang w:eastAsia="fr-FR"/>
        </w:rPr>
        <w:t>À</w:t>
      </w:r>
      <w:r w:rsidRPr="000E28E4">
        <w:rPr>
          <w:rFonts w:ascii="Times New Roman" w:eastAsia="Times New Roman" w:hAnsi="Times New Roman" w:cs="Times New Roman"/>
          <w:szCs w:val="21"/>
          <w:lang w:eastAsia="fr-FR"/>
        </w:rPr>
        <w:t xml:space="preserve"> l’actif, les actifs courants et non courants ont crû au même rythme sur la période.</w:t>
      </w:r>
    </w:p>
    <w:p w14:paraId="211BE5BD" w14:textId="77777777" w:rsidR="006B6785" w:rsidRDefault="006B6785" w:rsidP="006B6785">
      <w:pPr>
        <w:rPr>
          <w:rFonts w:ascii="Times New Roman" w:eastAsia="Times New Roman" w:hAnsi="Times New Roman" w:cs="Times New Roman"/>
          <w:szCs w:val="21"/>
          <w:lang w:eastAsia="fr-FR"/>
        </w:rPr>
      </w:pPr>
      <w:r>
        <w:rPr>
          <w:rFonts w:ascii="Times New Roman" w:eastAsia="Times New Roman" w:hAnsi="Times New Roman" w:cs="Times New Roman"/>
          <w:szCs w:val="21"/>
          <w:lang w:eastAsia="fr-FR"/>
        </w:rPr>
        <w:t>E</w:t>
      </w:r>
      <w:r w:rsidRPr="000E28E4">
        <w:rPr>
          <w:rFonts w:ascii="Times New Roman" w:eastAsia="Times New Roman" w:hAnsi="Times New Roman" w:cs="Times New Roman"/>
          <w:szCs w:val="21"/>
          <w:lang w:eastAsia="fr-FR"/>
        </w:rPr>
        <w:t>n valeur, la progression du total de bilan du groupe est à imputer en quasi-totalité à celle des encours liés à l’activité bancaire et classés, tant à l’actif qu’au passif, en « non courant »</w:t>
      </w:r>
      <w:r w:rsidRPr="000E28E4">
        <w:rPr>
          <w:rFonts w:ascii="Times New Roman" w:eastAsia="Times New Roman" w:hAnsi="Times New Roman" w:cs="Times New Roman"/>
          <w:szCs w:val="21"/>
          <w:vertAlign w:val="superscript"/>
          <w:lang w:eastAsia="fr-FR"/>
        </w:rPr>
        <w:footnoteReference w:id="191"/>
      </w:r>
      <w:r w:rsidRPr="000E28E4">
        <w:rPr>
          <w:rFonts w:ascii="Times New Roman" w:eastAsia="Times New Roman" w:hAnsi="Times New Roman" w:cs="Times New Roman"/>
          <w:szCs w:val="21"/>
          <w:lang w:eastAsia="fr-FR"/>
        </w:rPr>
        <w:t xml:space="preserve">. </w:t>
      </w:r>
    </w:p>
    <w:p w14:paraId="33BCF800" w14:textId="77777777" w:rsidR="0039462A" w:rsidRDefault="0039462A" w:rsidP="006B6785">
      <w:pPr>
        <w:rPr>
          <w:rFonts w:ascii="Times New Roman" w:eastAsia="Times New Roman" w:hAnsi="Times New Roman" w:cs="Times New Roman"/>
          <w:szCs w:val="21"/>
          <w:lang w:eastAsia="fr-FR"/>
        </w:rPr>
      </w:pPr>
      <w:r>
        <w:rPr>
          <w:rFonts w:ascii="Times New Roman" w:eastAsia="Times New Roman" w:hAnsi="Times New Roman" w:cs="Times New Roman"/>
          <w:szCs w:val="21"/>
          <w:lang w:eastAsia="fr-FR"/>
        </w:rPr>
        <w:br w:type="page"/>
      </w:r>
    </w:p>
    <w:tbl>
      <w:tblPr>
        <w:tblStyle w:val="TABLEAURAPPORTPUBLICTHMATIQUE"/>
        <w:tblW w:w="8080" w:type="dxa"/>
        <w:tblInd w:w="-772" w:type="dxa"/>
        <w:tblLayout w:type="fixed"/>
        <w:tblLook w:val="04A0" w:firstRow="1" w:lastRow="0" w:firstColumn="1" w:lastColumn="0" w:noHBand="0" w:noVBand="1"/>
      </w:tblPr>
      <w:tblGrid>
        <w:gridCol w:w="1843"/>
        <w:gridCol w:w="851"/>
        <w:gridCol w:w="738"/>
        <w:gridCol w:w="850"/>
        <w:gridCol w:w="738"/>
        <w:gridCol w:w="738"/>
        <w:gridCol w:w="762"/>
        <w:gridCol w:w="762"/>
        <w:gridCol w:w="798"/>
      </w:tblGrid>
      <w:tr w:rsidR="00B90EB5" w:rsidRPr="0039462A" w14:paraId="6E75EF78" w14:textId="77777777" w:rsidTr="006B4EC4">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843" w:type="dxa"/>
            <w:noWrap/>
            <w:hideMark/>
          </w:tcPr>
          <w:p w14:paraId="7A3DA236" w14:textId="77777777" w:rsidR="0039462A" w:rsidRPr="00B90EB5" w:rsidRDefault="0039462A" w:rsidP="00B90EB5">
            <w:pPr>
              <w:pStyle w:val="TableauSchmaOrganigrammealignementgauche"/>
              <w:jc w:val="center"/>
              <w:rPr>
                <w:rFonts w:asciiTheme="majorHAnsi" w:hAnsiTheme="majorHAnsi" w:cstheme="majorHAnsi"/>
                <w:i w:val="0"/>
                <w:color w:val="000000" w:themeColor="text1"/>
                <w:sz w:val="16"/>
                <w:szCs w:val="16"/>
              </w:rPr>
            </w:pPr>
            <w:r w:rsidRPr="00B90EB5">
              <w:rPr>
                <w:rFonts w:asciiTheme="majorHAnsi" w:hAnsiTheme="majorHAnsi" w:cstheme="majorHAnsi"/>
                <w:i w:val="0"/>
                <w:color w:val="000000" w:themeColor="text1"/>
                <w:sz w:val="16"/>
                <w:szCs w:val="16"/>
              </w:rPr>
              <w:t>Bilan consolidé simplifié du groupe La Poste</w:t>
            </w:r>
          </w:p>
          <w:p w14:paraId="2984F258" w14:textId="77777777" w:rsidR="0039462A" w:rsidRPr="00B90EB5" w:rsidRDefault="0039462A" w:rsidP="00B90EB5">
            <w:pPr>
              <w:pStyle w:val="TableauSchmaOrganigrammealignementgauche"/>
              <w:jc w:val="center"/>
              <w:rPr>
                <w:rFonts w:asciiTheme="majorHAnsi" w:hAnsiTheme="majorHAnsi" w:cstheme="majorHAnsi"/>
                <w:i w:val="0"/>
                <w:color w:val="000000" w:themeColor="text1"/>
                <w:sz w:val="16"/>
                <w:szCs w:val="16"/>
              </w:rPr>
            </w:pPr>
            <w:r w:rsidRPr="00B90EB5">
              <w:rPr>
                <w:rFonts w:asciiTheme="majorHAnsi" w:hAnsiTheme="majorHAnsi" w:cstheme="majorHAnsi"/>
                <w:i w:val="0"/>
                <w:color w:val="000000" w:themeColor="text1"/>
                <w:sz w:val="16"/>
                <w:szCs w:val="16"/>
              </w:rPr>
              <w:t>en millions d'euros</w:t>
            </w:r>
          </w:p>
          <w:p w14:paraId="6C51F634" w14:textId="77777777" w:rsidR="0039462A" w:rsidRPr="00B90EB5" w:rsidRDefault="0039462A" w:rsidP="00B90EB5">
            <w:pPr>
              <w:pStyle w:val="TableauSchmaOrganigrammealignementgauche"/>
              <w:jc w:val="center"/>
              <w:rPr>
                <w:rFonts w:asciiTheme="majorHAnsi" w:hAnsiTheme="majorHAnsi" w:cstheme="majorHAnsi"/>
                <w:i w:val="0"/>
                <w:color w:val="000000" w:themeColor="text1"/>
                <w:sz w:val="16"/>
                <w:szCs w:val="16"/>
              </w:rPr>
            </w:pPr>
          </w:p>
        </w:tc>
        <w:tc>
          <w:tcPr>
            <w:tcW w:w="851" w:type="dxa"/>
            <w:noWrap/>
            <w:hideMark/>
          </w:tcPr>
          <w:p w14:paraId="1F5F19BC"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2010</w:t>
            </w:r>
          </w:p>
          <w:p w14:paraId="1E6B0A0E"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publié</w:t>
            </w:r>
          </w:p>
        </w:tc>
        <w:tc>
          <w:tcPr>
            <w:tcW w:w="738" w:type="dxa"/>
            <w:noWrap/>
            <w:hideMark/>
          </w:tcPr>
          <w:p w14:paraId="0B6D7CE0"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2011</w:t>
            </w:r>
          </w:p>
          <w:p w14:paraId="025C634A"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publié</w:t>
            </w:r>
          </w:p>
        </w:tc>
        <w:tc>
          <w:tcPr>
            <w:tcW w:w="850" w:type="dxa"/>
            <w:noWrap/>
            <w:hideMark/>
          </w:tcPr>
          <w:p w14:paraId="2D59AD0E"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2012</w:t>
            </w:r>
          </w:p>
          <w:p w14:paraId="6450BB24"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publié</w:t>
            </w:r>
          </w:p>
        </w:tc>
        <w:tc>
          <w:tcPr>
            <w:tcW w:w="738" w:type="dxa"/>
            <w:noWrap/>
            <w:hideMark/>
          </w:tcPr>
          <w:p w14:paraId="082848BF"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2013</w:t>
            </w:r>
          </w:p>
          <w:p w14:paraId="0C7B73BF"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publié</w:t>
            </w:r>
          </w:p>
        </w:tc>
        <w:tc>
          <w:tcPr>
            <w:tcW w:w="738" w:type="dxa"/>
            <w:noWrap/>
            <w:hideMark/>
          </w:tcPr>
          <w:p w14:paraId="52C0EA4C" w14:textId="77777777" w:rsidR="00C24B26"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01/01/</w:t>
            </w:r>
          </w:p>
          <w:p w14:paraId="77142E3D" w14:textId="4DE94298"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2013</w:t>
            </w:r>
          </w:p>
          <w:p w14:paraId="5C3EE1C7"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Initial publié</w:t>
            </w:r>
          </w:p>
        </w:tc>
        <w:tc>
          <w:tcPr>
            <w:tcW w:w="762" w:type="dxa"/>
            <w:noWrap/>
            <w:hideMark/>
          </w:tcPr>
          <w:p w14:paraId="736886CD"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31/12/13 PF</w:t>
            </w:r>
          </w:p>
          <w:p w14:paraId="0C085BD0"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Vs 2014</w:t>
            </w:r>
          </w:p>
        </w:tc>
        <w:tc>
          <w:tcPr>
            <w:tcW w:w="762" w:type="dxa"/>
            <w:noWrap/>
            <w:hideMark/>
          </w:tcPr>
          <w:p w14:paraId="08ACAB05" w14:textId="77777777" w:rsidR="00C24B26"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31/12/</w:t>
            </w:r>
          </w:p>
          <w:p w14:paraId="37B6FF6C" w14:textId="6329A493"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2014</w:t>
            </w:r>
          </w:p>
          <w:p w14:paraId="0271A94E"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publié</w:t>
            </w:r>
          </w:p>
        </w:tc>
        <w:tc>
          <w:tcPr>
            <w:tcW w:w="798" w:type="dxa"/>
            <w:noWrap/>
            <w:hideMark/>
          </w:tcPr>
          <w:p w14:paraId="5D78CB5C"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2015</w:t>
            </w:r>
          </w:p>
          <w:p w14:paraId="7E1E60D6" w14:textId="77777777" w:rsidR="0039462A" w:rsidRPr="001C0C7F" w:rsidRDefault="0039462A" w:rsidP="00B90EB5">
            <w:pPr>
              <w:pStyle w:val="TableauSchmaOrganigrammealignementgauch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16"/>
                <w:szCs w:val="16"/>
              </w:rPr>
            </w:pPr>
            <w:r w:rsidRPr="001C0C7F">
              <w:rPr>
                <w:rFonts w:asciiTheme="majorHAnsi" w:hAnsiTheme="majorHAnsi" w:cstheme="majorHAnsi"/>
                <w:color w:val="000000" w:themeColor="text1"/>
                <w:sz w:val="16"/>
                <w:szCs w:val="16"/>
              </w:rPr>
              <w:t>publié</w:t>
            </w:r>
          </w:p>
        </w:tc>
      </w:tr>
      <w:tr w:rsidR="0039462A" w:rsidRPr="0039462A" w14:paraId="2A8F474F"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8080" w:type="dxa"/>
            <w:gridSpan w:val="9"/>
            <w:noWrap/>
            <w:hideMark/>
          </w:tcPr>
          <w:p w14:paraId="3D70C701"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I. Actif bilan consolidé - Groupe La Poste SA</w:t>
            </w:r>
          </w:p>
        </w:tc>
      </w:tr>
      <w:tr w:rsidR="0039462A" w:rsidRPr="0039462A" w14:paraId="323D6AD9"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55AF6249"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1. Actif non courant</w:t>
            </w:r>
          </w:p>
        </w:tc>
        <w:tc>
          <w:tcPr>
            <w:tcW w:w="851" w:type="dxa"/>
            <w:noWrap/>
            <w:hideMark/>
          </w:tcPr>
          <w:p w14:paraId="445A7A63"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10 876</w:t>
            </w:r>
          </w:p>
        </w:tc>
        <w:tc>
          <w:tcPr>
            <w:tcW w:w="738" w:type="dxa"/>
            <w:noWrap/>
            <w:hideMark/>
          </w:tcPr>
          <w:p w14:paraId="5E160912"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11 482</w:t>
            </w:r>
          </w:p>
        </w:tc>
        <w:tc>
          <w:tcPr>
            <w:tcW w:w="850" w:type="dxa"/>
            <w:noWrap/>
            <w:hideMark/>
          </w:tcPr>
          <w:p w14:paraId="0E66E0F7"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11 903</w:t>
            </w:r>
          </w:p>
        </w:tc>
        <w:tc>
          <w:tcPr>
            <w:tcW w:w="738" w:type="dxa"/>
            <w:noWrap/>
            <w:hideMark/>
          </w:tcPr>
          <w:p w14:paraId="1BD12D03"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12 073</w:t>
            </w:r>
          </w:p>
        </w:tc>
        <w:tc>
          <w:tcPr>
            <w:tcW w:w="738" w:type="dxa"/>
            <w:noWrap/>
            <w:hideMark/>
          </w:tcPr>
          <w:p w14:paraId="42B8984B"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11 903</w:t>
            </w:r>
          </w:p>
        </w:tc>
        <w:tc>
          <w:tcPr>
            <w:tcW w:w="762" w:type="dxa"/>
            <w:noWrap/>
            <w:hideMark/>
          </w:tcPr>
          <w:p w14:paraId="3EB744AC"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12 192</w:t>
            </w:r>
          </w:p>
        </w:tc>
        <w:tc>
          <w:tcPr>
            <w:tcW w:w="762" w:type="dxa"/>
            <w:noWrap/>
            <w:hideMark/>
          </w:tcPr>
          <w:p w14:paraId="17D242A5"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12 706</w:t>
            </w:r>
          </w:p>
        </w:tc>
        <w:tc>
          <w:tcPr>
            <w:tcW w:w="798" w:type="dxa"/>
            <w:noWrap/>
            <w:hideMark/>
          </w:tcPr>
          <w:p w14:paraId="78536458"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12 800</w:t>
            </w:r>
          </w:p>
        </w:tc>
      </w:tr>
      <w:tr w:rsidR="0039462A" w:rsidRPr="0039462A" w14:paraId="43E9B380"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7938C971"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2. Actifs courants bancaires</w:t>
            </w:r>
          </w:p>
        </w:tc>
        <w:tc>
          <w:tcPr>
            <w:tcW w:w="851" w:type="dxa"/>
            <w:noWrap/>
            <w:hideMark/>
          </w:tcPr>
          <w:p w14:paraId="1294E040"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169 874</w:t>
            </w:r>
          </w:p>
        </w:tc>
        <w:tc>
          <w:tcPr>
            <w:tcW w:w="738" w:type="dxa"/>
            <w:noWrap/>
            <w:hideMark/>
          </w:tcPr>
          <w:p w14:paraId="746BB5D0"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182 191</w:t>
            </w:r>
          </w:p>
        </w:tc>
        <w:tc>
          <w:tcPr>
            <w:tcW w:w="850" w:type="dxa"/>
            <w:noWrap/>
            <w:hideMark/>
          </w:tcPr>
          <w:p w14:paraId="632AE01A"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191 875</w:t>
            </w:r>
          </w:p>
        </w:tc>
        <w:tc>
          <w:tcPr>
            <w:tcW w:w="738" w:type="dxa"/>
            <w:noWrap/>
            <w:hideMark/>
          </w:tcPr>
          <w:p w14:paraId="7EE422E1"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195 837</w:t>
            </w:r>
          </w:p>
        </w:tc>
        <w:tc>
          <w:tcPr>
            <w:tcW w:w="738" w:type="dxa"/>
            <w:noWrap/>
            <w:hideMark/>
          </w:tcPr>
          <w:p w14:paraId="111AFEFD"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192 594</w:t>
            </w:r>
          </w:p>
        </w:tc>
        <w:tc>
          <w:tcPr>
            <w:tcW w:w="762" w:type="dxa"/>
            <w:noWrap/>
            <w:hideMark/>
          </w:tcPr>
          <w:p w14:paraId="53B4DD17"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197 501</w:t>
            </w:r>
          </w:p>
        </w:tc>
        <w:tc>
          <w:tcPr>
            <w:tcW w:w="762" w:type="dxa"/>
            <w:noWrap/>
            <w:hideMark/>
          </w:tcPr>
          <w:p w14:paraId="5C92A980"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208 182</w:t>
            </w:r>
          </w:p>
        </w:tc>
        <w:tc>
          <w:tcPr>
            <w:tcW w:w="798" w:type="dxa"/>
            <w:noWrap/>
            <w:hideMark/>
          </w:tcPr>
          <w:p w14:paraId="017D6DCB"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213 153</w:t>
            </w:r>
          </w:p>
        </w:tc>
      </w:tr>
      <w:tr w:rsidR="0039462A" w:rsidRPr="0039462A" w14:paraId="77F497A1"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77981C86"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3. Autres actifs courants</w:t>
            </w:r>
          </w:p>
        </w:tc>
        <w:tc>
          <w:tcPr>
            <w:tcW w:w="851" w:type="dxa"/>
            <w:noWrap/>
            <w:hideMark/>
          </w:tcPr>
          <w:p w14:paraId="218B42FB"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5 440</w:t>
            </w:r>
          </w:p>
        </w:tc>
        <w:tc>
          <w:tcPr>
            <w:tcW w:w="738" w:type="dxa"/>
            <w:noWrap/>
            <w:hideMark/>
          </w:tcPr>
          <w:p w14:paraId="76956C39"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6 245</w:t>
            </w:r>
          </w:p>
        </w:tc>
        <w:tc>
          <w:tcPr>
            <w:tcW w:w="850" w:type="dxa"/>
            <w:noWrap/>
            <w:hideMark/>
          </w:tcPr>
          <w:p w14:paraId="5D65CD20"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6 660</w:t>
            </w:r>
          </w:p>
        </w:tc>
        <w:tc>
          <w:tcPr>
            <w:tcW w:w="738" w:type="dxa"/>
            <w:noWrap/>
            <w:hideMark/>
          </w:tcPr>
          <w:p w14:paraId="257B3FBC"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6 648</w:t>
            </w:r>
          </w:p>
        </w:tc>
        <w:tc>
          <w:tcPr>
            <w:tcW w:w="738" w:type="dxa"/>
            <w:noWrap/>
            <w:hideMark/>
          </w:tcPr>
          <w:p w14:paraId="0448D37C"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5 941</w:t>
            </w:r>
          </w:p>
        </w:tc>
        <w:tc>
          <w:tcPr>
            <w:tcW w:w="762" w:type="dxa"/>
            <w:noWrap/>
            <w:hideMark/>
          </w:tcPr>
          <w:p w14:paraId="78E5FAC2"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5 849</w:t>
            </w:r>
          </w:p>
        </w:tc>
        <w:tc>
          <w:tcPr>
            <w:tcW w:w="762" w:type="dxa"/>
            <w:noWrap/>
            <w:hideMark/>
          </w:tcPr>
          <w:p w14:paraId="29D1E5F4"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5 448</w:t>
            </w:r>
          </w:p>
        </w:tc>
        <w:tc>
          <w:tcPr>
            <w:tcW w:w="798" w:type="dxa"/>
            <w:noWrap/>
            <w:hideMark/>
          </w:tcPr>
          <w:p w14:paraId="746F96AE"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7 050</w:t>
            </w:r>
          </w:p>
        </w:tc>
      </w:tr>
      <w:tr w:rsidR="0039462A" w:rsidRPr="0039462A" w14:paraId="2C5BDB16"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7D69F698"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4. Actifs destinés à être cédés</w:t>
            </w:r>
          </w:p>
        </w:tc>
        <w:tc>
          <w:tcPr>
            <w:tcW w:w="851" w:type="dxa"/>
            <w:noWrap/>
            <w:hideMark/>
          </w:tcPr>
          <w:p w14:paraId="65260FD7"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61</w:t>
            </w:r>
          </w:p>
        </w:tc>
        <w:tc>
          <w:tcPr>
            <w:tcW w:w="738" w:type="dxa"/>
            <w:noWrap/>
            <w:hideMark/>
          </w:tcPr>
          <w:p w14:paraId="003A973B"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155</w:t>
            </w:r>
          </w:p>
        </w:tc>
        <w:tc>
          <w:tcPr>
            <w:tcW w:w="850" w:type="dxa"/>
            <w:noWrap/>
            <w:hideMark/>
          </w:tcPr>
          <w:p w14:paraId="62C86A07"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104</w:t>
            </w:r>
          </w:p>
        </w:tc>
        <w:tc>
          <w:tcPr>
            <w:tcW w:w="738" w:type="dxa"/>
            <w:noWrap/>
            <w:hideMark/>
          </w:tcPr>
          <w:p w14:paraId="3D988635"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120</w:t>
            </w:r>
          </w:p>
        </w:tc>
        <w:tc>
          <w:tcPr>
            <w:tcW w:w="738" w:type="dxa"/>
            <w:noWrap/>
            <w:hideMark/>
          </w:tcPr>
          <w:p w14:paraId="1F616431"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104</w:t>
            </w:r>
          </w:p>
        </w:tc>
        <w:tc>
          <w:tcPr>
            <w:tcW w:w="762" w:type="dxa"/>
            <w:noWrap/>
            <w:hideMark/>
          </w:tcPr>
          <w:p w14:paraId="764D6378"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120</w:t>
            </w:r>
          </w:p>
        </w:tc>
        <w:tc>
          <w:tcPr>
            <w:tcW w:w="762" w:type="dxa"/>
            <w:noWrap/>
            <w:hideMark/>
          </w:tcPr>
          <w:p w14:paraId="11EDF13A"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29</w:t>
            </w:r>
          </w:p>
        </w:tc>
        <w:tc>
          <w:tcPr>
            <w:tcW w:w="798" w:type="dxa"/>
            <w:noWrap/>
            <w:hideMark/>
          </w:tcPr>
          <w:p w14:paraId="704BF0A5"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17</w:t>
            </w:r>
          </w:p>
        </w:tc>
      </w:tr>
      <w:tr w:rsidR="0039462A" w:rsidRPr="0039462A" w14:paraId="4A589013"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5AF09942"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Total de l'actif du bilan consolidé (1+2+3+4)</w:t>
            </w:r>
          </w:p>
        </w:tc>
        <w:tc>
          <w:tcPr>
            <w:tcW w:w="851" w:type="dxa"/>
            <w:noWrap/>
            <w:hideMark/>
          </w:tcPr>
          <w:p w14:paraId="5B3450A4"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186 250</w:t>
            </w:r>
          </w:p>
        </w:tc>
        <w:tc>
          <w:tcPr>
            <w:tcW w:w="738" w:type="dxa"/>
            <w:noWrap/>
            <w:hideMark/>
          </w:tcPr>
          <w:p w14:paraId="0106915A"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200 072</w:t>
            </w:r>
          </w:p>
        </w:tc>
        <w:tc>
          <w:tcPr>
            <w:tcW w:w="850" w:type="dxa"/>
            <w:noWrap/>
            <w:hideMark/>
          </w:tcPr>
          <w:p w14:paraId="7402E124"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210 544</w:t>
            </w:r>
          </w:p>
        </w:tc>
        <w:tc>
          <w:tcPr>
            <w:tcW w:w="738" w:type="dxa"/>
            <w:noWrap/>
            <w:hideMark/>
          </w:tcPr>
          <w:p w14:paraId="2D840BCE"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214 677</w:t>
            </w:r>
          </w:p>
        </w:tc>
        <w:tc>
          <w:tcPr>
            <w:tcW w:w="738" w:type="dxa"/>
            <w:noWrap/>
            <w:hideMark/>
          </w:tcPr>
          <w:p w14:paraId="3DC5A83D"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210 544</w:t>
            </w:r>
          </w:p>
        </w:tc>
        <w:tc>
          <w:tcPr>
            <w:tcW w:w="762" w:type="dxa"/>
            <w:noWrap/>
            <w:hideMark/>
          </w:tcPr>
          <w:p w14:paraId="62D41429"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215 661</w:t>
            </w:r>
          </w:p>
        </w:tc>
        <w:tc>
          <w:tcPr>
            <w:tcW w:w="762" w:type="dxa"/>
            <w:noWrap/>
            <w:hideMark/>
          </w:tcPr>
          <w:p w14:paraId="7D16473A"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226 364</w:t>
            </w:r>
          </w:p>
        </w:tc>
        <w:tc>
          <w:tcPr>
            <w:tcW w:w="798" w:type="dxa"/>
            <w:noWrap/>
            <w:hideMark/>
          </w:tcPr>
          <w:p w14:paraId="5AB77035"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233 019</w:t>
            </w:r>
          </w:p>
        </w:tc>
      </w:tr>
      <w:tr w:rsidR="0039462A" w:rsidRPr="0039462A" w14:paraId="7419BC1A" w14:textId="77777777" w:rsidTr="006B4EC4">
        <w:trPr>
          <w:trHeight w:val="86"/>
        </w:trPr>
        <w:tc>
          <w:tcPr>
            <w:cnfStyle w:val="001000000000" w:firstRow="0" w:lastRow="0" w:firstColumn="1" w:lastColumn="0" w:oddVBand="0" w:evenVBand="0" w:oddHBand="0" w:evenHBand="0" w:firstRowFirstColumn="0" w:firstRowLastColumn="0" w:lastRowFirstColumn="0" w:lastRowLastColumn="0"/>
            <w:tcW w:w="8080" w:type="dxa"/>
            <w:gridSpan w:val="9"/>
            <w:noWrap/>
            <w:hideMark/>
          </w:tcPr>
          <w:p w14:paraId="429BF52E" w14:textId="77777777" w:rsidR="0039462A" w:rsidRPr="0039462A" w:rsidRDefault="0039462A" w:rsidP="00B90EB5">
            <w:pPr>
              <w:pStyle w:val="TableauSchmaOrganigrammealignementgauche"/>
              <w:rPr>
                <w:rFonts w:asciiTheme="majorHAnsi" w:hAnsiTheme="majorHAnsi" w:cstheme="majorHAnsi"/>
                <w:sz w:val="16"/>
                <w:szCs w:val="16"/>
              </w:rPr>
            </w:pPr>
          </w:p>
        </w:tc>
      </w:tr>
      <w:tr w:rsidR="0039462A" w:rsidRPr="0039462A" w14:paraId="5B03049C"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8080" w:type="dxa"/>
            <w:gridSpan w:val="9"/>
            <w:noWrap/>
            <w:hideMark/>
          </w:tcPr>
          <w:p w14:paraId="1A521BD9"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II. Passif du bilan consolidé - Groupe La Poste SA</w:t>
            </w:r>
          </w:p>
        </w:tc>
      </w:tr>
      <w:tr w:rsidR="0039462A" w:rsidRPr="0039462A" w14:paraId="5D80CE7B"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1DD4B807"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Capitaux propres part du groupe</w:t>
            </w:r>
          </w:p>
        </w:tc>
        <w:tc>
          <w:tcPr>
            <w:tcW w:w="851" w:type="dxa"/>
            <w:noWrap/>
            <w:hideMark/>
          </w:tcPr>
          <w:p w14:paraId="04A4B8D7"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4 465</w:t>
            </w:r>
          </w:p>
        </w:tc>
        <w:tc>
          <w:tcPr>
            <w:tcW w:w="738" w:type="dxa"/>
            <w:noWrap/>
            <w:hideMark/>
          </w:tcPr>
          <w:p w14:paraId="3E53D0D8"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6 783</w:t>
            </w:r>
          </w:p>
        </w:tc>
        <w:tc>
          <w:tcPr>
            <w:tcW w:w="850" w:type="dxa"/>
            <w:noWrap/>
            <w:hideMark/>
          </w:tcPr>
          <w:p w14:paraId="307FC5E9"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7 470</w:t>
            </w:r>
          </w:p>
        </w:tc>
        <w:tc>
          <w:tcPr>
            <w:tcW w:w="738" w:type="dxa"/>
            <w:noWrap/>
            <w:hideMark/>
          </w:tcPr>
          <w:p w14:paraId="30D85483"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8 460</w:t>
            </w:r>
          </w:p>
        </w:tc>
        <w:tc>
          <w:tcPr>
            <w:tcW w:w="738" w:type="dxa"/>
            <w:noWrap/>
            <w:hideMark/>
          </w:tcPr>
          <w:p w14:paraId="762EE966"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7 362</w:t>
            </w:r>
          </w:p>
        </w:tc>
        <w:tc>
          <w:tcPr>
            <w:tcW w:w="762" w:type="dxa"/>
            <w:noWrap/>
            <w:hideMark/>
          </w:tcPr>
          <w:p w14:paraId="00BCD6A9"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8 615</w:t>
            </w:r>
          </w:p>
        </w:tc>
        <w:tc>
          <w:tcPr>
            <w:tcW w:w="762" w:type="dxa"/>
            <w:noWrap/>
            <w:hideMark/>
          </w:tcPr>
          <w:p w14:paraId="6783B462"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9 088</w:t>
            </w:r>
          </w:p>
        </w:tc>
        <w:tc>
          <w:tcPr>
            <w:tcW w:w="798" w:type="dxa"/>
            <w:noWrap/>
            <w:hideMark/>
          </w:tcPr>
          <w:p w14:paraId="42AC0D23"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9 723</w:t>
            </w:r>
          </w:p>
        </w:tc>
      </w:tr>
      <w:tr w:rsidR="0039462A" w:rsidRPr="0039462A" w14:paraId="2479C6D4"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317E2B90"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dont résultat de l'exercice (part du groupe)</w:t>
            </w:r>
          </w:p>
        </w:tc>
        <w:tc>
          <w:tcPr>
            <w:tcW w:w="851" w:type="dxa"/>
            <w:noWrap/>
            <w:hideMark/>
          </w:tcPr>
          <w:p w14:paraId="5059F5D9"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550</w:t>
            </w:r>
          </w:p>
        </w:tc>
        <w:tc>
          <w:tcPr>
            <w:tcW w:w="738" w:type="dxa"/>
            <w:noWrap/>
            <w:hideMark/>
          </w:tcPr>
          <w:p w14:paraId="26396B10"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478</w:t>
            </w:r>
          </w:p>
        </w:tc>
        <w:tc>
          <w:tcPr>
            <w:tcW w:w="850" w:type="dxa"/>
            <w:noWrap/>
            <w:hideMark/>
          </w:tcPr>
          <w:p w14:paraId="03CD0781"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479</w:t>
            </w:r>
          </w:p>
        </w:tc>
        <w:tc>
          <w:tcPr>
            <w:tcW w:w="738" w:type="dxa"/>
            <w:noWrap/>
            <w:hideMark/>
          </w:tcPr>
          <w:p w14:paraId="6BA5864D"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627</w:t>
            </w:r>
          </w:p>
        </w:tc>
        <w:tc>
          <w:tcPr>
            <w:tcW w:w="738" w:type="dxa"/>
            <w:noWrap/>
            <w:hideMark/>
          </w:tcPr>
          <w:p w14:paraId="481E18C8"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479</w:t>
            </w:r>
          </w:p>
        </w:tc>
        <w:tc>
          <w:tcPr>
            <w:tcW w:w="762" w:type="dxa"/>
            <w:noWrap/>
            <w:hideMark/>
          </w:tcPr>
          <w:p w14:paraId="45A97E35"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624</w:t>
            </w:r>
          </w:p>
        </w:tc>
        <w:tc>
          <w:tcPr>
            <w:tcW w:w="762" w:type="dxa"/>
            <w:noWrap/>
            <w:hideMark/>
          </w:tcPr>
          <w:p w14:paraId="125B9105"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513</w:t>
            </w:r>
          </w:p>
        </w:tc>
        <w:tc>
          <w:tcPr>
            <w:tcW w:w="798" w:type="dxa"/>
            <w:noWrap/>
            <w:hideMark/>
          </w:tcPr>
          <w:p w14:paraId="5DD73785"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636</w:t>
            </w:r>
          </w:p>
        </w:tc>
      </w:tr>
      <w:tr w:rsidR="0039462A" w:rsidRPr="0039462A" w14:paraId="7586B163"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6ECD80DD"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intérêts minoritaires</w:t>
            </w:r>
          </w:p>
        </w:tc>
        <w:tc>
          <w:tcPr>
            <w:tcW w:w="851" w:type="dxa"/>
            <w:noWrap/>
            <w:hideMark/>
          </w:tcPr>
          <w:p w14:paraId="5CD593EC"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18</w:t>
            </w:r>
          </w:p>
        </w:tc>
        <w:tc>
          <w:tcPr>
            <w:tcW w:w="738" w:type="dxa"/>
            <w:noWrap/>
            <w:hideMark/>
          </w:tcPr>
          <w:p w14:paraId="0898A578"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3</w:t>
            </w:r>
          </w:p>
        </w:tc>
        <w:tc>
          <w:tcPr>
            <w:tcW w:w="850" w:type="dxa"/>
            <w:noWrap/>
            <w:hideMark/>
          </w:tcPr>
          <w:p w14:paraId="6310B32D"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65</w:t>
            </w:r>
          </w:p>
        </w:tc>
        <w:tc>
          <w:tcPr>
            <w:tcW w:w="738" w:type="dxa"/>
            <w:noWrap/>
            <w:hideMark/>
          </w:tcPr>
          <w:p w14:paraId="12B6A33C"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57</w:t>
            </w:r>
          </w:p>
        </w:tc>
        <w:tc>
          <w:tcPr>
            <w:tcW w:w="738" w:type="dxa"/>
            <w:noWrap/>
            <w:hideMark/>
          </w:tcPr>
          <w:p w14:paraId="03A0FF21"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65</w:t>
            </w:r>
          </w:p>
        </w:tc>
        <w:tc>
          <w:tcPr>
            <w:tcW w:w="762" w:type="dxa"/>
            <w:noWrap/>
            <w:hideMark/>
          </w:tcPr>
          <w:p w14:paraId="52684FA8"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235</w:t>
            </w:r>
          </w:p>
        </w:tc>
        <w:tc>
          <w:tcPr>
            <w:tcW w:w="762" w:type="dxa"/>
            <w:noWrap/>
            <w:hideMark/>
          </w:tcPr>
          <w:p w14:paraId="06C4C27E"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270</w:t>
            </w:r>
          </w:p>
        </w:tc>
        <w:tc>
          <w:tcPr>
            <w:tcW w:w="798" w:type="dxa"/>
            <w:noWrap/>
            <w:hideMark/>
          </w:tcPr>
          <w:p w14:paraId="456602D0"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292</w:t>
            </w:r>
          </w:p>
        </w:tc>
      </w:tr>
      <w:tr w:rsidR="0039462A" w:rsidRPr="0039462A" w14:paraId="37E5C2F0"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4B501C46"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1. Capitaux propres de l'ensemble consolidé</w:t>
            </w:r>
          </w:p>
        </w:tc>
        <w:tc>
          <w:tcPr>
            <w:tcW w:w="851" w:type="dxa"/>
            <w:noWrap/>
            <w:hideMark/>
          </w:tcPr>
          <w:p w14:paraId="5B598644"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4 483</w:t>
            </w:r>
          </w:p>
        </w:tc>
        <w:tc>
          <w:tcPr>
            <w:tcW w:w="738" w:type="dxa"/>
            <w:noWrap/>
            <w:hideMark/>
          </w:tcPr>
          <w:p w14:paraId="1480BA91"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6 786</w:t>
            </w:r>
          </w:p>
        </w:tc>
        <w:tc>
          <w:tcPr>
            <w:tcW w:w="850" w:type="dxa"/>
            <w:noWrap/>
            <w:hideMark/>
          </w:tcPr>
          <w:p w14:paraId="29821AAE"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7 535</w:t>
            </w:r>
          </w:p>
        </w:tc>
        <w:tc>
          <w:tcPr>
            <w:tcW w:w="738" w:type="dxa"/>
            <w:noWrap/>
            <w:hideMark/>
          </w:tcPr>
          <w:p w14:paraId="7F463C0E"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8 516</w:t>
            </w:r>
          </w:p>
        </w:tc>
        <w:tc>
          <w:tcPr>
            <w:tcW w:w="738" w:type="dxa"/>
            <w:noWrap/>
            <w:hideMark/>
          </w:tcPr>
          <w:p w14:paraId="447AE3CA"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7 427</w:t>
            </w:r>
          </w:p>
        </w:tc>
        <w:tc>
          <w:tcPr>
            <w:tcW w:w="762" w:type="dxa"/>
            <w:noWrap/>
            <w:hideMark/>
          </w:tcPr>
          <w:p w14:paraId="39819C38"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8 850</w:t>
            </w:r>
          </w:p>
        </w:tc>
        <w:tc>
          <w:tcPr>
            <w:tcW w:w="762" w:type="dxa"/>
            <w:noWrap/>
            <w:hideMark/>
          </w:tcPr>
          <w:p w14:paraId="3C52D009"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9 358</w:t>
            </w:r>
          </w:p>
        </w:tc>
        <w:tc>
          <w:tcPr>
            <w:tcW w:w="798" w:type="dxa"/>
            <w:noWrap/>
            <w:hideMark/>
          </w:tcPr>
          <w:p w14:paraId="5003ABE1"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10 015</w:t>
            </w:r>
          </w:p>
        </w:tc>
      </w:tr>
      <w:tr w:rsidR="0039462A" w:rsidRPr="0039462A" w14:paraId="69AED9BA"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04742FC2"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2. Passif non courant</w:t>
            </w:r>
          </w:p>
        </w:tc>
        <w:tc>
          <w:tcPr>
            <w:tcW w:w="851" w:type="dxa"/>
            <w:noWrap/>
            <w:hideMark/>
          </w:tcPr>
          <w:p w14:paraId="7858CC49"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7 735</w:t>
            </w:r>
          </w:p>
        </w:tc>
        <w:tc>
          <w:tcPr>
            <w:tcW w:w="738" w:type="dxa"/>
            <w:noWrap/>
            <w:hideMark/>
          </w:tcPr>
          <w:p w14:paraId="01A2102C"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7 855</w:t>
            </w:r>
          </w:p>
        </w:tc>
        <w:tc>
          <w:tcPr>
            <w:tcW w:w="850" w:type="dxa"/>
            <w:noWrap/>
            <w:hideMark/>
          </w:tcPr>
          <w:p w14:paraId="41532101"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8 032</w:t>
            </w:r>
          </w:p>
        </w:tc>
        <w:tc>
          <w:tcPr>
            <w:tcW w:w="738" w:type="dxa"/>
            <w:noWrap/>
            <w:hideMark/>
          </w:tcPr>
          <w:p w14:paraId="2D2605F9"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7 976</w:t>
            </w:r>
          </w:p>
        </w:tc>
        <w:tc>
          <w:tcPr>
            <w:tcW w:w="738" w:type="dxa"/>
            <w:noWrap/>
            <w:hideMark/>
          </w:tcPr>
          <w:p w14:paraId="26BFE1E6"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8 140</w:t>
            </w:r>
          </w:p>
        </w:tc>
        <w:tc>
          <w:tcPr>
            <w:tcW w:w="762" w:type="dxa"/>
            <w:noWrap/>
            <w:hideMark/>
          </w:tcPr>
          <w:p w14:paraId="2A49F020"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8 086</w:t>
            </w:r>
          </w:p>
        </w:tc>
        <w:tc>
          <w:tcPr>
            <w:tcW w:w="762" w:type="dxa"/>
            <w:noWrap/>
            <w:hideMark/>
          </w:tcPr>
          <w:p w14:paraId="718DBE9C"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8 513</w:t>
            </w:r>
          </w:p>
        </w:tc>
        <w:tc>
          <w:tcPr>
            <w:tcW w:w="798" w:type="dxa"/>
            <w:noWrap/>
            <w:hideMark/>
          </w:tcPr>
          <w:p w14:paraId="65D64F58"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8 644</w:t>
            </w:r>
          </w:p>
        </w:tc>
      </w:tr>
      <w:tr w:rsidR="0039462A" w:rsidRPr="0039462A" w14:paraId="107A1328"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73E3B0F3"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3. Provisions pour risques et charges courantes</w:t>
            </w:r>
          </w:p>
        </w:tc>
        <w:tc>
          <w:tcPr>
            <w:tcW w:w="851" w:type="dxa"/>
            <w:noWrap/>
            <w:hideMark/>
          </w:tcPr>
          <w:p w14:paraId="01084834"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889</w:t>
            </w:r>
          </w:p>
        </w:tc>
        <w:tc>
          <w:tcPr>
            <w:tcW w:w="738" w:type="dxa"/>
            <w:noWrap/>
            <w:hideMark/>
          </w:tcPr>
          <w:p w14:paraId="35C691FD"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1 095</w:t>
            </w:r>
          </w:p>
        </w:tc>
        <w:tc>
          <w:tcPr>
            <w:tcW w:w="850" w:type="dxa"/>
            <w:noWrap/>
            <w:hideMark/>
          </w:tcPr>
          <w:p w14:paraId="1DDB5900"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1 390</w:t>
            </w:r>
          </w:p>
        </w:tc>
        <w:tc>
          <w:tcPr>
            <w:tcW w:w="738" w:type="dxa"/>
            <w:noWrap/>
            <w:hideMark/>
          </w:tcPr>
          <w:p w14:paraId="02F21BE3"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1 666</w:t>
            </w:r>
          </w:p>
        </w:tc>
        <w:tc>
          <w:tcPr>
            <w:tcW w:w="738" w:type="dxa"/>
            <w:noWrap/>
            <w:hideMark/>
          </w:tcPr>
          <w:p w14:paraId="1D248080"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1 390</w:t>
            </w:r>
          </w:p>
        </w:tc>
        <w:tc>
          <w:tcPr>
            <w:tcW w:w="762" w:type="dxa"/>
            <w:noWrap/>
            <w:hideMark/>
          </w:tcPr>
          <w:p w14:paraId="1C626859"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2 340</w:t>
            </w:r>
          </w:p>
        </w:tc>
        <w:tc>
          <w:tcPr>
            <w:tcW w:w="762" w:type="dxa"/>
            <w:noWrap/>
            <w:hideMark/>
          </w:tcPr>
          <w:p w14:paraId="0649F182"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2 813</w:t>
            </w:r>
          </w:p>
        </w:tc>
        <w:tc>
          <w:tcPr>
            <w:tcW w:w="798" w:type="dxa"/>
            <w:noWrap/>
            <w:hideMark/>
          </w:tcPr>
          <w:p w14:paraId="5DC2AD2A"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3 129</w:t>
            </w:r>
          </w:p>
        </w:tc>
      </w:tr>
      <w:tr w:rsidR="0039462A" w:rsidRPr="0039462A" w14:paraId="2B27B0F9"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363D926A" w14:textId="77777777" w:rsidR="0039462A" w:rsidRPr="0039462A" w:rsidRDefault="0039462A" w:rsidP="00B90EB5">
            <w:pPr>
              <w:pStyle w:val="TableauSchmaOrganigrammealignementgauche"/>
              <w:keepNext/>
              <w:keepLines/>
              <w:rPr>
                <w:rFonts w:asciiTheme="majorHAnsi" w:hAnsiTheme="majorHAnsi" w:cstheme="majorHAnsi"/>
                <w:sz w:val="16"/>
                <w:szCs w:val="16"/>
              </w:rPr>
            </w:pPr>
            <w:r w:rsidRPr="0039462A">
              <w:rPr>
                <w:rFonts w:asciiTheme="majorHAnsi" w:hAnsiTheme="majorHAnsi" w:cstheme="majorHAnsi"/>
                <w:sz w:val="16"/>
                <w:szCs w:val="16"/>
              </w:rPr>
              <w:t>4. Emprunts obligataires et dettes financières à court terme</w:t>
            </w:r>
          </w:p>
        </w:tc>
        <w:tc>
          <w:tcPr>
            <w:tcW w:w="851" w:type="dxa"/>
            <w:noWrap/>
            <w:hideMark/>
          </w:tcPr>
          <w:p w14:paraId="7326BEC7" w14:textId="77777777" w:rsidR="0039462A" w:rsidRPr="0039462A" w:rsidRDefault="0039462A" w:rsidP="00B90EB5">
            <w:pPr>
              <w:pStyle w:val="TableauSchmaOrganigrammealignementgauche"/>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1 262</w:t>
            </w:r>
          </w:p>
        </w:tc>
        <w:tc>
          <w:tcPr>
            <w:tcW w:w="738" w:type="dxa"/>
            <w:noWrap/>
            <w:hideMark/>
          </w:tcPr>
          <w:p w14:paraId="3071C311" w14:textId="77777777" w:rsidR="0039462A" w:rsidRPr="0039462A" w:rsidRDefault="0039462A" w:rsidP="00B90EB5">
            <w:pPr>
              <w:pStyle w:val="TableauSchmaOrganigrammealignementgauche"/>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1 349</w:t>
            </w:r>
          </w:p>
        </w:tc>
        <w:tc>
          <w:tcPr>
            <w:tcW w:w="850" w:type="dxa"/>
            <w:noWrap/>
            <w:hideMark/>
          </w:tcPr>
          <w:p w14:paraId="175536E0" w14:textId="77777777" w:rsidR="0039462A" w:rsidRPr="0039462A" w:rsidRDefault="0039462A" w:rsidP="00B90EB5">
            <w:pPr>
              <w:pStyle w:val="TableauSchmaOrganigrammealignementgauche"/>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1 567</w:t>
            </w:r>
          </w:p>
        </w:tc>
        <w:tc>
          <w:tcPr>
            <w:tcW w:w="738" w:type="dxa"/>
            <w:noWrap/>
            <w:hideMark/>
          </w:tcPr>
          <w:p w14:paraId="3B26DEBB" w14:textId="77777777" w:rsidR="0039462A" w:rsidRPr="0039462A" w:rsidRDefault="0039462A" w:rsidP="00B90EB5">
            <w:pPr>
              <w:pStyle w:val="TableauSchmaOrganigrammealignementgauche"/>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1 060</w:t>
            </w:r>
          </w:p>
        </w:tc>
        <w:tc>
          <w:tcPr>
            <w:tcW w:w="738" w:type="dxa"/>
            <w:noWrap/>
            <w:hideMark/>
          </w:tcPr>
          <w:p w14:paraId="5D3B7DFB" w14:textId="77777777" w:rsidR="0039462A" w:rsidRPr="0039462A" w:rsidRDefault="0039462A" w:rsidP="00B90EB5">
            <w:pPr>
              <w:pStyle w:val="TableauSchmaOrganigrammealignementgauche"/>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1 567</w:t>
            </w:r>
          </w:p>
        </w:tc>
        <w:tc>
          <w:tcPr>
            <w:tcW w:w="762" w:type="dxa"/>
            <w:noWrap/>
            <w:hideMark/>
          </w:tcPr>
          <w:p w14:paraId="4E5CDC0D" w14:textId="77777777" w:rsidR="0039462A" w:rsidRPr="0039462A" w:rsidRDefault="0039462A" w:rsidP="00B90EB5">
            <w:pPr>
              <w:pStyle w:val="TableauSchmaOrganigrammealignementgauche"/>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1 023</w:t>
            </w:r>
          </w:p>
        </w:tc>
        <w:tc>
          <w:tcPr>
            <w:tcW w:w="762" w:type="dxa"/>
            <w:noWrap/>
            <w:hideMark/>
          </w:tcPr>
          <w:p w14:paraId="5B72BEB4" w14:textId="77777777" w:rsidR="0039462A" w:rsidRPr="0039462A" w:rsidRDefault="0039462A" w:rsidP="00B90EB5">
            <w:pPr>
              <w:pStyle w:val="TableauSchmaOrganigrammealignementgauche"/>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885</w:t>
            </w:r>
          </w:p>
        </w:tc>
        <w:tc>
          <w:tcPr>
            <w:tcW w:w="798" w:type="dxa"/>
            <w:noWrap/>
            <w:hideMark/>
          </w:tcPr>
          <w:p w14:paraId="5C0AF361" w14:textId="77777777" w:rsidR="0039462A" w:rsidRPr="0039462A" w:rsidRDefault="0039462A" w:rsidP="00B90EB5">
            <w:pPr>
              <w:pStyle w:val="TableauSchmaOrganigrammealignementgauche"/>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1 345</w:t>
            </w:r>
          </w:p>
        </w:tc>
      </w:tr>
      <w:tr w:rsidR="0039462A" w:rsidRPr="0039462A" w14:paraId="5D134882"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2CBD070A"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5. Passifs courants bancaires</w:t>
            </w:r>
          </w:p>
        </w:tc>
        <w:tc>
          <w:tcPr>
            <w:tcW w:w="851" w:type="dxa"/>
            <w:noWrap/>
            <w:hideMark/>
          </w:tcPr>
          <w:p w14:paraId="6AC3E884"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166 990</w:t>
            </w:r>
          </w:p>
        </w:tc>
        <w:tc>
          <w:tcPr>
            <w:tcW w:w="738" w:type="dxa"/>
            <w:noWrap/>
            <w:hideMark/>
          </w:tcPr>
          <w:p w14:paraId="78BC00A4"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178 130</w:t>
            </w:r>
          </w:p>
        </w:tc>
        <w:tc>
          <w:tcPr>
            <w:tcW w:w="850" w:type="dxa"/>
            <w:noWrap/>
            <w:hideMark/>
          </w:tcPr>
          <w:p w14:paraId="5F719AF9"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186 883</w:t>
            </w:r>
          </w:p>
        </w:tc>
        <w:tc>
          <w:tcPr>
            <w:tcW w:w="738" w:type="dxa"/>
            <w:noWrap/>
            <w:hideMark/>
          </w:tcPr>
          <w:p w14:paraId="245324FD"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190 133</w:t>
            </w:r>
          </w:p>
        </w:tc>
        <w:tc>
          <w:tcPr>
            <w:tcW w:w="738" w:type="dxa"/>
            <w:noWrap/>
            <w:hideMark/>
          </w:tcPr>
          <w:p w14:paraId="24BED248"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186 882</w:t>
            </w:r>
          </w:p>
        </w:tc>
        <w:tc>
          <w:tcPr>
            <w:tcW w:w="762" w:type="dxa"/>
            <w:noWrap/>
            <w:hideMark/>
          </w:tcPr>
          <w:p w14:paraId="4795DBDD"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190 163</w:t>
            </w:r>
          </w:p>
        </w:tc>
        <w:tc>
          <w:tcPr>
            <w:tcW w:w="762" w:type="dxa"/>
            <w:noWrap/>
            <w:hideMark/>
          </w:tcPr>
          <w:p w14:paraId="5B20809B"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199 546</w:t>
            </w:r>
          </w:p>
        </w:tc>
        <w:tc>
          <w:tcPr>
            <w:tcW w:w="798" w:type="dxa"/>
            <w:noWrap/>
            <w:hideMark/>
          </w:tcPr>
          <w:p w14:paraId="08F2938D"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204 283</w:t>
            </w:r>
          </w:p>
        </w:tc>
      </w:tr>
      <w:tr w:rsidR="0039462A" w:rsidRPr="0039462A" w14:paraId="7292AA31"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47D19D96"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6. Autres passifs courants</w:t>
            </w:r>
          </w:p>
        </w:tc>
        <w:tc>
          <w:tcPr>
            <w:tcW w:w="851" w:type="dxa"/>
            <w:noWrap/>
            <w:hideMark/>
          </w:tcPr>
          <w:p w14:paraId="4F974EB8"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4 891</w:t>
            </w:r>
          </w:p>
        </w:tc>
        <w:tc>
          <w:tcPr>
            <w:tcW w:w="738" w:type="dxa"/>
            <w:noWrap/>
            <w:hideMark/>
          </w:tcPr>
          <w:p w14:paraId="7AB3D0C4"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4 835</w:t>
            </w:r>
          </w:p>
        </w:tc>
        <w:tc>
          <w:tcPr>
            <w:tcW w:w="850" w:type="dxa"/>
            <w:noWrap/>
            <w:hideMark/>
          </w:tcPr>
          <w:p w14:paraId="5F5CECEE"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5 136</w:t>
            </w:r>
          </w:p>
        </w:tc>
        <w:tc>
          <w:tcPr>
            <w:tcW w:w="738" w:type="dxa"/>
            <w:noWrap/>
            <w:hideMark/>
          </w:tcPr>
          <w:p w14:paraId="0AFA5EE0"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5 327</w:t>
            </w:r>
          </w:p>
        </w:tc>
        <w:tc>
          <w:tcPr>
            <w:tcW w:w="738" w:type="dxa"/>
            <w:noWrap/>
            <w:hideMark/>
          </w:tcPr>
          <w:p w14:paraId="421666E1"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5 136</w:t>
            </w:r>
          </w:p>
        </w:tc>
        <w:tc>
          <w:tcPr>
            <w:tcW w:w="762" w:type="dxa"/>
            <w:noWrap/>
            <w:hideMark/>
          </w:tcPr>
          <w:p w14:paraId="7075A5B8"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5 200</w:t>
            </w:r>
          </w:p>
        </w:tc>
        <w:tc>
          <w:tcPr>
            <w:tcW w:w="762" w:type="dxa"/>
            <w:noWrap/>
            <w:hideMark/>
          </w:tcPr>
          <w:p w14:paraId="6C6377D5"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5 250</w:t>
            </w:r>
          </w:p>
        </w:tc>
        <w:tc>
          <w:tcPr>
            <w:tcW w:w="798" w:type="dxa"/>
            <w:noWrap/>
            <w:hideMark/>
          </w:tcPr>
          <w:p w14:paraId="3EF9071D"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5 603</w:t>
            </w:r>
          </w:p>
        </w:tc>
      </w:tr>
      <w:tr w:rsidR="0039462A" w:rsidRPr="0039462A" w14:paraId="7426459D"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7F97FEA7"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7. Passifs destinés à être cédés</w:t>
            </w:r>
          </w:p>
        </w:tc>
        <w:tc>
          <w:tcPr>
            <w:tcW w:w="851" w:type="dxa"/>
            <w:noWrap/>
            <w:hideMark/>
          </w:tcPr>
          <w:p w14:paraId="05113965"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0</w:t>
            </w:r>
          </w:p>
        </w:tc>
        <w:tc>
          <w:tcPr>
            <w:tcW w:w="738" w:type="dxa"/>
            <w:noWrap/>
            <w:hideMark/>
          </w:tcPr>
          <w:p w14:paraId="00D37A63"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22</w:t>
            </w:r>
          </w:p>
        </w:tc>
        <w:tc>
          <w:tcPr>
            <w:tcW w:w="850" w:type="dxa"/>
            <w:noWrap/>
            <w:hideMark/>
          </w:tcPr>
          <w:p w14:paraId="4C0ADF43"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0</w:t>
            </w:r>
          </w:p>
        </w:tc>
        <w:tc>
          <w:tcPr>
            <w:tcW w:w="738" w:type="dxa"/>
            <w:noWrap/>
            <w:hideMark/>
          </w:tcPr>
          <w:p w14:paraId="5823E921"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0</w:t>
            </w:r>
          </w:p>
        </w:tc>
        <w:tc>
          <w:tcPr>
            <w:tcW w:w="738" w:type="dxa"/>
            <w:noWrap/>
            <w:hideMark/>
          </w:tcPr>
          <w:p w14:paraId="74B3697B"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0</w:t>
            </w:r>
          </w:p>
        </w:tc>
        <w:tc>
          <w:tcPr>
            <w:tcW w:w="762" w:type="dxa"/>
            <w:noWrap/>
            <w:hideMark/>
          </w:tcPr>
          <w:p w14:paraId="21E2935D"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0</w:t>
            </w:r>
          </w:p>
        </w:tc>
        <w:tc>
          <w:tcPr>
            <w:tcW w:w="762" w:type="dxa"/>
            <w:noWrap/>
            <w:hideMark/>
          </w:tcPr>
          <w:p w14:paraId="0C3C1E0C"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0</w:t>
            </w:r>
          </w:p>
        </w:tc>
        <w:tc>
          <w:tcPr>
            <w:tcW w:w="798" w:type="dxa"/>
            <w:noWrap/>
            <w:hideMark/>
          </w:tcPr>
          <w:p w14:paraId="79595BDE"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0</w:t>
            </w:r>
          </w:p>
        </w:tc>
      </w:tr>
      <w:tr w:rsidR="0039462A" w:rsidRPr="0039462A" w14:paraId="708FED47"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7B497C83"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Total passif courant (3+4+5+6+7)</w:t>
            </w:r>
          </w:p>
        </w:tc>
        <w:tc>
          <w:tcPr>
            <w:tcW w:w="851" w:type="dxa"/>
            <w:noWrap/>
            <w:hideMark/>
          </w:tcPr>
          <w:p w14:paraId="4D3A9DC2"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174 032</w:t>
            </w:r>
          </w:p>
        </w:tc>
        <w:tc>
          <w:tcPr>
            <w:tcW w:w="738" w:type="dxa"/>
            <w:noWrap/>
            <w:hideMark/>
          </w:tcPr>
          <w:p w14:paraId="5CC2F22B"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185 431</w:t>
            </w:r>
          </w:p>
        </w:tc>
        <w:tc>
          <w:tcPr>
            <w:tcW w:w="850" w:type="dxa"/>
            <w:noWrap/>
            <w:hideMark/>
          </w:tcPr>
          <w:p w14:paraId="3DD13B88"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194 977</w:t>
            </w:r>
          </w:p>
        </w:tc>
        <w:tc>
          <w:tcPr>
            <w:tcW w:w="738" w:type="dxa"/>
            <w:noWrap/>
            <w:hideMark/>
          </w:tcPr>
          <w:p w14:paraId="1EE59711"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198 185</w:t>
            </w:r>
          </w:p>
        </w:tc>
        <w:tc>
          <w:tcPr>
            <w:tcW w:w="738" w:type="dxa"/>
            <w:noWrap/>
            <w:hideMark/>
          </w:tcPr>
          <w:p w14:paraId="68E125AA"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194 977</w:t>
            </w:r>
          </w:p>
        </w:tc>
        <w:tc>
          <w:tcPr>
            <w:tcW w:w="762" w:type="dxa"/>
            <w:noWrap/>
            <w:hideMark/>
          </w:tcPr>
          <w:p w14:paraId="206ED755"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198 725</w:t>
            </w:r>
          </w:p>
        </w:tc>
        <w:tc>
          <w:tcPr>
            <w:tcW w:w="762" w:type="dxa"/>
            <w:noWrap/>
            <w:hideMark/>
          </w:tcPr>
          <w:p w14:paraId="574792EC"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208 494</w:t>
            </w:r>
          </w:p>
        </w:tc>
        <w:tc>
          <w:tcPr>
            <w:tcW w:w="798" w:type="dxa"/>
            <w:noWrap/>
            <w:hideMark/>
          </w:tcPr>
          <w:p w14:paraId="6FDC46AA"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214 360</w:t>
            </w:r>
          </w:p>
        </w:tc>
      </w:tr>
      <w:tr w:rsidR="0039462A" w:rsidRPr="0039462A" w14:paraId="3CA061D4" w14:textId="77777777" w:rsidTr="006B4EC4">
        <w:trPr>
          <w:trHeight w:val="265"/>
        </w:trPr>
        <w:tc>
          <w:tcPr>
            <w:cnfStyle w:val="001000000000" w:firstRow="0" w:lastRow="0" w:firstColumn="1" w:lastColumn="0" w:oddVBand="0" w:evenVBand="0" w:oddHBand="0" w:evenHBand="0" w:firstRowFirstColumn="0" w:firstRowLastColumn="0" w:lastRowFirstColumn="0" w:lastRowLastColumn="0"/>
            <w:tcW w:w="1843" w:type="dxa"/>
            <w:noWrap/>
            <w:hideMark/>
          </w:tcPr>
          <w:p w14:paraId="5C8EB101" w14:textId="77777777" w:rsidR="0039462A" w:rsidRPr="0039462A" w:rsidRDefault="0039462A" w:rsidP="00B90EB5">
            <w:pPr>
              <w:pStyle w:val="TableauSchmaOrganigrammealignementgauche"/>
              <w:rPr>
                <w:rFonts w:asciiTheme="majorHAnsi" w:hAnsiTheme="majorHAnsi" w:cstheme="majorHAnsi"/>
                <w:sz w:val="16"/>
                <w:szCs w:val="16"/>
              </w:rPr>
            </w:pPr>
            <w:r w:rsidRPr="0039462A">
              <w:rPr>
                <w:rFonts w:asciiTheme="majorHAnsi" w:hAnsiTheme="majorHAnsi" w:cstheme="majorHAnsi"/>
                <w:sz w:val="16"/>
                <w:szCs w:val="16"/>
              </w:rPr>
              <w:t>Total du bilan (1+2+3+4+5+6+7)</w:t>
            </w:r>
          </w:p>
        </w:tc>
        <w:tc>
          <w:tcPr>
            <w:tcW w:w="851" w:type="dxa"/>
            <w:noWrap/>
            <w:hideMark/>
          </w:tcPr>
          <w:p w14:paraId="69296913"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186 250</w:t>
            </w:r>
          </w:p>
        </w:tc>
        <w:tc>
          <w:tcPr>
            <w:tcW w:w="738" w:type="dxa"/>
            <w:noWrap/>
            <w:hideMark/>
          </w:tcPr>
          <w:p w14:paraId="74B0E573"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200 072</w:t>
            </w:r>
          </w:p>
        </w:tc>
        <w:tc>
          <w:tcPr>
            <w:tcW w:w="850" w:type="dxa"/>
            <w:noWrap/>
            <w:hideMark/>
          </w:tcPr>
          <w:p w14:paraId="415F6E07"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210 544</w:t>
            </w:r>
          </w:p>
        </w:tc>
        <w:tc>
          <w:tcPr>
            <w:tcW w:w="738" w:type="dxa"/>
            <w:noWrap/>
            <w:hideMark/>
          </w:tcPr>
          <w:p w14:paraId="050CE920"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214 677</w:t>
            </w:r>
          </w:p>
        </w:tc>
        <w:tc>
          <w:tcPr>
            <w:tcW w:w="738" w:type="dxa"/>
            <w:noWrap/>
            <w:hideMark/>
          </w:tcPr>
          <w:p w14:paraId="5B581749"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210 544</w:t>
            </w:r>
          </w:p>
        </w:tc>
        <w:tc>
          <w:tcPr>
            <w:tcW w:w="762" w:type="dxa"/>
            <w:noWrap/>
            <w:hideMark/>
          </w:tcPr>
          <w:p w14:paraId="5D82413B"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215 661</w:t>
            </w:r>
          </w:p>
        </w:tc>
        <w:tc>
          <w:tcPr>
            <w:tcW w:w="762" w:type="dxa"/>
            <w:noWrap/>
            <w:hideMark/>
          </w:tcPr>
          <w:p w14:paraId="690D5BFB"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226 364</w:t>
            </w:r>
          </w:p>
        </w:tc>
        <w:tc>
          <w:tcPr>
            <w:tcW w:w="798" w:type="dxa"/>
            <w:noWrap/>
            <w:hideMark/>
          </w:tcPr>
          <w:p w14:paraId="408EAD6F" w14:textId="77777777" w:rsidR="0039462A" w:rsidRPr="0039462A" w:rsidRDefault="0039462A" w:rsidP="00B90EB5">
            <w:pPr>
              <w:pStyle w:val="TableauSchmaOrganigrammealignementgauch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39462A">
              <w:rPr>
                <w:rFonts w:asciiTheme="majorHAnsi" w:hAnsiTheme="majorHAnsi" w:cstheme="majorHAnsi"/>
                <w:sz w:val="16"/>
                <w:szCs w:val="16"/>
              </w:rPr>
              <w:t>233 019</w:t>
            </w:r>
          </w:p>
        </w:tc>
      </w:tr>
    </w:tbl>
    <w:p w14:paraId="6487A3D7" w14:textId="70326D74" w:rsidR="00C24B26" w:rsidRPr="00C24B26" w:rsidRDefault="00C24B26" w:rsidP="00B90EB5">
      <w:pPr>
        <w:ind w:firstLine="0"/>
        <w:rPr>
          <w:rFonts w:ascii="Times New Roman" w:eastAsia="Times New Roman" w:hAnsi="Times New Roman" w:cs="Times New Roman"/>
          <w:szCs w:val="21"/>
          <w:lang w:eastAsia="fr-FR"/>
        </w:rPr>
      </w:pPr>
      <w:r>
        <w:rPr>
          <w:rFonts w:ascii="Times New Roman" w:eastAsia="Times New Roman" w:hAnsi="Times New Roman" w:cs="Times New Roman"/>
          <w:i/>
          <w:sz w:val="18"/>
          <w:szCs w:val="20"/>
          <w:lang w:eastAsia="fr-FR"/>
        </w:rPr>
        <w:t>Source : rapports annuels</w:t>
      </w:r>
      <w:r w:rsidRPr="00C44EEB">
        <w:rPr>
          <w:rFonts w:ascii="Times New Roman" w:eastAsia="Times New Roman" w:hAnsi="Times New Roman" w:cs="Times New Roman"/>
          <w:i/>
          <w:sz w:val="18"/>
          <w:szCs w:val="20"/>
          <w:lang w:eastAsia="fr-FR"/>
        </w:rPr>
        <w:t xml:space="preserve"> publiés du groupe « La Poste »</w:t>
      </w:r>
    </w:p>
    <w:p w14:paraId="3FA9D544" w14:textId="42A548F2" w:rsidR="00C24B26" w:rsidRDefault="00C24B26" w:rsidP="00C24B26">
      <w:pPr>
        <w:rPr>
          <w:rFonts w:ascii="Times New Roman" w:eastAsia="Times New Roman" w:hAnsi="Times New Roman" w:cs="Times New Roman"/>
          <w:szCs w:val="21"/>
          <w:lang w:eastAsia="fr-FR"/>
        </w:rPr>
      </w:pPr>
    </w:p>
    <w:p w14:paraId="67845AD1" w14:textId="77777777" w:rsidR="00B90EB5" w:rsidRDefault="00C24B26" w:rsidP="00B90EB5">
      <w:pPr>
        <w:tabs>
          <w:tab w:val="left" w:pos="1541"/>
        </w:tabs>
        <w:rPr>
          <w:rFonts w:ascii="Times New Roman" w:eastAsia="Times New Roman" w:hAnsi="Times New Roman" w:cs="Times New Roman"/>
          <w:szCs w:val="21"/>
          <w:lang w:eastAsia="fr-FR"/>
        </w:rPr>
      </w:pPr>
      <w:r>
        <w:rPr>
          <w:rFonts w:ascii="Times New Roman" w:eastAsia="Times New Roman" w:hAnsi="Times New Roman" w:cs="Times New Roman"/>
          <w:szCs w:val="21"/>
          <w:lang w:eastAsia="fr-FR"/>
        </w:rPr>
        <w:tab/>
      </w:r>
      <w:r w:rsidR="00B90EB5">
        <w:rPr>
          <w:rFonts w:ascii="Times New Roman" w:eastAsia="Times New Roman" w:hAnsi="Times New Roman" w:cs="Times New Roman"/>
          <w:szCs w:val="21"/>
          <w:lang w:eastAsia="fr-FR"/>
        </w:rPr>
        <w:br w:type="page"/>
      </w:r>
    </w:p>
    <w:p w14:paraId="211BE685" w14:textId="5598F1E2" w:rsidR="006B6785" w:rsidRPr="00270E7A" w:rsidRDefault="006B6785" w:rsidP="00B90EB5">
      <w:pPr>
        <w:tabs>
          <w:tab w:val="left" w:pos="1541"/>
        </w:tabs>
        <w:rPr>
          <w:rFonts w:ascii="Times New Roman" w:eastAsia="Times New Roman" w:hAnsi="Times New Roman" w:cs="Times New Roman"/>
          <w:b/>
          <w:sz w:val="24"/>
          <w:szCs w:val="24"/>
          <w:lang w:eastAsia="fr-FR"/>
        </w:rPr>
      </w:pPr>
      <w:r w:rsidRPr="00C44EEB">
        <w:t>Le « haut de bilan » du groupe La Poste</w:t>
      </w:r>
    </w:p>
    <w:p w14:paraId="211BE686" w14:textId="77777777" w:rsidR="006B6785" w:rsidRPr="00C44EEB" w:rsidRDefault="006B6785" w:rsidP="006B6785">
      <w:pPr>
        <w:rPr>
          <w:rFonts w:ascii="Times New Roman" w:eastAsia="Times New Roman" w:hAnsi="Times New Roman" w:cs="Times New Roman"/>
          <w:szCs w:val="21"/>
          <w:lang w:eastAsia="fr-FR"/>
        </w:rPr>
      </w:pPr>
      <w:r w:rsidRPr="00C44EEB">
        <w:rPr>
          <w:rFonts w:ascii="Times New Roman" w:eastAsia="Times New Roman" w:hAnsi="Times New Roman" w:cs="Times New Roman"/>
          <w:szCs w:val="21"/>
          <w:lang w:eastAsia="fr-FR"/>
        </w:rPr>
        <w:t>Au passif, les capitaux propres « part du groupe » ont plus que doublé en atteignant 9,7 Md€ à fin 2015 contre 4,5 Md€ à fin 2010, principalement du fait de l’augmentation de capital de 2,7 Md€ souscrite par l’État et la Caisse des dépôts et consignations.</w:t>
      </w:r>
    </w:p>
    <w:p w14:paraId="211BE687" w14:textId="77777777" w:rsidR="006B6785" w:rsidRPr="00C44EEB" w:rsidRDefault="006B6785" w:rsidP="006B6785">
      <w:pPr>
        <w:rPr>
          <w:rFonts w:ascii="Times New Roman" w:eastAsia="Times New Roman" w:hAnsi="Times New Roman" w:cs="Times New Roman"/>
          <w:szCs w:val="21"/>
          <w:lang w:eastAsia="fr-FR"/>
        </w:rPr>
      </w:pPr>
      <w:r w:rsidRPr="00C44EEB">
        <w:rPr>
          <w:rFonts w:ascii="Times New Roman" w:eastAsia="Times New Roman" w:hAnsi="Times New Roman" w:cs="Times New Roman"/>
          <w:szCs w:val="21"/>
          <w:lang w:eastAsia="fr-FR"/>
        </w:rPr>
        <w:t>Le passif non courant, composé principalement des emprunts obligataires et des dettes financières ainsi que des « avantages au personnel »</w:t>
      </w:r>
      <w:r w:rsidRPr="00C44EEB">
        <w:rPr>
          <w:rFonts w:ascii="Times New Roman" w:eastAsia="Times New Roman" w:hAnsi="Times New Roman" w:cs="Times New Roman"/>
          <w:szCs w:val="21"/>
          <w:vertAlign w:val="superscript"/>
          <w:lang w:eastAsia="fr-FR"/>
        </w:rPr>
        <w:footnoteReference w:id="192"/>
      </w:r>
      <w:r w:rsidRPr="00C44EEB">
        <w:rPr>
          <w:rFonts w:ascii="Times New Roman" w:eastAsia="Times New Roman" w:hAnsi="Times New Roman" w:cs="Times New Roman"/>
          <w:szCs w:val="21"/>
          <w:lang w:eastAsia="fr-FR"/>
        </w:rPr>
        <w:t xml:space="preserve">, n’a progressé que faiblement, passant de 7,7 Md€ fin 2010 à 8,6 Md€ fin 2015. L’endettement du groupe à moyen long terme, constitué des seuls emprunts obligataires et dettes financières, a stagné : il représente 6,0 Md€ fin 2015 contre 5,9 M€ fin 2010. </w:t>
      </w:r>
    </w:p>
    <w:p w14:paraId="211BE688" w14:textId="2ED682B2" w:rsidR="006B6785" w:rsidRDefault="006B6785" w:rsidP="006B6785">
      <w:pPr>
        <w:rPr>
          <w:rFonts w:ascii="Times New Roman" w:eastAsia="Times New Roman" w:hAnsi="Times New Roman" w:cs="Times New Roman"/>
          <w:szCs w:val="21"/>
          <w:lang w:eastAsia="fr-FR"/>
        </w:rPr>
      </w:pPr>
      <w:r w:rsidRPr="00C44EEB">
        <w:rPr>
          <w:rFonts w:ascii="Times New Roman" w:eastAsia="Times New Roman" w:hAnsi="Times New Roman" w:cs="Times New Roman"/>
          <w:szCs w:val="21"/>
          <w:lang w:eastAsia="fr-FR"/>
        </w:rPr>
        <w:t xml:space="preserve">Ainsi, le groupe La Poste a mis à profit la période 2010-2015 pour conforter sa structure financière. </w:t>
      </w:r>
    </w:p>
    <w:p w14:paraId="5D89A7ED" w14:textId="77777777" w:rsidR="00C24B26" w:rsidRDefault="00C24B26" w:rsidP="006B6785">
      <w:pPr>
        <w:rPr>
          <w:rFonts w:ascii="Times New Roman" w:eastAsia="Times New Roman" w:hAnsi="Times New Roman" w:cs="Times New Roman"/>
          <w:szCs w:val="21"/>
          <w:lang w:eastAsia="fr-FR"/>
        </w:rPr>
      </w:pPr>
      <w:r>
        <w:rPr>
          <w:rFonts w:ascii="Times New Roman" w:eastAsia="Times New Roman" w:hAnsi="Times New Roman" w:cs="Times New Roman"/>
          <w:szCs w:val="21"/>
          <w:lang w:eastAsia="fr-FR"/>
        </w:rPr>
        <w:br w:type="page"/>
      </w:r>
    </w:p>
    <w:tbl>
      <w:tblPr>
        <w:tblStyle w:val="TABLEAURAPPORTPUBLICTHMATIQUE"/>
        <w:tblW w:w="7659" w:type="dxa"/>
        <w:tblInd w:w="-459" w:type="dxa"/>
        <w:tblLook w:val="04A0" w:firstRow="1" w:lastRow="0" w:firstColumn="1" w:lastColumn="0" w:noHBand="0" w:noVBand="1"/>
      </w:tblPr>
      <w:tblGrid>
        <w:gridCol w:w="1907"/>
        <w:gridCol w:w="946"/>
        <w:gridCol w:w="946"/>
        <w:gridCol w:w="946"/>
        <w:gridCol w:w="1022"/>
        <w:gridCol w:w="946"/>
        <w:gridCol w:w="946"/>
      </w:tblGrid>
      <w:tr w:rsidR="00C24B26" w:rsidRPr="00C24B26" w14:paraId="37789EA8" w14:textId="77777777" w:rsidTr="00B90E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04FC0E69" w14:textId="77777777" w:rsidR="00C24B26" w:rsidRPr="00B90EB5" w:rsidRDefault="00C24B26" w:rsidP="00C24B26">
            <w:pPr>
              <w:spacing w:after="0"/>
              <w:ind w:firstLine="0"/>
              <w:jc w:val="center"/>
              <w:rPr>
                <w:rFonts w:asciiTheme="majorHAnsi" w:eastAsia="Calibri" w:hAnsiTheme="majorHAnsi" w:cstheme="majorHAnsi"/>
                <w:i w:val="0"/>
                <w:color w:val="000000" w:themeColor="text1"/>
                <w:sz w:val="16"/>
                <w:szCs w:val="16"/>
                <w:lang w:eastAsia="fr-FR"/>
              </w:rPr>
            </w:pPr>
            <w:r w:rsidRPr="00B90EB5">
              <w:rPr>
                <w:rFonts w:asciiTheme="majorHAnsi" w:eastAsia="Calibri" w:hAnsiTheme="majorHAnsi" w:cstheme="majorHAnsi"/>
                <w:i w:val="0"/>
                <w:color w:val="000000" w:themeColor="text1"/>
                <w:sz w:val="16"/>
                <w:szCs w:val="16"/>
                <w:lang w:eastAsia="fr-FR"/>
              </w:rPr>
              <w:t>Haut de bilan consolidé groupe La Poste en M€</w:t>
            </w:r>
          </w:p>
        </w:tc>
        <w:tc>
          <w:tcPr>
            <w:tcW w:w="0" w:type="auto"/>
            <w:noWrap/>
            <w:hideMark/>
          </w:tcPr>
          <w:p w14:paraId="54C1876B" w14:textId="77777777" w:rsidR="00C24B26" w:rsidRPr="001C0C7F" w:rsidRDefault="00C24B26" w:rsidP="001C0C7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rPr>
            </w:pPr>
            <w:r w:rsidRPr="001C0C7F">
              <w:rPr>
                <w:rFonts w:asciiTheme="majorHAnsi" w:eastAsia="Calibri" w:hAnsiTheme="majorHAnsi" w:cstheme="majorHAnsi"/>
                <w:color w:val="000000" w:themeColor="text1"/>
                <w:sz w:val="16"/>
                <w:szCs w:val="16"/>
                <w:lang w:eastAsia="fr-FR"/>
              </w:rPr>
              <w:t>31/12/2010</w:t>
            </w:r>
          </w:p>
          <w:p w14:paraId="1F74F355" w14:textId="77777777" w:rsidR="00C24B26" w:rsidRPr="001C0C7F" w:rsidRDefault="00C24B26" w:rsidP="001C0C7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eastAsia="fr-FR"/>
              </w:rPr>
            </w:pPr>
            <w:r w:rsidRPr="001C0C7F">
              <w:rPr>
                <w:rFonts w:asciiTheme="majorHAnsi" w:eastAsia="Calibri" w:hAnsiTheme="majorHAnsi" w:cstheme="majorHAnsi"/>
                <w:color w:val="000000" w:themeColor="text1"/>
                <w:sz w:val="16"/>
                <w:szCs w:val="16"/>
                <w:lang w:eastAsia="fr-FR"/>
              </w:rPr>
              <w:t>publié</w:t>
            </w:r>
          </w:p>
        </w:tc>
        <w:tc>
          <w:tcPr>
            <w:tcW w:w="945" w:type="dxa"/>
            <w:noWrap/>
            <w:hideMark/>
          </w:tcPr>
          <w:p w14:paraId="64A7C716" w14:textId="77777777" w:rsidR="00C24B26" w:rsidRPr="001C0C7F" w:rsidRDefault="00C24B26" w:rsidP="001C0C7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rPr>
            </w:pPr>
            <w:r w:rsidRPr="001C0C7F">
              <w:rPr>
                <w:rFonts w:asciiTheme="majorHAnsi" w:eastAsia="Calibri" w:hAnsiTheme="majorHAnsi" w:cstheme="majorHAnsi"/>
                <w:color w:val="000000" w:themeColor="text1"/>
                <w:sz w:val="16"/>
                <w:szCs w:val="16"/>
                <w:lang w:eastAsia="fr-FR"/>
              </w:rPr>
              <w:t>31/12/2011</w:t>
            </w:r>
          </w:p>
          <w:p w14:paraId="138D9493" w14:textId="77777777" w:rsidR="00C24B26" w:rsidRPr="001C0C7F" w:rsidRDefault="00C24B26" w:rsidP="001C0C7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eastAsia="fr-FR"/>
              </w:rPr>
            </w:pPr>
            <w:r w:rsidRPr="001C0C7F">
              <w:rPr>
                <w:rFonts w:asciiTheme="majorHAnsi" w:eastAsia="Calibri" w:hAnsiTheme="majorHAnsi" w:cstheme="majorHAnsi"/>
                <w:color w:val="000000" w:themeColor="text1"/>
                <w:sz w:val="16"/>
                <w:szCs w:val="16"/>
                <w:lang w:eastAsia="fr-FR"/>
              </w:rPr>
              <w:t>publié</w:t>
            </w:r>
          </w:p>
        </w:tc>
        <w:tc>
          <w:tcPr>
            <w:tcW w:w="0" w:type="auto"/>
            <w:noWrap/>
            <w:hideMark/>
          </w:tcPr>
          <w:p w14:paraId="39898F5D" w14:textId="77777777" w:rsidR="00C24B26" w:rsidRPr="001C0C7F" w:rsidRDefault="00C24B26" w:rsidP="001C0C7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rPr>
            </w:pPr>
            <w:r w:rsidRPr="001C0C7F">
              <w:rPr>
                <w:rFonts w:asciiTheme="majorHAnsi" w:eastAsia="Calibri" w:hAnsiTheme="majorHAnsi" w:cstheme="majorHAnsi"/>
                <w:color w:val="000000" w:themeColor="text1"/>
                <w:sz w:val="16"/>
                <w:szCs w:val="16"/>
                <w:lang w:eastAsia="fr-FR"/>
              </w:rPr>
              <w:t>31/12/2012</w:t>
            </w:r>
          </w:p>
          <w:p w14:paraId="6D4DB2F5" w14:textId="77777777" w:rsidR="00C24B26" w:rsidRPr="001C0C7F" w:rsidRDefault="00C24B26" w:rsidP="001C0C7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eastAsia="fr-FR"/>
              </w:rPr>
            </w:pPr>
            <w:r w:rsidRPr="001C0C7F">
              <w:rPr>
                <w:rFonts w:asciiTheme="majorHAnsi" w:eastAsia="Calibri" w:hAnsiTheme="majorHAnsi" w:cstheme="majorHAnsi"/>
                <w:color w:val="000000" w:themeColor="text1"/>
                <w:sz w:val="16"/>
                <w:szCs w:val="16"/>
                <w:lang w:eastAsia="fr-FR"/>
              </w:rPr>
              <w:t>publié</w:t>
            </w:r>
          </w:p>
        </w:tc>
        <w:tc>
          <w:tcPr>
            <w:tcW w:w="0" w:type="auto"/>
            <w:noWrap/>
            <w:hideMark/>
          </w:tcPr>
          <w:p w14:paraId="58D7487B" w14:textId="77777777" w:rsidR="00C24B26" w:rsidRPr="001C0C7F" w:rsidRDefault="00C24B26" w:rsidP="001C0C7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rPr>
            </w:pPr>
            <w:r w:rsidRPr="001C0C7F">
              <w:rPr>
                <w:rFonts w:asciiTheme="majorHAnsi" w:eastAsia="Calibri" w:hAnsiTheme="majorHAnsi" w:cstheme="majorHAnsi"/>
                <w:color w:val="000000" w:themeColor="text1"/>
                <w:sz w:val="16"/>
                <w:szCs w:val="16"/>
                <w:lang w:eastAsia="fr-FR"/>
              </w:rPr>
              <w:t>31/12/13 PF</w:t>
            </w:r>
          </w:p>
          <w:p w14:paraId="56046AAD" w14:textId="77777777" w:rsidR="00C24B26" w:rsidRPr="001C0C7F" w:rsidRDefault="00C24B26" w:rsidP="001C0C7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eastAsia="fr-FR"/>
              </w:rPr>
            </w:pPr>
            <w:r w:rsidRPr="001C0C7F">
              <w:rPr>
                <w:rFonts w:asciiTheme="majorHAnsi" w:eastAsia="Calibri" w:hAnsiTheme="majorHAnsi" w:cstheme="majorHAnsi"/>
                <w:color w:val="000000" w:themeColor="text1"/>
                <w:sz w:val="16"/>
                <w:szCs w:val="16"/>
                <w:lang w:eastAsia="fr-FR"/>
              </w:rPr>
              <w:t>2014</w:t>
            </w:r>
          </w:p>
        </w:tc>
        <w:tc>
          <w:tcPr>
            <w:tcW w:w="0" w:type="auto"/>
            <w:noWrap/>
            <w:hideMark/>
          </w:tcPr>
          <w:p w14:paraId="027D6071" w14:textId="77777777" w:rsidR="00C24B26" w:rsidRPr="001C0C7F" w:rsidRDefault="00C24B26" w:rsidP="001C0C7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rPr>
            </w:pPr>
            <w:r w:rsidRPr="001C0C7F">
              <w:rPr>
                <w:rFonts w:asciiTheme="majorHAnsi" w:eastAsia="Calibri" w:hAnsiTheme="majorHAnsi" w:cstheme="majorHAnsi"/>
                <w:color w:val="000000" w:themeColor="text1"/>
                <w:sz w:val="16"/>
                <w:szCs w:val="16"/>
                <w:lang w:eastAsia="fr-FR"/>
              </w:rPr>
              <w:t>31/12/2014</w:t>
            </w:r>
          </w:p>
          <w:p w14:paraId="1EE9909E" w14:textId="77777777" w:rsidR="00C24B26" w:rsidRPr="001C0C7F" w:rsidRDefault="00C24B26" w:rsidP="001C0C7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eastAsia="fr-FR"/>
              </w:rPr>
            </w:pPr>
            <w:r w:rsidRPr="001C0C7F">
              <w:rPr>
                <w:rFonts w:asciiTheme="majorHAnsi" w:eastAsia="Calibri" w:hAnsiTheme="majorHAnsi" w:cstheme="majorHAnsi"/>
                <w:color w:val="000000" w:themeColor="text1"/>
                <w:sz w:val="16"/>
                <w:szCs w:val="16"/>
                <w:lang w:eastAsia="fr-FR"/>
              </w:rPr>
              <w:t>publié</w:t>
            </w:r>
          </w:p>
        </w:tc>
        <w:tc>
          <w:tcPr>
            <w:tcW w:w="945" w:type="dxa"/>
            <w:noWrap/>
            <w:hideMark/>
          </w:tcPr>
          <w:p w14:paraId="015DAE68" w14:textId="77777777" w:rsidR="00C24B26" w:rsidRPr="001C0C7F" w:rsidRDefault="00C24B26" w:rsidP="001C0C7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rPr>
            </w:pPr>
            <w:r w:rsidRPr="001C0C7F">
              <w:rPr>
                <w:rFonts w:asciiTheme="majorHAnsi" w:eastAsia="Calibri" w:hAnsiTheme="majorHAnsi" w:cstheme="majorHAnsi"/>
                <w:color w:val="000000" w:themeColor="text1"/>
                <w:sz w:val="16"/>
                <w:szCs w:val="16"/>
                <w:lang w:eastAsia="fr-FR"/>
              </w:rPr>
              <w:t>31/12/2015</w:t>
            </w:r>
          </w:p>
          <w:p w14:paraId="01F88E52" w14:textId="77777777" w:rsidR="00C24B26" w:rsidRPr="001C0C7F" w:rsidRDefault="00C24B26" w:rsidP="001C0C7F">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eastAsia="fr-FR"/>
              </w:rPr>
            </w:pPr>
            <w:r w:rsidRPr="001C0C7F">
              <w:rPr>
                <w:rFonts w:asciiTheme="majorHAnsi" w:eastAsia="Calibri" w:hAnsiTheme="majorHAnsi" w:cstheme="majorHAnsi"/>
                <w:color w:val="000000" w:themeColor="text1"/>
                <w:sz w:val="16"/>
                <w:szCs w:val="16"/>
                <w:lang w:eastAsia="fr-FR"/>
              </w:rPr>
              <w:t>publié</w:t>
            </w:r>
          </w:p>
        </w:tc>
      </w:tr>
      <w:tr w:rsidR="00C24B26" w:rsidRPr="00C24B26" w14:paraId="177D65D5" w14:textId="77777777" w:rsidTr="00B90EB5">
        <w:trPr>
          <w:trHeight w:val="382"/>
        </w:trPr>
        <w:tc>
          <w:tcPr>
            <w:cnfStyle w:val="001000000000" w:firstRow="0" w:lastRow="0" w:firstColumn="1" w:lastColumn="0" w:oddVBand="0" w:evenVBand="0" w:oddHBand="0" w:evenHBand="0" w:firstRowFirstColumn="0" w:firstRowLastColumn="0" w:lastRowFirstColumn="0" w:lastRowLastColumn="0"/>
            <w:tcW w:w="7659" w:type="dxa"/>
            <w:gridSpan w:val="7"/>
            <w:noWrap/>
            <w:hideMark/>
          </w:tcPr>
          <w:p w14:paraId="296B6138" w14:textId="77777777" w:rsidR="00C24B26" w:rsidRPr="00C24B26" w:rsidRDefault="00C24B26" w:rsidP="00F40B74">
            <w:pPr>
              <w:spacing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  Actif non courant au 31/12</w:t>
            </w:r>
          </w:p>
        </w:tc>
      </w:tr>
      <w:tr w:rsidR="00C24B26" w:rsidRPr="00C24B26" w14:paraId="7F70E7F8"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40B8509B"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Ecarts d'acquisition</w:t>
            </w:r>
          </w:p>
        </w:tc>
        <w:tc>
          <w:tcPr>
            <w:tcW w:w="0" w:type="auto"/>
            <w:noWrap/>
            <w:hideMark/>
          </w:tcPr>
          <w:p w14:paraId="79F914E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1 386</w:t>
            </w:r>
          </w:p>
        </w:tc>
        <w:tc>
          <w:tcPr>
            <w:tcW w:w="945" w:type="dxa"/>
            <w:noWrap/>
            <w:hideMark/>
          </w:tcPr>
          <w:p w14:paraId="63A511BA"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1 417</w:t>
            </w:r>
          </w:p>
        </w:tc>
        <w:tc>
          <w:tcPr>
            <w:tcW w:w="0" w:type="auto"/>
            <w:noWrap/>
            <w:hideMark/>
          </w:tcPr>
          <w:p w14:paraId="4EA604FB"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1 562</w:t>
            </w:r>
          </w:p>
        </w:tc>
        <w:tc>
          <w:tcPr>
            <w:tcW w:w="0" w:type="auto"/>
            <w:noWrap/>
            <w:hideMark/>
          </w:tcPr>
          <w:p w14:paraId="5219E70D"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1 626</w:t>
            </w:r>
          </w:p>
        </w:tc>
        <w:tc>
          <w:tcPr>
            <w:tcW w:w="0" w:type="auto"/>
            <w:noWrap/>
            <w:hideMark/>
          </w:tcPr>
          <w:p w14:paraId="46C1BDB5"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1 805</w:t>
            </w:r>
          </w:p>
        </w:tc>
        <w:tc>
          <w:tcPr>
            <w:tcW w:w="945" w:type="dxa"/>
            <w:noWrap/>
            <w:hideMark/>
          </w:tcPr>
          <w:p w14:paraId="11979662"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1 968</w:t>
            </w:r>
          </w:p>
        </w:tc>
      </w:tr>
      <w:tr w:rsidR="00C24B26" w:rsidRPr="00C24B26" w14:paraId="357147DD"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2980020B"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Immobilisations incorporelles</w:t>
            </w:r>
          </w:p>
        </w:tc>
        <w:tc>
          <w:tcPr>
            <w:tcW w:w="0" w:type="auto"/>
            <w:noWrap/>
            <w:hideMark/>
          </w:tcPr>
          <w:p w14:paraId="2EDB17AB"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729</w:t>
            </w:r>
          </w:p>
        </w:tc>
        <w:tc>
          <w:tcPr>
            <w:tcW w:w="945" w:type="dxa"/>
            <w:noWrap/>
            <w:hideMark/>
          </w:tcPr>
          <w:p w14:paraId="2627D36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787</w:t>
            </w:r>
          </w:p>
        </w:tc>
        <w:tc>
          <w:tcPr>
            <w:tcW w:w="0" w:type="auto"/>
            <w:noWrap/>
            <w:hideMark/>
          </w:tcPr>
          <w:p w14:paraId="60E555C1"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825</w:t>
            </w:r>
          </w:p>
        </w:tc>
        <w:tc>
          <w:tcPr>
            <w:tcW w:w="0" w:type="auto"/>
            <w:noWrap/>
            <w:hideMark/>
          </w:tcPr>
          <w:p w14:paraId="5917B051"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807</w:t>
            </w:r>
          </w:p>
        </w:tc>
        <w:tc>
          <w:tcPr>
            <w:tcW w:w="0" w:type="auto"/>
            <w:noWrap/>
            <w:hideMark/>
          </w:tcPr>
          <w:p w14:paraId="7CD40025"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850</w:t>
            </w:r>
          </w:p>
        </w:tc>
        <w:tc>
          <w:tcPr>
            <w:tcW w:w="945" w:type="dxa"/>
            <w:noWrap/>
            <w:hideMark/>
          </w:tcPr>
          <w:p w14:paraId="6C167AC8"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860</w:t>
            </w:r>
          </w:p>
        </w:tc>
      </w:tr>
      <w:tr w:rsidR="00C24B26" w:rsidRPr="00C24B26" w14:paraId="4881FD89"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55DEB0D7"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Immobilisations corporelles</w:t>
            </w:r>
          </w:p>
        </w:tc>
        <w:tc>
          <w:tcPr>
            <w:tcW w:w="0" w:type="auto"/>
            <w:noWrap/>
            <w:hideMark/>
          </w:tcPr>
          <w:p w14:paraId="5B3313DA"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6 126</w:t>
            </w:r>
          </w:p>
        </w:tc>
        <w:tc>
          <w:tcPr>
            <w:tcW w:w="945" w:type="dxa"/>
            <w:noWrap/>
            <w:hideMark/>
          </w:tcPr>
          <w:p w14:paraId="518D73AD"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6 096</w:t>
            </w:r>
          </w:p>
        </w:tc>
        <w:tc>
          <w:tcPr>
            <w:tcW w:w="0" w:type="auto"/>
            <w:noWrap/>
            <w:hideMark/>
          </w:tcPr>
          <w:p w14:paraId="3A9B99C0"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6 062</w:t>
            </w:r>
          </w:p>
        </w:tc>
        <w:tc>
          <w:tcPr>
            <w:tcW w:w="0" w:type="auto"/>
            <w:noWrap/>
            <w:hideMark/>
          </w:tcPr>
          <w:p w14:paraId="7E6635C9"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5 931</w:t>
            </w:r>
          </w:p>
        </w:tc>
        <w:tc>
          <w:tcPr>
            <w:tcW w:w="0" w:type="auto"/>
            <w:noWrap/>
            <w:hideMark/>
          </w:tcPr>
          <w:p w14:paraId="322A5476"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5 880</w:t>
            </w:r>
          </w:p>
        </w:tc>
        <w:tc>
          <w:tcPr>
            <w:tcW w:w="945" w:type="dxa"/>
            <w:noWrap/>
            <w:hideMark/>
          </w:tcPr>
          <w:p w14:paraId="1CF6F0D6"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5 780</w:t>
            </w:r>
          </w:p>
        </w:tc>
      </w:tr>
      <w:tr w:rsidR="00C24B26" w:rsidRPr="00C24B26" w14:paraId="3C4BEA80"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3DE848A9"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Participations dans les sociétés mises en équivalence</w:t>
            </w:r>
          </w:p>
        </w:tc>
        <w:tc>
          <w:tcPr>
            <w:tcW w:w="0" w:type="auto"/>
            <w:noWrap/>
            <w:hideMark/>
          </w:tcPr>
          <w:p w14:paraId="133857B6"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2 060</w:t>
            </w:r>
          </w:p>
        </w:tc>
        <w:tc>
          <w:tcPr>
            <w:tcW w:w="945" w:type="dxa"/>
            <w:noWrap/>
            <w:hideMark/>
          </w:tcPr>
          <w:p w14:paraId="73898C3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2 048</w:t>
            </w:r>
          </w:p>
        </w:tc>
        <w:tc>
          <w:tcPr>
            <w:tcW w:w="0" w:type="auto"/>
            <w:noWrap/>
            <w:hideMark/>
          </w:tcPr>
          <w:p w14:paraId="7ED46B5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2 446</w:t>
            </w:r>
          </w:p>
        </w:tc>
        <w:tc>
          <w:tcPr>
            <w:tcW w:w="0" w:type="auto"/>
            <w:noWrap/>
            <w:hideMark/>
          </w:tcPr>
          <w:p w14:paraId="36281C9D"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2 741</w:t>
            </w:r>
          </w:p>
        </w:tc>
        <w:tc>
          <w:tcPr>
            <w:tcW w:w="0" w:type="auto"/>
            <w:noWrap/>
            <w:hideMark/>
          </w:tcPr>
          <w:p w14:paraId="3BDE8BAD"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3 075</w:t>
            </w:r>
          </w:p>
        </w:tc>
        <w:tc>
          <w:tcPr>
            <w:tcW w:w="945" w:type="dxa"/>
            <w:noWrap/>
            <w:hideMark/>
          </w:tcPr>
          <w:p w14:paraId="63A1411D"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3 141</w:t>
            </w:r>
          </w:p>
        </w:tc>
      </w:tr>
      <w:tr w:rsidR="00C24B26" w:rsidRPr="00C24B26" w14:paraId="7C6E22C2"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476FF8BB"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 xml:space="preserve">Autres actifs financiers non courants </w:t>
            </w:r>
          </w:p>
        </w:tc>
        <w:tc>
          <w:tcPr>
            <w:tcW w:w="0" w:type="auto"/>
            <w:noWrap/>
            <w:hideMark/>
          </w:tcPr>
          <w:p w14:paraId="2DA5FBAC"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500</w:t>
            </w:r>
          </w:p>
        </w:tc>
        <w:tc>
          <w:tcPr>
            <w:tcW w:w="945" w:type="dxa"/>
            <w:noWrap/>
            <w:hideMark/>
          </w:tcPr>
          <w:p w14:paraId="53B4B1E0"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930</w:t>
            </w:r>
          </w:p>
        </w:tc>
        <w:tc>
          <w:tcPr>
            <w:tcW w:w="0" w:type="auto"/>
            <w:noWrap/>
            <w:hideMark/>
          </w:tcPr>
          <w:p w14:paraId="5618C7A6"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894</w:t>
            </w:r>
          </w:p>
        </w:tc>
        <w:tc>
          <w:tcPr>
            <w:tcW w:w="0" w:type="auto"/>
            <w:noWrap/>
            <w:hideMark/>
          </w:tcPr>
          <w:p w14:paraId="0FB00D04"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938</w:t>
            </w:r>
          </w:p>
        </w:tc>
        <w:tc>
          <w:tcPr>
            <w:tcW w:w="0" w:type="auto"/>
            <w:noWrap/>
            <w:hideMark/>
          </w:tcPr>
          <w:p w14:paraId="6FF00088"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831</w:t>
            </w:r>
          </w:p>
        </w:tc>
        <w:tc>
          <w:tcPr>
            <w:tcW w:w="945" w:type="dxa"/>
            <w:noWrap/>
            <w:hideMark/>
          </w:tcPr>
          <w:p w14:paraId="65515671"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707</w:t>
            </w:r>
          </w:p>
        </w:tc>
      </w:tr>
      <w:tr w:rsidR="00C24B26" w:rsidRPr="00C24B26" w14:paraId="6378E6EA"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28387A64"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Impôts différés d'actif</w:t>
            </w:r>
          </w:p>
        </w:tc>
        <w:tc>
          <w:tcPr>
            <w:tcW w:w="0" w:type="auto"/>
            <w:noWrap/>
            <w:hideMark/>
          </w:tcPr>
          <w:p w14:paraId="19BC295E"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75</w:t>
            </w:r>
          </w:p>
        </w:tc>
        <w:tc>
          <w:tcPr>
            <w:tcW w:w="945" w:type="dxa"/>
            <w:noWrap/>
            <w:hideMark/>
          </w:tcPr>
          <w:p w14:paraId="628BC939"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205</w:t>
            </w:r>
          </w:p>
        </w:tc>
        <w:tc>
          <w:tcPr>
            <w:tcW w:w="0" w:type="auto"/>
            <w:noWrap/>
            <w:hideMark/>
          </w:tcPr>
          <w:p w14:paraId="27B373E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113</w:t>
            </w:r>
          </w:p>
        </w:tc>
        <w:tc>
          <w:tcPr>
            <w:tcW w:w="0" w:type="auto"/>
            <w:noWrap/>
            <w:hideMark/>
          </w:tcPr>
          <w:p w14:paraId="2A719FB0"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149</w:t>
            </w:r>
          </w:p>
        </w:tc>
        <w:tc>
          <w:tcPr>
            <w:tcW w:w="0" w:type="auto"/>
            <w:noWrap/>
            <w:hideMark/>
          </w:tcPr>
          <w:p w14:paraId="6407DCB5"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264</w:t>
            </w:r>
          </w:p>
        </w:tc>
        <w:tc>
          <w:tcPr>
            <w:tcW w:w="945" w:type="dxa"/>
            <w:noWrap/>
            <w:hideMark/>
          </w:tcPr>
          <w:p w14:paraId="1CAAE752"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343</w:t>
            </w:r>
          </w:p>
        </w:tc>
      </w:tr>
      <w:tr w:rsidR="00C24B26" w:rsidRPr="00C24B26" w14:paraId="462A0ED4"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303F8CB4"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Total actif non courant</w:t>
            </w:r>
          </w:p>
        </w:tc>
        <w:tc>
          <w:tcPr>
            <w:tcW w:w="0" w:type="auto"/>
            <w:noWrap/>
            <w:hideMark/>
          </w:tcPr>
          <w:p w14:paraId="1105AC3C"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10 877</w:t>
            </w:r>
          </w:p>
        </w:tc>
        <w:tc>
          <w:tcPr>
            <w:tcW w:w="945" w:type="dxa"/>
            <w:noWrap/>
            <w:hideMark/>
          </w:tcPr>
          <w:p w14:paraId="21AD4148"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11 482</w:t>
            </w:r>
          </w:p>
        </w:tc>
        <w:tc>
          <w:tcPr>
            <w:tcW w:w="0" w:type="auto"/>
            <w:noWrap/>
            <w:hideMark/>
          </w:tcPr>
          <w:p w14:paraId="0EAE259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11 903</w:t>
            </w:r>
          </w:p>
        </w:tc>
        <w:tc>
          <w:tcPr>
            <w:tcW w:w="0" w:type="auto"/>
            <w:noWrap/>
            <w:hideMark/>
          </w:tcPr>
          <w:p w14:paraId="49E437A4"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12 192</w:t>
            </w:r>
          </w:p>
        </w:tc>
        <w:tc>
          <w:tcPr>
            <w:tcW w:w="0" w:type="auto"/>
            <w:noWrap/>
            <w:hideMark/>
          </w:tcPr>
          <w:p w14:paraId="5337741B"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12 706</w:t>
            </w:r>
          </w:p>
        </w:tc>
        <w:tc>
          <w:tcPr>
            <w:tcW w:w="945" w:type="dxa"/>
            <w:noWrap/>
            <w:hideMark/>
          </w:tcPr>
          <w:p w14:paraId="116E0E5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12 800</w:t>
            </w:r>
          </w:p>
        </w:tc>
      </w:tr>
      <w:tr w:rsidR="00C24B26" w:rsidRPr="00C24B26" w14:paraId="3076D89E" w14:textId="77777777" w:rsidTr="00B90EB5">
        <w:trPr>
          <w:trHeight w:val="72"/>
        </w:trPr>
        <w:tc>
          <w:tcPr>
            <w:cnfStyle w:val="001000000000" w:firstRow="0" w:lastRow="0" w:firstColumn="1" w:lastColumn="0" w:oddVBand="0" w:evenVBand="0" w:oddHBand="0" w:evenHBand="0" w:firstRowFirstColumn="0" w:firstRowLastColumn="0" w:lastRowFirstColumn="0" w:lastRowLastColumn="0"/>
            <w:tcW w:w="7659" w:type="dxa"/>
            <w:gridSpan w:val="7"/>
            <w:noWrap/>
            <w:hideMark/>
          </w:tcPr>
          <w:p w14:paraId="5687BD52"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p>
        </w:tc>
      </w:tr>
      <w:tr w:rsidR="00C24B26" w:rsidRPr="00C24B26" w14:paraId="554F42CA" w14:textId="77777777" w:rsidTr="00B90EB5">
        <w:trPr>
          <w:trHeight w:val="266"/>
        </w:trPr>
        <w:tc>
          <w:tcPr>
            <w:cnfStyle w:val="001000000000" w:firstRow="0" w:lastRow="0" w:firstColumn="1" w:lastColumn="0" w:oddVBand="0" w:evenVBand="0" w:oddHBand="0" w:evenHBand="0" w:firstRowFirstColumn="0" w:firstRowLastColumn="0" w:lastRowFirstColumn="0" w:lastRowLastColumn="0"/>
            <w:tcW w:w="7659" w:type="dxa"/>
            <w:gridSpan w:val="7"/>
            <w:noWrap/>
            <w:hideMark/>
          </w:tcPr>
          <w:p w14:paraId="5A60F977" w14:textId="77777777" w:rsidR="00C24B26" w:rsidRPr="00C24B26" w:rsidRDefault="00C24B26" w:rsidP="00F40B74">
            <w:pPr>
              <w:spacing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  Capitaux propres et passif non courant</w:t>
            </w:r>
          </w:p>
        </w:tc>
      </w:tr>
      <w:tr w:rsidR="00C24B26" w:rsidRPr="00C24B26" w14:paraId="1849BB3B" w14:textId="77777777" w:rsidTr="00B90EB5">
        <w:trPr>
          <w:trHeight w:val="27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5CC22330"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2.1. Capitaux propres</w:t>
            </w:r>
          </w:p>
        </w:tc>
        <w:tc>
          <w:tcPr>
            <w:tcW w:w="0" w:type="auto"/>
            <w:noWrap/>
            <w:hideMark/>
          </w:tcPr>
          <w:p w14:paraId="1ECCC02E" w14:textId="77777777" w:rsidR="00C24B26" w:rsidRPr="00C24B26" w:rsidRDefault="00C24B26" w:rsidP="00B90EB5">
            <w:pPr>
              <w:spacing w:before="0" w:after="0" w:line="276"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945" w:type="dxa"/>
            <w:noWrap/>
            <w:hideMark/>
          </w:tcPr>
          <w:p w14:paraId="2FF57316" w14:textId="77777777" w:rsidR="00C24B26" w:rsidRPr="00C24B26" w:rsidRDefault="00C24B26" w:rsidP="00B90EB5">
            <w:pPr>
              <w:spacing w:before="0" w:after="0" w:line="276"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764CECAE" w14:textId="77777777" w:rsidR="00C24B26" w:rsidRPr="00C24B26" w:rsidRDefault="00C24B26" w:rsidP="00B90EB5">
            <w:pPr>
              <w:spacing w:before="0" w:after="0" w:line="276"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0020B950" w14:textId="77777777" w:rsidR="00C24B26" w:rsidRPr="00C24B26" w:rsidRDefault="00C24B26" w:rsidP="00B90EB5">
            <w:pPr>
              <w:spacing w:before="0" w:after="0" w:line="276"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0271ED56" w14:textId="77777777" w:rsidR="00C24B26" w:rsidRPr="00C24B26" w:rsidRDefault="00C24B26" w:rsidP="00B90EB5">
            <w:pPr>
              <w:spacing w:before="0" w:after="0" w:line="276"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945" w:type="dxa"/>
            <w:noWrap/>
            <w:hideMark/>
          </w:tcPr>
          <w:p w14:paraId="67AAA35B" w14:textId="77777777" w:rsidR="00C24B26" w:rsidRPr="00C24B26" w:rsidRDefault="00C24B26" w:rsidP="00B90EB5">
            <w:pPr>
              <w:spacing w:before="0" w:after="0" w:line="276" w:lineRule="auto"/>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r>
      <w:tr w:rsidR="00C24B26" w:rsidRPr="00C24B26" w14:paraId="104FB3B5"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5FA09089"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Capital social</w:t>
            </w:r>
          </w:p>
        </w:tc>
        <w:tc>
          <w:tcPr>
            <w:tcW w:w="0" w:type="auto"/>
            <w:noWrap/>
            <w:hideMark/>
          </w:tcPr>
          <w:p w14:paraId="2DD5CA4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1 000</w:t>
            </w:r>
          </w:p>
        </w:tc>
        <w:tc>
          <w:tcPr>
            <w:tcW w:w="945" w:type="dxa"/>
            <w:noWrap/>
            <w:hideMark/>
          </w:tcPr>
          <w:p w14:paraId="7DBD34CB"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3 400</w:t>
            </w:r>
          </w:p>
        </w:tc>
        <w:tc>
          <w:tcPr>
            <w:tcW w:w="0" w:type="auto"/>
            <w:noWrap/>
            <w:hideMark/>
          </w:tcPr>
          <w:p w14:paraId="5E9F426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3 400</w:t>
            </w:r>
          </w:p>
        </w:tc>
        <w:tc>
          <w:tcPr>
            <w:tcW w:w="0" w:type="auto"/>
            <w:noWrap/>
            <w:hideMark/>
          </w:tcPr>
          <w:p w14:paraId="1EC2A682"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3 800</w:t>
            </w:r>
          </w:p>
        </w:tc>
        <w:tc>
          <w:tcPr>
            <w:tcW w:w="0" w:type="auto"/>
            <w:noWrap/>
            <w:hideMark/>
          </w:tcPr>
          <w:p w14:paraId="2C7A9B3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3 800</w:t>
            </w:r>
          </w:p>
        </w:tc>
        <w:tc>
          <w:tcPr>
            <w:tcW w:w="945" w:type="dxa"/>
            <w:noWrap/>
            <w:hideMark/>
          </w:tcPr>
          <w:p w14:paraId="76A0C26C"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3 800</w:t>
            </w:r>
          </w:p>
        </w:tc>
      </w:tr>
      <w:tr w:rsidR="00C24B26" w:rsidRPr="00C24B26" w14:paraId="5708380E"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5CADCDA4"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Prime d'émission</w:t>
            </w:r>
          </w:p>
        </w:tc>
        <w:tc>
          <w:tcPr>
            <w:tcW w:w="0" w:type="auto"/>
            <w:noWrap/>
            <w:hideMark/>
          </w:tcPr>
          <w:p w14:paraId="12B6F0D6"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0</w:t>
            </w:r>
          </w:p>
        </w:tc>
        <w:tc>
          <w:tcPr>
            <w:tcW w:w="945" w:type="dxa"/>
            <w:noWrap/>
            <w:hideMark/>
          </w:tcPr>
          <w:p w14:paraId="0F41F692"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700</w:t>
            </w:r>
          </w:p>
        </w:tc>
        <w:tc>
          <w:tcPr>
            <w:tcW w:w="0" w:type="auto"/>
            <w:noWrap/>
            <w:hideMark/>
          </w:tcPr>
          <w:p w14:paraId="709CF4A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700</w:t>
            </w:r>
          </w:p>
        </w:tc>
        <w:tc>
          <w:tcPr>
            <w:tcW w:w="0" w:type="auto"/>
            <w:noWrap/>
            <w:hideMark/>
          </w:tcPr>
          <w:p w14:paraId="5063DFE0"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900</w:t>
            </w:r>
          </w:p>
        </w:tc>
        <w:tc>
          <w:tcPr>
            <w:tcW w:w="0" w:type="auto"/>
            <w:noWrap/>
            <w:hideMark/>
          </w:tcPr>
          <w:p w14:paraId="2290696C"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900</w:t>
            </w:r>
          </w:p>
        </w:tc>
        <w:tc>
          <w:tcPr>
            <w:tcW w:w="945" w:type="dxa"/>
            <w:noWrap/>
            <w:hideMark/>
          </w:tcPr>
          <w:p w14:paraId="19290DE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900</w:t>
            </w:r>
          </w:p>
        </w:tc>
      </w:tr>
      <w:tr w:rsidR="00C24B26" w:rsidRPr="00C24B26" w14:paraId="5FB6B6FB"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715B4DB2"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Apport initial et autres fonds propres</w:t>
            </w:r>
          </w:p>
        </w:tc>
        <w:tc>
          <w:tcPr>
            <w:tcW w:w="0" w:type="auto"/>
            <w:noWrap/>
            <w:hideMark/>
          </w:tcPr>
          <w:p w14:paraId="56C092FC" w14:textId="77777777" w:rsidR="00C24B26" w:rsidRPr="00C24B26" w:rsidRDefault="00C24B26" w:rsidP="00C24B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945" w:type="dxa"/>
            <w:noWrap/>
            <w:hideMark/>
          </w:tcPr>
          <w:p w14:paraId="34D3A7FD" w14:textId="77777777" w:rsidR="00C24B26" w:rsidRPr="00C24B26" w:rsidRDefault="00C24B26" w:rsidP="00C24B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36E0519A" w14:textId="77777777" w:rsidR="00C24B26" w:rsidRPr="00C24B26" w:rsidRDefault="00C24B26" w:rsidP="00C24B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56A75FBB" w14:textId="77777777" w:rsidR="00C24B26" w:rsidRPr="00C24B26" w:rsidRDefault="00C24B26" w:rsidP="00C24B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6E105A27" w14:textId="77777777" w:rsidR="00C24B26" w:rsidRPr="00C24B26" w:rsidRDefault="00C24B26" w:rsidP="00C24B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945" w:type="dxa"/>
            <w:noWrap/>
            <w:hideMark/>
          </w:tcPr>
          <w:p w14:paraId="045F867A" w14:textId="77777777" w:rsidR="00C24B26" w:rsidRPr="00C24B26" w:rsidRDefault="00C24B26" w:rsidP="00C24B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r>
      <w:tr w:rsidR="00C24B26" w:rsidRPr="00C24B26" w14:paraId="035FED0D"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7F96B204"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Réserves</w:t>
            </w:r>
          </w:p>
        </w:tc>
        <w:tc>
          <w:tcPr>
            <w:tcW w:w="0" w:type="auto"/>
            <w:noWrap/>
            <w:hideMark/>
          </w:tcPr>
          <w:p w14:paraId="533846CD"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2 594</w:t>
            </w:r>
          </w:p>
        </w:tc>
        <w:tc>
          <w:tcPr>
            <w:tcW w:w="945" w:type="dxa"/>
            <w:noWrap/>
            <w:hideMark/>
          </w:tcPr>
          <w:p w14:paraId="31011059"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2 093</w:t>
            </w:r>
          </w:p>
        </w:tc>
        <w:tc>
          <w:tcPr>
            <w:tcW w:w="0" w:type="auto"/>
            <w:noWrap/>
            <w:hideMark/>
          </w:tcPr>
          <w:p w14:paraId="10DCF310"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2 355</w:t>
            </w:r>
          </w:p>
        </w:tc>
        <w:tc>
          <w:tcPr>
            <w:tcW w:w="0" w:type="auto"/>
            <w:noWrap/>
            <w:hideMark/>
          </w:tcPr>
          <w:p w14:paraId="0765604B"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2 879</w:t>
            </w:r>
          </w:p>
        </w:tc>
        <w:tc>
          <w:tcPr>
            <w:tcW w:w="0" w:type="auto"/>
            <w:noWrap/>
            <w:hideMark/>
          </w:tcPr>
          <w:p w14:paraId="572BC88E"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3 276</w:t>
            </w:r>
          </w:p>
        </w:tc>
        <w:tc>
          <w:tcPr>
            <w:tcW w:w="945" w:type="dxa"/>
            <w:noWrap/>
            <w:hideMark/>
          </w:tcPr>
          <w:p w14:paraId="45B9C8FA"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3 735</w:t>
            </w:r>
          </w:p>
        </w:tc>
      </w:tr>
      <w:tr w:rsidR="00C24B26" w:rsidRPr="00C24B26" w14:paraId="30B69C0C"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1215B11D"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Résultat latent sur instruments financiers</w:t>
            </w:r>
          </w:p>
        </w:tc>
        <w:tc>
          <w:tcPr>
            <w:tcW w:w="0" w:type="auto"/>
            <w:noWrap/>
            <w:hideMark/>
          </w:tcPr>
          <w:p w14:paraId="6538718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326</w:t>
            </w:r>
          </w:p>
        </w:tc>
        <w:tc>
          <w:tcPr>
            <w:tcW w:w="945" w:type="dxa"/>
            <w:noWrap/>
            <w:hideMark/>
          </w:tcPr>
          <w:p w14:paraId="41678F79"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142</w:t>
            </w:r>
          </w:p>
        </w:tc>
        <w:tc>
          <w:tcPr>
            <w:tcW w:w="0" w:type="auto"/>
            <w:noWrap/>
            <w:hideMark/>
          </w:tcPr>
          <w:p w14:paraId="3CF7E97A"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581</w:t>
            </w:r>
          </w:p>
        </w:tc>
        <w:tc>
          <w:tcPr>
            <w:tcW w:w="0" w:type="auto"/>
            <w:noWrap/>
            <w:hideMark/>
          </w:tcPr>
          <w:p w14:paraId="0DC4C2F7"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613</w:t>
            </w:r>
          </w:p>
        </w:tc>
        <w:tc>
          <w:tcPr>
            <w:tcW w:w="0" w:type="auto"/>
            <w:noWrap/>
            <w:hideMark/>
          </w:tcPr>
          <w:p w14:paraId="507848C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888</w:t>
            </w:r>
          </w:p>
        </w:tc>
        <w:tc>
          <w:tcPr>
            <w:tcW w:w="945" w:type="dxa"/>
            <w:noWrap/>
            <w:hideMark/>
          </w:tcPr>
          <w:p w14:paraId="318E0730"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952</w:t>
            </w:r>
          </w:p>
        </w:tc>
      </w:tr>
      <w:tr w:rsidR="00C24B26" w:rsidRPr="00C24B26" w14:paraId="39949759"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688D4981"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rPr>
              <w:t>Écarts</w:t>
            </w:r>
            <w:r w:rsidRPr="00C24B26">
              <w:rPr>
                <w:rFonts w:asciiTheme="majorHAnsi" w:eastAsia="Calibri" w:hAnsiTheme="majorHAnsi" w:cstheme="majorHAnsi"/>
                <w:sz w:val="16"/>
                <w:szCs w:val="16"/>
                <w:lang w:eastAsia="fr-FR"/>
              </w:rPr>
              <w:t xml:space="preserve"> actuariels sur avantages du personnel*</w:t>
            </w:r>
          </w:p>
        </w:tc>
        <w:tc>
          <w:tcPr>
            <w:tcW w:w="0" w:type="auto"/>
            <w:noWrap/>
            <w:hideMark/>
          </w:tcPr>
          <w:p w14:paraId="0F49CF34"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945" w:type="dxa"/>
            <w:noWrap/>
            <w:hideMark/>
          </w:tcPr>
          <w:p w14:paraId="1D9EC29A"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6E9C571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7EC55887"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-80</w:t>
            </w:r>
          </w:p>
        </w:tc>
        <w:tc>
          <w:tcPr>
            <w:tcW w:w="0" w:type="auto"/>
            <w:noWrap/>
            <w:hideMark/>
          </w:tcPr>
          <w:p w14:paraId="73E23125"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-198</w:t>
            </w:r>
          </w:p>
        </w:tc>
        <w:tc>
          <w:tcPr>
            <w:tcW w:w="945" w:type="dxa"/>
            <w:noWrap/>
            <w:hideMark/>
          </w:tcPr>
          <w:p w14:paraId="47844D41"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-179</w:t>
            </w:r>
          </w:p>
        </w:tc>
      </w:tr>
      <w:tr w:rsidR="00C24B26" w:rsidRPr="00C24B26" w14:paraId="60A1C66E"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147EF7EB"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Réserve de conversion</w:t>
            </w:r>
          </w:p>
        </w:tc>
        <w:tc>
          <w:tcPr>
            <w:tcW w:w="0" w:type="auto"/>
            <w:noWrap/>
            <w:hideMark/>
          </w:tcPr>
          <w:p w14:paraId="65F9A9E4"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-5</w:t>
            </w:r>
          </w:p>
        </w:tc>
        <w:tc>
          <w:tcPr>
            <w:tcW w:w="945" w:type="dxa"/>
            <w:noWrap/>
            <w:hideMark/>
          </w:tcPr>
          <w:p w14:paraId="35F78085"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-29</w:t>
            </w:r>
          </w:p>
        </w:tc>
        <w:tc>
          <w:tcPr>
            <w:tcW w:w="0" w:type="auto"/>
            <w:noWrap/>
            <w:hideMark/>
          </w:tcPr>
          <w:p w14:paraId="730A4F59"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-45</w:t>
            </w:r>
          </w:p>
        </w:tc>
        <w:tc>
          <w:tcPr>
            <w:tcW w:w="0" w:type="auto"/>
            <w:noWrap/>
            <w:hideMark/>
          </w:tcPr>
          <w:p w14:paraId="6D92EBC9"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-120</w:t>
            </w:r>
          </w:p>
        </w:tc>
        <w:tc>
          <w:tcPr>
            <w:tcW w:w="0" w:type="auto"/>
            <w:noWrap/>
            <w:hideMark/>
          </w:tcPr>
          <w:p w14:paraId="386C71E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-92</w:t>
            </w:r>
          </w:p>
        </w:tc>
        <w:tc>
          <w:tcPr>
            <w:tcW w:w="945" w:type="dxa"/>
            <w:noWrap/>
            <w:hideMark/>
          </w:tcPr>
          <w:p w14:paraId="335BB7AA"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-121</w:t>
            </w:r>
          </w:p>
        </w:tc>
      </w:tr>
      <w:tr w:rsidR="00C24B26" w:rsidRPr="00C24B26" w14:paraId="34C1F2C2"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3946435A"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Résultat de l'exercice part du groupe</w:t>
            </w:r>
          </w:p>
        </w:tc>
        <w:tc>
          <w:tcPr>
            <w:tcW w:w="0" w:type="auto"/>
            <w:noWrap/>
            <w:hideMark/>
          </w:tcPr>
          <w:p w14:paraId="5792A1EB"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550</w:t>
            </w:r>
          </w:p>
        </w:tc>
        <w:tc>
          <w:tcPr>
            <w:tcW w:w="945" w:type="dxa"/>
            <w:noWrap/>
            <w:hideMark/>
          </w:tcPr>
          <w:p w14:paraId="2F5AA67D"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478</w:t>
            </w:r>
          </w:p>
        </w:tc>
        <w:tc>
          <w:tcPr>
            <w:tcW w:w="0" w:type="auto"/>
            <w:noWrap/>
            <w:hideMark/>
          </w:tcPr>
          <w:p w14:paraId="43B1D56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479</w:t>
            </w:r>
          </w:p>
        </w:tc>
        <w:tc>
          <w:tcPr>
            <w:tcW w:w="0" w:type="auto"/>
            <w:noWrap/>
            <w:hideMark/>
          </w:tcPr>
          <w:p w14:paraId="185417DA"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624</w:t>
            </w:r>
          </w:p>
        </w:tc>
        <w:tc>
          <w:tcPr>
            <w:tcW w:w="0" w:type="auto"/>
            <w:noWrap/>
            <w:hideMark/>
          </w:tcPr>
          <w:p w14:paraId="6D23B459"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513</w:t>
            </w:r>
          </w:p>
        </w:tc>
        <w:tc>
          <w:tcPr>
            <w:tcW w:w="945" w:type="dxa"/>
            <w:noWrap/>
            <w:hideMark/>
          </w:tcPr>
          <w:p w14:paraId="0DCAB657"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636</w:t>
            </w:r>
          </w:p>
        </w:tc>
      </w:tr>
      <w:tr w:rsidR="00C24B26" w:rsidRPr="00C24B26" w14:paraId="78143CF2"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0F8ADD70"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Capitaux propres part du groupe</w:t>
            </w:r>
          </w:p>
        </w:tc>
        <w:tc>
          <w:tcPr>
            <w:tcW w:w="0" w:type="auto"/>
            <w:noWrap/>
            <w:hideMark/>
          </w:tcPr>
          <w:p w14:paraId="5D5DC6C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4 465</w:t>
            </w:r>
          </w:p>
        </w:tc>
        <w:tc>
          <w:tcPr>
            <w:tcW w:w="945" w:type="dxa"/>
            <w:noWrap/>
            <w:hideMark/>
          </w:tcPr>
          <w:p w14:paraId="71A0EB15"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6 783</w:t>
            </w:r>
          </w:p>
        </w:tc>
        <w:tc>
          <w:tcPr>
            <w:tcW w:w="0" w:type="auto"/>
            <w:noWrap/>
            <w:hideMark/>
          </w:tcPr>
          <w:p w14:paraId="45677672"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7 470*</w:t>
            </w:r>
          </w:p>
        </w:tc>
        <w:tc>
          <w:tcPr>
            <w:tcW w:w="0" w:type="auto"/>
            <w:noWrap/>
            <w:hideMark/>
          </w:tcPr>
          <w:p w14:paraId="2D37C9F5"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8 615</w:t>
            </w:r>
          </w:p>
        </w:tc>
        <w:tc>
          <w:tcPr>
            <w:tcW w:w="0" w:type="auto"/>
            <w:noWrap/>
            <w:hideMark/>
          </w:tcPr>
          <w:p w14:paraId="504B8DFA"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9 088</w:t>
            </w:r>
          </w:p>
        </w:tc>
        <w:tc>
          <w:tcPr>
            <w:tcW w:w="945" w:type="dxa"/>
            <w:noWrap/>
            <w:hideMark/>
          </w:tcPr>
          <w:p w14:paraId="7D927EB7"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9 723</w:t>
            </w:r>
          </w:p>
        </w:tc>
      </w:tr>
      <w:tr w:rsidR="00C24B26" w:rsidRPr="00C24B26" w14:paraId="5225127A"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3B730387"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intérêts minoritaires</w:t>
            </w:r>
          </w:p>
        </w:tc>
        <w:tc>
          <w:tcPr>
            <w:tcW w:w="0" w:type="auto"/>
            <w:noWrap/>
            <w:hideMark/>
          </w:tcPr>
          <w:p w14:paraId="465B365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18</w:t>
            </w:r>
          </w:p>
        </w:tc>
        <w:tc>
          <w:tcPr>
            <w:tcW w:w="945" w:type="dxa"/>
            <w:noWrap/>
            <w:hideMark/>
          </w:tcPr>
          <w:p w14:paraId="3441BCAB"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3</w:t>
            </w:r>
          </w:p>
        </w:tc>
        <w:tc>
          <w:tcPr>
            <w:tcW w:w="0" w:type="auto"/>
            <w:noWrap/>
            <w:hideMark/>
          </w:tcPr>
          <w:p w14:paraId="58EFC40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65</w:t>
            </w:r>
          </w:p>
        </w:tc>
        <w:tc>
          <w:tcPr>
            <w:tcW w:w="0" w:type="auto"/>
            <w:noWrap/>
            <w:hideMark/>
          </w:tcPr>
          <w:p w14:paraId="013F8368"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235</w:t>
            </w:r>
          </w:p>
        </w:tc>
        <w:tc>
          <w:tcPr>
            <w:tcW w:w="0" w:type="auto"/>
            <w:noWrap/>
            <w:hideMark/>
          </w:tcPr>
          <w:p w14:paraId="7CA0D7DD"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270</w:t>
            </w:r>
          </w:p>
        </w:tc>
        <w:tc>
          <w:tcPr>
            <w:tcW w:w="945" w:type="dxa"/>
            <w:noWrap/>
            <w:hideMark/>
          </w:tcPr>
          <w:p w14:paraId="41862422"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292</w:t>
            </w:r>
          </w:p>
        </w:tc>
      </w:tr>
      <w:tr w:rsidR="00C24B26" w:rsidRPr="00C24B26" w14:paraId="4E7F7AFE"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7342C243"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Capitaux propres de l'ensemble consolidé</w:t>
            </w:r>
          </w:p>
        </w:tc>
        <w:tc>
          <w:tcPr>
            <w:tcW w:w="0" w:type="auto"/>
            <w:noWrap/>
            <w:hideMark/>
          </w:tcPr>
          <w:p w14:paraId="63236C6A"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4 483</w:t>
            </w:r>
          </w:p>
        </w:tc>
        <w:tc>
          <w:tcPr>
            <w:tcW w:w="945" w:type="dxa"/>
            <w:noWrap/>
            <w:hideMark/>
          </w:tcPr>
          <w:p w14:paraId="610303E2"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6 786</w:t>
            </w:r>
          </w:p>
        </w:tc>
        <w:tc>
          <w:tcPr>
            <w:tcW w:w="0" w:type="auto"/>
            <w:noWrap/>
            <w:hideMark/>
          </w:tcPr>
          <w:p w14:paraId="4BB8EC16"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7 535*</w:t>
            </w:r>
          </w:p>
        </w:tc>
        <w:tc>
          <w:tcPr>
            <w:tcW w:w="0" w:type="auto"/>
            <w:noWrap/>
            <w:hideMark/>
          </w:tcPr>
          <w:p w14:paraId="1045F2EB"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8 850</w:t>
            </w:r>
          </w:p>
        </w:tc>
        <w:tc>
          <w:tcPr>
            <w:tcW w:w="0" w:type="auto"/>
            <w:noWrap/>
            <w:hideMark/>
          </w:tcPr>
          <w:p w14:paraId="6684DC90"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9 358</w:t>
            </w:r>
          </w:p>
        </w:tc>
        <w:tc>
          <w:tcPr>
            <w:tcW w:w="945" w:type="dxa"/>
            <w:noWrap/>
            <w:hideMark/>
          </w:tcPr>
          <w:p w14:paraId="120E6D30"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10 015</w:t>
            </w:r>
          </w:p>
        </w:tc>
      </w:tr>
      <w:tr w:rsidR="00C24B26" w:rsidRPr="00C24B26" w14:paraId="44A96279" w14:textId="77777777" w:rsidTr="00B90EB5">
        <w:trPr>
          <w:trHeight w:val="285"/>
        </w:trPr>
        <w:tc>
          <w:tcPr>
            <w:cnfStyle w:val="001000000000" w:firstRow="0" w:lastRow="0" w:firstColumn="1" w:lastColumn="0" w:oddVBand="0" w:evenVBand="0" w:oddHBand="0" w:evenHBand="0" w:firstRowFirstColumn="0" w:firstRowLastColumn="0" w:lastRowFirstColumn="0" w:lastRowLastColumn="0"/>
            <w:tcW w:w="1904" w:type="dxa"/>
            <w:noWrap/>
            <w:hideMark/>
          </w:tcPr>
          <w:p w14:paraId="0B9E30BA" w14:textId="77777777" w:rsidR="00C24B26" w:rsidRPr="00C24B26" w:rsidRDefault="00C24B26" w:rsidP="00F40B74">
            <w:pPr>
              <w:spacing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2.2 Passif non courant</w:t>
            </w:r>
          </w:p>
        </w:tc>
        <w:tc>
          <w:tcPr>
            <w:tcW w:w="0" w:type="auto"/>
            <w:noWrap/>
            <w:hideMark/>
          </w:tcPr>
          <w:p w14:paraId="4EC009DD"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945" w:type="dxa"/>
            <w:noWrap/>
            <w:hideMark/>
          </w:tcPr>
          <w:p w14:paraId="3847494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21D27159"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21532D4A"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0EFD2E14"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945" w:type="dxa"/>
            <w:noWrap/>
            <w:hideMark/>
          </w:tcPr>
          <w:p w14:paraId="21DD5F9A"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r>
      <w:tr w:rsidR="00C24B26" w:rsidRPr="00C24B26" w14:paraId="7355D785" w14:textId="77777777" w:rsidTr="00B90EB5">
        <w:trPr>
          <w:trHeight w:val="328"/>
        </w:trPr>
        <w:tc>
          <w:tcPr>
            <w:cnfStyle w:val="001000000000" w:firstRow="0" w:lastRow="0" w:firstColumn="1" w:lastColumn="0" w:oddVBand="0" w:evenVBand="0" w:oddHBand="0" w:evenHBand="0" w:firstRowFirstColumn="0" w:firstRowLastColumn="0" w:lastRowFirstColumn="0" w:lastRowLastColumn="0"/>
            <w:tcW w:w="1904" w:type="dxa"/>
            <w:noWrap/>
            <w:hideMark/>
          </w:tcPr>
          <w:p w14:paraId="31339965"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Emprunts obligataires et dettes financières non courants</w:t>
            </w:r>
          </w:p>
        </w:tc>
        <w:tc>
          <w:tcPr>
            <w:tcW w:w="0" w:type="auto"/>
            <w:noWrap/>
            <w:hideMark/>
          </w:tcPr>
          <w:p w14:paraId="23907E9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5 870</w:t>
            </w:r>
          </w:p>
        </w:tc>
        <w:tc>
          <w:tcPr>
            <w:tcW w:w="945" w:type="dxa"/>
            <w:noWrap/>
            <w:hideMark/>
          </w:tcPr>
          <w:p w14:paraId="7954A0CB"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5 941</w:t>
            </w:r>
          </w:p>
        </w:tc>
        <w:tc>
          <w:tcPr>
            <w:tcW w:w="0" w:type="auto"/>
            <w:noWrap/>
            <w:hideMark/>
          </w:tcPr>
          <w:p w14:paraId="3EA99251"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6 085</w:t>
            </w:r>
          </w:p>
        </w:tc>
        <w:tc>
          <w:tcPr>
            <w:tcW w:w="0" w:type="auto"/>
            <w:noWrap/>
            <w:hideMark/>
          </w:tcPr>
          <w:p w14:paraId="0A5F0FF6"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6 048</w:t>
            </w:r>
          </w:p>
        </w:tc>
        <w:tc>
          <w:tcPr>
            <w:tcW w:w="0" w:type="auto"/>
            <w:noWrap/>
            <w:hideMark/>
          </w:tcPr>
          <w:p w14:paraId="7BF3FE5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6 120</w:t>
            </w:r>
          </w:p>
        </w:tc>
        <w:tc>
          <w:tcPr>
            <w:tcW w:w="945" w:type="dxa"/>
            <w:noWrap/>
            <w:hideMark/>
          </w:tcPr>
          <w:p w14:paraId="5A727095"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5 968</w:t>
            </w:r>
          </w:p>
        </w:tc>
      </w:tr>
      <w:tr w:rsidR="00C24B26" w:rsidRPr="00C24B26" w14:paraId="6E576AC7"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3F3A0FE3"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Avantages du personnel - dette non courante</w:t>
            </w:r>
          </w:p>
        </w:tc>
        <w:tc>
          <w:tcPr>
            <w:tcW w:w="0" w:type="auto"/>
            <w:noWrap/>
            <w:hideMark/>
          </w:tcPr>
          <w:p w14:paraId="318059F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1 650</w:t>
            </w:r>
          </w:p>
        </w:tc>
        <w:tc>
          <w:tcPr>
            <w:tcW w:w="945" w:type="dxa"/>
            <w:noWrap/>
            <w:hideMark/>
          </w:tcPr>
          <w:p w14:paraId="24096002"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1 716</w:t>
            </w:r>
          </w:p>
        </w:tc>
        <w:tc>
          <w:tcPr>
            <w:tcW w:w="0" w:type="auto"/>
            <w:noWrap/>
            <w:hideMark/>
          </w:tcPr>
          <w:p w14:paraId="16B4F470"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1 713</w:t>
            </w:r>
          </w:p>
        </w:tc>
        <w:tc>
          <w:tcPr>
            <w:tcW w:w="0" w:type="auto"/>
            <w:noWrap/>
            <w:hideMark/>
          </w:tcPr>
          <w:p w14:paraId="371219A5"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1 685</w:t>
            </w:r>
          </w:p>
        </w:tc>
        <w:tc>
          <w:tcPr>
            <w:tcW w:w="0" w:type="auto"/>
            <w:noWrap/>
            <w:hideMark/>
          </w:tcPr>
          <w:p w14:paraId="4C6EA82E"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1 912</w:t>
            </w:r>
          </w:p>
        </w:tc>
        <w:tc>
          <w:tcPr>
            <w:tcW w:w="945" w:type="dxa"/>
            <w:noWrap/>
            <w:hideMark/>
          </w:tcPr>
          <w:p w14:paraId="4C36D35D"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2 093</w:t>
            </w:r>
          </w:p>
        </w:tc>
      </w:tr>
      <w:tr w:rsidR="00C24B26" w:rsidRPr="00C24B26" w14:paraId="356194D2" w14:textId="77777777" w:rsidTr="00B90EB5">
        <w:trPr>
          <w:trHeight w:val="382"/>
        </w:trPr>
        <w:tc>
          <w:tcPr>
            <w:cnfStyle w:val="001000000000" w:firstRow="0" w:lastRow="0" w:firstColumn="1" w:lastColumn="0" w:oddVBand="0" w:evenVBand="0" w:oddHBand="0" w:evenHBand="0" w:firstRowFirstColumn="0" w:firstRowLastColumn="0" w:lastRowFirstColumn="0" w:lastRowLastColumn="0"/>
            <w:tcW w:w="1904" w:type="dxa"/>
            <w:noWrap/>
            <w:hideMark/>
          </w:tcPr>
          <w:p w14:paraId="2AA845E3"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Provisions pour risques et charges non courantes</w:t>
            </w:r>
          </w:p>
        </w:tc>
        <w:tc>
          <w:tcPr>
            <w:tcW w:w="0" w:type="auto"/>
            <w:noWrap/>
            <w:hideMark/>
          </w:tcPr>
          <w:p w14:paraId="148DD708"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137</w:t>
            </w:r>
          </w:p>
        </w:tc>
        <w:tc>
          <w:tcPr>
            <w:tcW w:w="945" w:type="dxa"/>
            <w:noWrap/>
            <w:hideMark/>
          </w:tcPr>
          <w:p w14:paraId="207EFEE9"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94</w:t>
            </w:r>
          </w:p>
        </w:tc>
        <w:tc>
          <w:tcPr>
            <w:tcW w:w="0" w:type="auto"/>
            <w:noWrap/>
            <w:hideMark/>
          </w:tcPr>
          <w:p w14:paraId="4306028B"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90</w:t>
            </w:r>
          </w:p>
        </w:tc>
        <w:tc>
          <w:tcPr>
            <w:tcW w:w="0" w:type="auto"/>
            <w:noWrap/>
            <w:hideMark/>
          </w:tcPr>
          <w:p w14:paraId="589C566D"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114</w:t>
            </w:r>
          </w:p>
        </w:tc>
        <w:tc>
          <w:tcPr>
            <w:tcW w:w="0" w:type="auto"/>
            <w:noWrap/>
            <w:hideMark/>
          </w:tcPr>
          <w:p w14:paraId="00AC7BD4"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172</w:t>
            </w:r>
          </w:p>
        </w:tc>
        <w:tc>
          <w:tcPr>
            <w:tcW w:w="945" w:type="dxa"/>
            <w:noWrap/>
            <w:hideMark/>
          </w:tcPr>
          <w:p w14:paraId="74171A87"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290</w:t>
            </w:r>
          </w:p>
        </w:tc>
      </w:tr>
      <w:tr w:rsidR="00C24B26" w:rsidRPr="00C24B26" w14:paraId="3246583C"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7B971154"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Impôts différés passifs</w:t>
            </w:r>
          </w:p>
        </w:tc>
        <w:tc>
          <w:tcPr>
            <w:tcW w:w="0" w:type="auto"/>
            <w:noWrap/>
            <w:hideMark/>
          </w:tcPr>
          <w:p w14:paraId="6D80C9E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79</w:t>
            </w:r>
          </w:p>
        </w:tc>
        <w:tc>
          <w:tcPr>
            <w:tcW w:w="945" w:type="dxa"/>
            <w:noWrap/>
            <w:hideMark/>
          </w:tcPr>
          <w:p w14:paraId="00CFD0F0"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103</w:t>
            </w:r>
          </w:p>
        </w:tc>
        <w:tc>
          <w:tcPr>
            <w:tcW w:w="0" w:type="auto"/>
            <w:noWrap/>
            <w:hideMark/>
          </w:tcPr>
          <w:p w14:paraId="3F8F2516"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142</w:t>
            </w:r>
          </w:p>
        </w:tc>
        <w:tc>
          <w:tcPr>
            <w:tcW w:w="0" w:type="auto"/>
            <w:noWrap/>
            <w:hideMark/>
          </w:tcPr>
          <w:p w14:paraId="718E82AD"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238</w:t>
            </w:r>
          </w:p>
        </w:tc>
        <w:tc>
          <w:tcPr>
            <w:tcW w:w="0" w:type="auto"/>
            <w:noWrap/>
            <w:hideMark/>
          </w:tcPr>
          <w:p w14:paraId="0338094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309</w:t>
            </w:r>
          </w:p>
        </w:tc>
        <w:tc>
          <w:tcPr>
            <w:tcW w:w="945" w:type="dxa"/>
            <w:noWrap/>
            <w:hideMark/>
          </w:tcPr>
          <w:p w14:paraId="17C9C2E4"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293</w:t>
            </w:r>
          </w:p>
        </w:tc>
      </w:tr>
      <w:tr w:rsidR="00C24B26" w:rsidRPr="00C24B26" w14:paraId="7AA3E746"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4FB3B124"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Autres dettes non courantes</w:t>
            </w:r>
          </w:p>
        </w:tc>
        <w:tc>
          <w:tcPr>
            <w:tcW w:w="0" w:type="auto"/>
            <w:noWrap/>
            <w:hideMark/>
          </w:tcPr>
          <w:p w14:paraId="3B9F8686"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945" w:type="dxa"/>
            <w:noWrap/>
            <w:hideMark/>
          </w:tcPr>
          <w:p w14:paraId="71F8915A"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67ED1F41"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0ED500AB"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0" w:type="auto"/>
            <w:noWrap/>
            <w:hideMark/>
          </w:tcPr>
          <w:p w14:paraId="1C8763DC"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c>
          <w:tcPr>
            <w:tcW w:w="945" w:type="dxa"/>
            <w:noWrap/>
            <w:hideMark/>
          </w:tcPr>
          <w:p w14:paraId="110EAA31"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p>
        </w:tc>
      </w:tr>
      <w:tr w:rsidR="00C24B26" w:rsidRPr="00C24B26" w14:paraId="045844FD" w14:textId="77777777" w:rsidTr="00B90EB5">
        <w:trPr>
          <w:trHeight w:val="30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7CEC6196"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Total passif non courant</w:t>
            </w:r>
          </w:p>
        </w:tc>
        <w:tc>
          <w:tcPr>
            <w:tcW w:w="0" w:type="auto"/>
            <w:noWrap/>
            <w:hideMark/>
          </w:tcPr>
          <w:p w14:paraId="1368ACC2"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7 735</w:t>
            </w:r>
          </w:p>
        </w:tc>
        <w:tc>
          <w:tcPr>
            <w:tcW w:w="945" w:type="dxa"/>
            <w:noWrap/>
            <w:hideMark/>
          </w:tcPr>
          <w:p w14:paraId="31B84C4B"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7 855</w:t>
            </w:r>
          </w:p>
        </w:tc>
        <w:tc>
          <w:tcPr>
            <w:tcW w:w="0" w:type="auto"/>
            <w:noWrap/>
            <w:hideMark/>
          </w:tcPr>
          <w:p w14:paraId="0653AD78"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8 032*</w:t>
            </w:r>
          </w:p>
        </w:tc>
        <w:tc>
          <w:tcPr>
            <w:tcW w:w="0" w:type="auto"/>
            <w:noWrap/>
            <w:hideMark/>
          </w:tcPr>
          <w:p w14:paraId="53328E5D"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8 086</w:t>
            </w:r>
          </w:p>
        </w:tc>
        <w:tc>
          <w:tcPr>
            <w:tcW w:w="0" w:type="auto"/>
            <w:noWrap/>
            <w:hideMark/>
          </w:tcPr>
          <w:p w14:paraId="558C6159"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8 513</w:t>
            </w:r>
          </w:p>
        </w:tc>
        <w:tc>
          <w:tcPr>
            <w:tcW w:w="945" w:type="dxa"/>
            <w:noWrap/>
            <w:hideMark/>
          </w:tcPr>
          <w:p w14:paraId="057F6BD4"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8 644</w:t>
            </w:r>
          </w:p>
        </w:tc>
      </w:tr>
      <w:tr w:rsidR="00C24B26" w:rsidRPr="00C24B26" w14:paraId="5E9862AD" w14:textId="77777777" w:rsidTr="00B90EB5">
        <w:trPr>
          <w:trHeight w:val="270"/>
        </w:trPr>
        <w:tc>
          <w:tcPr>
            <w:cnfStyle w:val="001000000000" w:firstRow="0" w:lastRow="0" w:firstColumn="1" w:lastColumn="0" w:oddVBand="0" w:evenVBand="0" w:oddHBand="0" w:evenHBand="0" w:firstRowFirstColumn="0" w:firstRowLastColumn="0" w:lastRowFirstColumn="0" w:lastRowLastColumn="0"/>
            <w:tcW w:w="1904" w:type="dxa"/>
            <w:noWrap/>
            <w:hideMark/>
          </w:tcPr>
          <w:p w14:paraId="495B4E63" w14:textId="77777777" w:rsidR="00C24B26" w:rsidRPr="00C24B26" w:rsidRDefault="00C24B26" w:rsidP="00C24B26">
            <w:pPr>
              <w:spacing w:before="0" w:after="0" w:line="276" w:lineRule="auto"/>
              <w:ind w:firstLine="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Total capitaux propres + Passif non courant</w:t>
            </w:r>
          </w:p>
        </w:tc>
        <w:tc>
          <w:tcPr>
            <w:tcW w:w="0" w:type="auto"/>
            <w:noWrap/>
            <w:hideMark/>
          </w:tcPr>
          <w:p w14:paraId="4EDB19CF"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12 218</w:t>
            </w:r>
          </w:p>
        </w:tc>
        <w:tc>
          <w:tcPr>
            <w:tcW w:w="945" w:type="dxa"/>
            <w:noWrap/>
            <w:hideMark/>
          </w:tcPr>
          <w:p w14:paraId="4679FEFA"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14 641</w:t>
            </w:r>
          </w:p>
        </w:tc>
        <w:tc>
          <w:tcPr>
            <w:tcW w:w="0" w:type="auto"/>
            <w:noWrap/>
            <w:hideMark/>
          </w:tcPr>
          <w:p w14:paraId="5137A26C"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15 667*</w:t>
            </w:r>
          </w:p>
        </w:tc>
        <w:tc>
          <w:tcPr>
            <w:tcW w:w="0" w:type="auto"/>
            <w:noWrap/>
            <w:hideMark/>
          </w:tcPr>
          <w:p w14:paraId="5E5EEEC3"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16 936</w:t>
            </w:r>
          </w:p>
        </w:tc>
        <w:tc>
          <w:tcPr>
            <w:tcW w:w="0" w:type="auto"/>
            <w:noWrap/>
            <w:hideMark/>
          </w:tcPr>
          <w:p w14:paraId="7AFA8D65"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17 871</w:t>
            </w:r>
          </w:p>
        </w:tc>
        <w:tc>
          <w:tcPr>
            <w:tcW w:w="945" w:type="dxa"/>
            <w:noWrap/>
            <w:hideMark/>
          </w:tcPr>
          <w:p w14:paraId="790F64BB" w14:textId="77777777" w:rsidR="00C24B26" w:rsidRPr="00C24B26" w:rsidRDefault="00C24B26" w:rsidP="00C24B26">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C24B26">
              <w:rPr>
                <w:rFonts w:asciiTheme="majorHAnsi" w:eastAsia="Calibri" w:hAnsiTheme="majorHAnsi" w:cstheme="majorHAnsi"/>
                <w:sz w:val="16"/>
                <w:szCs w:val="16"/>
                <w:lang w:eastAsia="fr-FR"/>
              </w:rPr>
              <w:t>18 659</w:t>
            </w:r>
          </w:p>
        </w:tc>
      </w:tr>
    </w:tbl>
    <w:p w14:paraId="0EEB5C9F" w14:textId="77777777" w:rsidR="00F40B74" w:rsidRPr="001A3020" w:rsidRDefault="00F40B74" w:rsidP="00F40B74">
      <w:pPr>
        <w:spacing w:before="0" w:after="200" w:line="276" w:lineRule="auto"/>
        <w:ind w:left="-567" w:firstLine="0"/>
        <w:jc w:val="left"/>
        <w:rPr>
          <w:rFonts w:ascii="Times New Roman" w:eastAsia="Times New Roman" w:hAnsi="Times New Roman" w:cs="Times New Roman"/>
          <w:i/>
          <w:sz w:val="18"/>
          <w:szCs w:val="20"/>
          <w:lang w:eastAsia="fr-FR"/>
        </w:rPr>
      </w:pPr>
      <w:r w:rsidRPr="001A3020">
        <w:rPr>
          <w:rFonts w:ascii="Times New Roman" w:eastAsia="Times New Roman" w:hAnsi="Times New Roman" w:cs="Times New Roman"/>
          <w:i/>
          <w:sz w:val="18"/>
          <w:szCs w:val="20"/>
          <w:lang w:eastAsia="fr-FR"/>
        </w:rPr>
        <w:t xml:space="preserve">* après première mise en application de la norme IAS 19 révisée relative aux avantages des personnels </w:t>
      </w:r>
      <w:r>
        <w:rPr>
          <w:rFonts w:ascii="Times New Roman" w:eastAsia="Times New Roman" w:hAnsi="Times New Roman" w:cs="Times New Roman"/>
          <w:i/>
          <w:sz w:val="18"/>
          <w:szCs w:val="20"/>
          <w:lang w:eastAsia="fr-FR"/>
        </w:rPr>
        <w:t xml:space="preserve">Incidence sur le bilan </w:t>
      </w:r>
      <w:r w:rsidRPr="001A3020">
        <w:rPr>
          <w:rFonts w:ascii="Times New Roman" w:eastAsia="Times New Roman" w:hAnsi="Times New Roman" w:cs="Times New Roman"/>
          <w:i/>
          <w:sz w:val="18"/>
          <w:szCs w:val="20"/>
          <w:lang w:eastAsia="fr-FR"/>
        </w:rPr>
        <w:t>de clôture 2012 de -108 M€ sur les capitaux propres (7 362 M€</w:t>
      </w:r>
      <w:r>
        <w:rPr>
          <w:rFonts w:ascii="Times New Roman" w:eastAsia="Times New Roman" w:hAnsi="Times New Roman" w:cs="Times New Roman"/>
          <w:i/>
          <w:sz w:val="18"/>
          <w:szCs w:val="20"/>
          <w:lang w:eastAsia="fr-FR"/>
        </w:rPr>
        <w:t xml:space="preserve"> </w:t>
      </w:r>
      <w:r w:rsidRPr="001A3020">
        <w:rPr>
          <w:rFonts w:ascii="Times New Roman" w:eastAsia="Times New Roman" w:hAnsi="Times New Roman" w:cs="Times New Roman"/>
          <w:i/>
          <w:sz w:val="18"/>
          <w:szCs w:val="20"/>
          <w:lang w:eastAsia="fr-FR"/>
        </w:rPr>
        <w:t>part du groupe retraités au lieu des 7 470 M€ initiaux)</w:t>
      </w:r>
      <w:r>
        <w:rPr>
          <w:rFonts w:ascii="Times New Roman" w:eastAsia="Times New Roman" w:hAnsi="Times New Roman" w:cs="Times New Roman"/>
          <w:i/>
          <w:sz w:val="18"/>
          <w:szCs w:val="20"/>
          <w:lang w:eastAsia="fr-FR"/>
        </w:rPr>
        <w:t xml:space="preserve">. </w:t>
      </w:r>
      <w:r w:rsidRPr="001A3020">
        <w:rPr>
          <w:rFonts w:ascii="Times New Roman" w:eastAsia="Times New Roman" w:hAnsi="Times New Roman" w:cs="Times New Roman"/>
          <w:i/>
          <w:sz w:val="18"/>
          <w:szCs w:val="20"/>
          <w:lang w:eastAsia="fr-FR"/>
        </w:rPr>
        <w:t>Incidence sur le bilan</w:t>
      </w:r>
      <w:r>
        <w:rPr>
          <w:rFonts w:ascii="Times New Roman" w:eastAsia="Times New Roman" w:hAnsi="Times New Roman" w:cs="Times New Roman"/>
          <w:i/>
          <w:sz w:val="18"/>
          <w:szCs w:val="20"/>
          <w:lang w:eastAsia="fr-FR"/>
        </w:rPr>
        <w:t xml:space="preserve"> </w:t>
      </w:r>
      <w:r w:rsidRPr="001A3020">
        <w:rPr>
          <w:rFonts w:ascii="Times New Roman" w:eastAsia="Times New Roman" w:hAnsi="Times New Roman" w:cs="Times New Roman"/>
          <w:i/>
          <w:sz w:val="18"/>
          <w:szCs w:val="20"/>
          <w:lang w:eastAsia="fr-FR"/>
        </w:rPr>
        <w:t>de clôture 2011 de +</w:t>
      </w:r>
      <w:r>
        <w:rPr>
          <w:rFonts w:ascii="Times New Roman" w:eastAsia="Times New Roman" w:hAnsi="Times New Roman" w:cs="Times New Roman"/>
          <w:i/>
          <w:sz w:val="18"/>
          <w:szCs w:val="20"/>
          <w:lang w:eastAsia="fr-FR"/>
        </w:rPr>
        <w:t> </w:t>
      </w:r>
      <w:r w:rsidRPr="001A3020">
        <w:rPr>
          <w:rFonts w:ascii="Times New Roman" w:eastAsia="Times New Roman" w:hAnsi="Times New Roman" w:cs="Times New Roman"/>
          <w:i/>
          <w:sz w:val="18"/>
          <w:szCs w:val="20"/>
          <w:lang w:eastAsia="fr-FR"/>
        </w:rPr>
        <w:t>46 M€ sur les capitaux propres 6 829 M€</w:t>
      </w:r>
      <w:r>
        <w:rPr>
          <w:rFonts w:ascii="Times New Roman" w:eastAsia="Times New Roman" w:hAnsi="Times New Roman" w:cs="Times New Roman"/>
          <w:i/>
          <w:sz w:val="18"/>
          <w:szCs w:val="20"/>
          <w:lang w:eastAsia="fr-FR"/>
        </w:rPr>
        <w:t xml:space="preserve"> </w:t>
      </w:r>
      <w:r w:rsidRPr="001A3020">
        <w:rPr>
          <w:rFonts w:ascii="Times New Roman" w:eastAsia="Times New Roman" w:hAnsi="Times New Roman" w:cs="Times New Roman"/>
          <w:i/>
          <w:sz w:val="18"/>
          <w:szCs w:val="20"/>
          <w:lang w:eastAsia="fr-FR"/>
        </w:rPr>
        <w:t>part du groupe retraités au lieu des 6 783 M€ initiaux)</w:t>
      </w:r>
    </w:p>
    <w:p w14:paraId="764CFD20" w14:textId="77777777" w:rsidR="00F40B74" w:rsidRPr="000B17A2" w:rsidRDefault="00F40B74" w:rsidP="00F40B74">
      <w:pPr>
        <w:ind w:left="-567" w:firstLine="0"/>
        <w:rPr>
          <w:rFonts w:ascii="Times New Roman" w:eastAsia="Times New Roman" w:hAnsi="Times New Roman" w:cs="Times New Roman"/>
          <w:i/>
          <w:sz w:val="18"/>
          <w:szCs w:val="20"/>
          <w:lang w:eastAsia="fr-FR"/>
        </w:rPr>
      </w:pPr>
      <w:r w:rsidRPr="000B17A2">
        <w:rPr>
          <w:rFonts w:ascii="Times New Roman" w:eastAsia="Times New Roman" w:hAnsi="Times New Roman" w:cs="Times New Roman"/>
          <w:i/>
          <w:sz w:val="18"/>
          <w:szCs w:val="20"/>
          <w:lang w:eastAsia="fr-FR"/>
        </w:rPr>
        <w:t>Source : rapports annuels publiés du groupe La poste</w:t>
      </w:r>
    </w:p>
    <w:p w14:paraId="211BE689" w14:textId="77777777" w:rsidR="006B6785" w:rsidRDefault="006B6785" w:rsidP="006B6785">
      <w:pPr>
        <w:rPr>
          <w:rFonts w:ascii="Times New Roman" w:eastAsia="Times New Roman" w:hAnsi="Times New Roman" w:cs="Times New Roman"/>
          <w:szCs w:val="21"/>
          <w:lang w:eastAsia="fr-FR"/>
        </w:rPr>
        <w:sectPr w:rsidR="006B6785" w:rsidSect="006B4EC4">
          <w:headerReference w:type="default" r:id="rId74"/>
          <w:headerReference w:type="first" r:id="rId75"/>
          <w:type w:val="oddPage"/>
          <w:pgSz w:w="11907" w:h="16840" w:code="9"/>
          <w:pgMar w:top="3515" w:right="2835" w:bottom="2722" w:left="2835" w:header="2665" w:footer="2665" w:gutter="0"/>
          <w:cols w:space="708"/>
          <w:titlePg/>
          <w:docGrid w:linePitch="360"/>
        </w:sectPr>
      </w:pPr>
    </w:p>
    <w:p w14:paraId="211BE779" w14:textId="77777777" w:rsidR="006B6785" w:rsidRPr="00A13925" w:rsidRDefault="006B6785" w:rsidP="006B6785">
      <w:pPr>
        <w:numPr>
          <w:ilvl w:val="0"/>
          <w:numId w:val="46"/>
        </w:numPr>
        <w:rPr>
          <w:rFonts w:ascii="Times New Roman" w:hAnsi="Times New Roman"/>
        </w:rPr>
      </w:pPr>
      <w:r w:rsidRPr="00A13925">
        <w:rPr>
          <w:rFonts w:ascii="Times New Roman" w:hAnsi="Times New Roman"/>
        </w:rPr>
        <w:t xml:space="preserve">L’évolution de l’actif non courant </w:t>
      </w:r>
    </w:p>
    <w:p w14:paraId="211BE77A" w14:textId="45E4482A" w:rsidR="006B6785" w:rsidRPr="000B17A2" w:rsidRDefault="006B6785" w:rsidP="006B6785">
      <w:pPr>
        <w:rPr>
          <w:rFonts w:ascii="Times New Roman" w:eastAsia="Times New Roman" w:hAnsi="Times New Roman" w:cs="Times New Roman"/>
          <w:szCs w:val="21"/>
          <w:lang w:eastAsia="fr-FR"/>
        </w:rPr>
      </w:pPr>
      <w:r w:rsidRPr="000B17A2">
        <w:rPr>
          <w:rFonts w:ascii="Times New Roman" w:eastAsia="Times New Roman" w:hAnsi="Times New Roman" w:cs="Times New Roman"/>
          <w:szCs w:val="21"/>
          <w:lang w:eastAsia="fr-FR"/>
        </w:rPr>
        <w:t>L’actif non courant regroupe les investissements résultant (i) des besoins de renouvellement des infrastructures et des matériels et (ii) de la croissance externe, identifiable dans les comptes consolidés au poste « écarts d’acquisition »</w:t>
      </w:r>
      <w:r w:rsidRPr="000B17A2">
        <w:rPr>
          <w:rFonts w:ascii="Times New Roman" w:eastAsia="Times New Roman" w:hAnsi="Times New Roman" w:cs="Times New Roman"/>
          <w:szCs w:val="21"/>
          <w:vertAlign w:val="superscript"/>
          <w:lang w:eastAsia="fr-FR"/>
        </w:rPr>
        <w:footnoteReference w:id="193"/>
      </w:r>
      <w:r w:rsidRPr="000B17A2">
        <w:rPr>
          <w:rFonts w:ascii="Times New Roman" w:eastAsia="Times New Roman" w:hAnsi="Times New Roman" w:cs="Times New Roman"/>
          <w:szCs w:val="21"/>
          <w:lang w:eastAsia="fr-FR"/>
        </w:rPr>
        <w:t>. Il a crû de près de 19 % entre le 31 décembre 2010 et le 31 décembre 2015, en passant de 10,7 Md€ à 12,8 M€.</w:t>
      </w:r>
    </w:p>
    <w:tbl>
      <w:tblPr>
        <w:tblStyle w:val="TABLEAURAPPORTPUBLICTHMATIQUE"/>
        <w:tblW w:w="7747" w:type="dxa"/>
        <w:tblInd w:w="-601" w:type="dxa"/>
        <w:tblLayout w:type="fixed"/>
        <w:tblLook w:val="04A0" w:firstRow="1" w:lastRow="0" w:firstColumn="1" w:lastColumn="0" w:noHBand="0" w:noVBand="1"/>
      </w:tblPr>
      <w:tblGrid>
        <w:gridCol w:w="2689"/>
        <w:gridCol w:w="855"/>
        <w:gridCol w:w="851"/>
        <w:gridCol w:w="850"/>
        <w:gridCol w:w="709"/>
        <w:gridCol w:w="709"/>
        <w:gridCol w:w="1084"/>
      </w:tblGrid>
      <w:tr w:rsidR="006B6785" w:rsidRPr="009D313F" w14:paraId="211BE788" w14:textId="77777777" w:rsidTr="001C0C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7B" w14:textId="0CB2F6E8" w:rsidR="006B6785" w:rsidRPr="00497097" w:rsidRDefault="006B6785" w:rsidP="001C0C7F">
            <w:pPr>
              <w:spacing w:before="0" w:after="0"/>
              <w:ind w:firstLine="29"/>
              <w:jc w:val="center"/>
              <w:rPr>
                <w:rStyle w:val="CCOMPTESgrasitalique"/>
                <w:b/>
                <w:color w:val="000000" w:themeColor="text1"/>
                <w:sz w:val="17"/>
                <w:szCs w:val="17"/>
                <w:lang w:val="fr-FR" w:eastAsia="fr-FR"/>
              </w:rPr>
            </w:pPr>
            <w:r w:rsidRPr="00497097">
              <w:rPr>
                <w:rStyle w:val="CCOMPTESgrasitalique"/>
                <w:b/>
                <w:color w:val="000000" w:themeColor="text1"/>
                <w:sz w:val="17"/>
                <w:szCs w:val="17"/>
                <w:lang w:val="fr-FR" w:eastAsia="fr-FR"/>
              </w:rPr>
              <w:t>Actif non courant( immobilisé) Groupe La Poste</w:t>
            </w:r>
            <w:r w:rsidR="00B540A7" w:rsidRPr="00497097">
              <w:rPr>
                <w:rStyle w:val="CCOMPTESgrasitalique"/>
                <w:b/>
                <w:color w:val="000000" w:themeColor="text1"/>
                <w:sz w:val="17"/>
                <w:szCs w:val="17"/>
                <w:lang w:val="fr-FR" w:eastAsia="fr-FR"/>
              </w:rPr>
              <w:t xml:space="preserve"> </w:t>
            </w:r>
            <w:r w:rsidRPr="00497097">
              <w:rPr>
                <w:rStyle w:val="CCOMPTESgrasitalique"/>
                <w:b/>
                <w:color w:val="000000" w:themeColor="text1"/>
                <w:sz w:val="17"/>
                <w:szCs w:val="17"/>
                <w:lang w:val="fr-FR" w:eastAsia="fr-FR"/>
              </w:rPr>
              <w:t>- M€</w:t>
            </w:r>
          </w:p>
        </w:tc>
        <w:tc>
          <w:tcPr>
            <w:tcW w:w="855" w:type="dxa"/>
            <w:noWrap/>
            <w:hideMark/>
          </w:tcPr>
          <w:p w14:paraId="211BE77C" w14:textId="77777777" w:rsidR="006B6785" w:rsidRPr="001C0C7F" w:rsidRDefault="006B6785" w:rsidP="001C0C7F">
            <w:pPr>
              <w:spacing w:before="0" w:after="0"/>
              <w:ind w:firstLine="29"/>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31/12/</w:t>
            </w:r>
          </w:p>
          <w:p w14:paraId="211BE77D" w14:textId="77777777" w:rsidR="006B6785" w:rsidRPr="001C0C7F" w:rsidRDefault="006B6785" w:rsidP="001C0C7F">
            <w:pPr>
              <w:spacing w:before="0" w:after="0"/>
              <w:ind w:firstLine="29"/>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2010</w:t>
            </w:r>
          </w:p>
        </w:tc>
        <w:tc>
          <w:tcPr>
            <w:tcW w:w="851" w:type="dxa"/>
            <w:noWrap/>
            <w:hideMark/>
          </w:tcPr>
          <w:p w14:paraId="211BE77E" w14:textId="77777777" w:rsidR="006B6785" w:rsidRPr="001C0C7F" w:rsidRDefault="006B6785" w:rsidP="001C0C7F">
            <w:pPr>
              <w:spacing w:before="0" w:after="0"/>
              <w:ind w:firstLine="29"/>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31/12/</w:t>
            </w:r>
          </w:p>
          <w:p w14:paraId="211BE77F" w14:textId="77777777" w:rsidR="006B6785" w:rsidRPr="001C0C7F" w:rsidRDefault="006B6785" w:rsidP="001C0C7F">
            <w:pPr>
              <w:spacing w:before="0" w:after="0"/>
              <w:ind w:firstLine="29"/>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2011</w:t>
            </w:r>
          </w:p>
        </w:tc>
        <w:tc>
          <w:tcPr>
            <w:tcW w:w="850" w:type="dxa"/>
            <w:noWrap/>
            <w:hideMark/>
          </w:tcPr>
          <w:p w14:paraId="211BE780" w14:textId="77777777" w:rsidR="006B6785" w:rsidRPr="001C0C7F" w:rsidRDefault="006B6785" w:rsidP="001C0C7F">
            <w:pPr>
              <w:spacing w:before="0" w:after="0"/>
              <w:ind w:firstLine="29"/>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31/12/</w:t>
            </w:r>
          </w:p>
          <w:p w14:paraId="211BE781" w14:textId="77777777" w:rsidR="006B6785" w:rsidRPr="001C0C7F" w:rsidRDefault="006B6785" w:rsidP="001C0C7F">
            <w:pPr>
              <w:spacing w:before="0" w:after="0"/>
              <w:ind w:firstLine="29"/>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2012</w:t>
            </w:r>
          </w:p>
        </w:tc>
        <w:tc>
          <w:tcPr>
            <w:tcW w:w="709" w:type="dxa"/>
            <w:noWrap/>
            <w:hideMark/>
          </w:tcPr>
          <w:p w14:paraId="211BE782" w14:textId="77777777" w:rsidR="006B6785" w:rsidRPr="001C0C7F" w:rsidRDefault="006B6785" w:rsidP="001C0C7F">
            <w:pPr>
              <w:spacing w:before="0" w:after="0"/>
              <w:ind w:firstLine="29"/>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31/12</w:t>
            </w:r>
          </w:p>
          <w:p w14:paraId="211BE783" w14:textId="77777777" w:rsidR="006B6785" w:rsidRPr="001C0C7F" w:rsidRDefault="006B6785" w:rsidP="001C0C7F">
            <w:pPr>
              <w:spacing w:before="0" w:after="0"/>
              <w:ind w:firstLine="29"/>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2013</w:t>
            </w:r>
          </w:p>
        </w:tc>
        <w:tc>
          <w:tcPr>
            <w:tcW w:w="709" w:type="dxa"/>
            <w:noWrap/>
            <w:hideMark/>
          </w:tcPr>
          <w:p w14:paraId="211BE784" w14:textId="77777777" w:rsidR="006B6785" w:rsidRPr="001C0C7F" w:rsidRDefault="006B6785" w:rsidP="001C0C7F">
            <w:pPr>
              <w:spacing w:before="0" w:after="0"/>
              <w:ind w:firstLine="29"/>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31/12/</w:t>
            </w:r>
          </w:p>
          <w:p w14:paraId="211BE785" w14:textId="77777777" w:rsidR="006B6785" w:rsidRPr="001C0C7F" w:rsidRDefault="006B6785" w:rsidP="001C0C7F">
            <w:pPr>
              <w:spacing w:before="0" w:after="0"/>
              <w:ind w:firstLine="29"/>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2014</w:t>
            </w:r>
          </w:p>
        </w:tc>
        <w:tc>
          <w:tcPr>
            <w:tcW w:w="1084" w:type="dxa"/>
            <w:noWrap/>
            <w:hideMark/>
          </w:tcPr>
          <w:p w14:paraId="211BE786" w14:textId="77777777" w:rsidR="006B6785" w:rsidRPr="001C0C7F" w:rsidRDefault="006B6785" w:rsidP="001C0C7F">
            <w:pPr>
              <w:spacing w:before="0" w:after="0"/>
              <w:ind w:firstLine="29"/>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31/12/</w:t>
            </w:r>
          </w:p>
          <w:p w14:paraId="211BE787" w14:textId="77777777" w:rsidR="006B6785" w:rsidRPr="001C0C7F" w:rsidRDefault="006B6785" w:rsidP="001C0C7F">
            <w:pPr>
              <w:spacing w:before="0" w:after="0"/>
              <w:ind w:firstLine="29"/>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2015</w:t>
            </w:r>
          </w:p>
        </w:tc>
      </w:tr>
      <w:tr w:rsidR="006B6785" w:rsidRPr="009D313F" w14:paraId="211BE78A"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7747" w:type="dxa"/>
            <w:gridSpan w:val="7"/>
            <w:noWrap/>
            <w:hideMark/>
          </w:tcPr>
          <w:p w14:paraId="211BE789" w14:textId="0DE32296" w:rsidR="006B6785" w:rsidRPr="009D313F" w:rsidRDefault="006B6785" w:rsidP="00B540A7">
            <w:pPr>
              <w:spacing w:before="0" w:after="0"/>
              <w:ind w:firstLine="0"/>
              <w:rPr>
                <w:sz w:val="17"/>
                <w:szCs w:val="17"/>
                <w:lang w:eastAsia="fr-FR"/>
              </w:rPr>
            </w:pPr>
            <w:r w:rsidRPr="009D313F">
              <w:rPr>
                <w:sz w:val="17"/>
                <w:szCs w:val="17"/>
                <w:lang w:eastAsia="fr-FR"/>
              </w:rPr>
              <w:t xml:space="preserve">Dont immobilisations incorporelles (brevets, logiciels, fonds de commerce, </w:t>
            </w:r>
            <w:r w:rsidR="00B540A7">
              <w:rPr>
                <w:sz w:val="17"/>
                <w:szCs w:val="17"/>
                <w:lang w:eastAsia="fr-FR"/>
              </w:rPr>
              <w:t>etc.</w:t>
            </w:r>
            <w:r w:rsidRPr="009D313F">
              <w:rPr>
                <w:sz w:val="17"/>
                <w:szCs w:val="17"/>
                <w:lang w:eastAsia="fr-FR"/>
              </w:rPr>
              <w:t xml:space="preserve">) </w:t>
            </w:r>
          </w:p>
        </w:tc>
      </w:tr>
      <w:tr w:rsidR="006B6785" w:rsidRPr="009D313F" w14:paraId="211BE792"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8B" w14:textId="77777777" w:rsidR="006B6785" w:rsidRPr="009D313F" w:rsidRDefault="006B6785" w:rsidP="00074244">
            <w:pPr>
              <w:spacing w:before="0" w:after="0"/>
              <w:ind w:firstLine="0"/>
              <w:rPr>
                <w:sz w:val="17"/>
                <w:szCs w:val="17"/>
                <w:lang w:eastAsia="fr-FR"/>
              </w:rPr>
            </w:pPr>
            <w:r w:rsidRPr="009D313F">
              <w:rPr>
                <w:sz w:val="17"/>
                <w:szCs w:val="17"/>
                <w:lang w:eastAsia="fr-FR"/>
              </w:rPr>
              <w:t>Montant brut</w:t>
            </w:r>
          </w:p>
        </w:tc>
        <w:tc>
          <w:tcPr>
            <w:tcW w:w="855" w:type="dxa"/>
            <w:noWrap/>
            <w:hideMark/>
          </w:tcPr>
          <w:p w14:paraId="211BE78C"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1 811</w:t>
            </w:r>
          </w:p>
        </w:tc>
        <w:tc>
          <w:tcPr>
            <w:tcW w:w="851" w:type="dxa"/>
            <w:noWrap/>
            <w:hideMark/>
          </w:tcPr>
          <w:p w14:paraId="211BE78D"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2 113</w:t>
            </w:r>
          </w:p>
        </w:tc>
        <w:tc>
          <w:tcPr>
            <w:tcW w:w="850" w:type="dxa"/>
            <w:noWrap/>
            <w:hideMark/>
          </w:tcPr>
          <w:p w14:paraId="211BE78E"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2 435</w:t>
            </w:r>
          </w:p>
        </w:tc>
        <w:tc>
          <w:tcPr>
            <w:tcW w:w="709" w:type="dxa"/>
            <w:noWrap/>
            <w:hideMark/>
          </w:tcPr>
          <w:p w14:paraId="211BE78F"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2 364</w:t>
            </w:r>
          </w:p>
        </w:tc>
        <w:tc>
          <w:tcPr>
            <w:tcW w:w="709" w:type="dxa"/>
            <w:noWrap/>
            <w:hideMark/>
          </w:tcPr>
          <w:p w14:paraId="211BE790"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2 590</w:t>
            </w:r>
          </w:p>
        </w:tc>
        <w:tc>
          <w:tcPr>
            <w:tcW w:w="1084" w:type="dxa"/>
            <w:noWrap/>
            <w:hideMark/>
          </w:tcPr>
          <w:p w14:paraId="211BE791"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2 852</w:t>
            </w:r>
          </w:p>
        </w:tc>
      </w:tr>
      <w:tr w:rsidR="006B6785" w:rsidRPr="009D313F" w14:paraId="211BE79A"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93" w14:textId="77777777" w:rsidR="006B6785" w:rsidRPr="009D313F" w:rsidRDefault="006B6785" w:rsidP="00074244">
            <w:pPr>
              <w:spacing w:before="0" w:after="0"/>
              <w:ind w:firstLine="0"/>
              <w:rPr>
                <w:sz w:val="17"/>
                <w:szCs w:val="17"/>
                <w:lang w:eastAsia="fr-FR"/>
              </w:rPr>
            </w:pPr>
            <w:r w:rsidRPr="009D313F">
              <w:rPr>
                <w:sz w:val="17"/>
                <w:szCs w:val="17"/>
                <w:lang w:eastAsia="fr-FR"/>
              </w:rPr>
              <w:t>Amortissements, dépréciations</w:t>
            </w:r>
          </w:p>
        </w:tc>
        <w:tc>
          <w:tcPr>
            <w:tcW w:w="855" w:type="dxa"/>
            <w:noWrap/>
            <w:hideMark/>
          </w:tcPr>
          <w:p w14:paraId="211BE794"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-1 082</w:t>
            </w:r>
          </w:p>
        </w:tc>
        <w:tc>
          <w:tcPr>
            <w:tcW w:w="851" w:type="dxa"/>
            <w:noWrap/>
            <w:hideMark/>
          </w:tcPr>
          <w:p w14:paraId="211BE795"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-1 326</w:t>
            </w:r>
          </w:p>
        </w:tc>
        <w:tc>
          <w:tcPr>
            <w:tcW w:w="850" w:type="dxa"/>
            <w:noWrap/>
            <w:hideMark/>
          </w:tcPr>
          <w:p w14:paraId="211BE796"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-1 610</w:t>
            </w:r>
          </w:p>
        </w:tc>
        <w:tc>
          <w:tcPr>
            <w:tcW w:w="709" w:type="dxa"/>
            <w:noWrap/>
            <w:hideMark/>
          </w:tcPr>
          <w:p w14:paraId="211BE797"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-1 547</w:t>
            </w:r>
          </w:p>
        </w:tc>
        <w:tc>
          <w:tcPr>
            <w:tcW w:w="709" w:type="dxa"/>
            <w:noWrap/>
            <w:hideMark/>
          </w:tcPr>
          <w:p w14:paraId="211BE798"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-1 740</w:t>
            </w:r>
          </w:p>
        </w:tc>
        <w:tc>
          <w:tcPr>
            <w:tcW w:w="1084" w:type="dxa"/>
            <w:noWrap/>
            <w:hideMark/>
          </w:tcPr>
          <w:p w14:paraId="211BE799"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-1 992</w:t>
            </w:r>
          </w:p>
        </w:tc>
      </w:tr>
      <w:tr w:rsidR="006B6785" w:rsidRPr="009D313F" w14:paraId="211BE7A2"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9B" w14:textId="77777777" w:rsidR="006B6785" w:rsidRPr="009D313F" w:rsidRDefault="006B6785" w:rsidP="00074244">
            <w:pPr>
              <w:spacing w:before="0" w:after="0"/>
              <w:ind w:firstLine="0"/>
              <w:rPr>
                <w:sz w:val="17"/>
                <w:szCs w:val="17"/>
                <w:lang w:eastAsia="fr-FR"/>
              </w:rPr>
            </w:pPr>
            <w:r w:rsidRPr="009D313F">
              <w:rPr>
                <w:sz w:val="17"/>
                <w:szCs w:val="17"/>
                <w:lang w:eastAsia="fr-FR"/>
              </w:rPr>
              <w:t>Montant net</w:t>
            </w:r>
          </w:p>
        </w:tc>
        <w:tc>
          <w:tcPr>
            <w:tcW w:w="855" w:type="dxa"/>
            <w:noWrap/>
            <w:hideMark/>
          </w:tcPr>
          <w:p w14:paraId="211BE79C"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729</w:t>
            </w:r>
          </w:p>
        </w:tc>
        <w:tc>
          <w:tcPr>
            <w:tcW w:w="851" w:type="dxa"/>
            <w:noWrap/>
            <w:hideMark/>
          </w:tcPr>
          <w:p w14:paraId="211BE79D"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787</w:t>
            </w:r>
          </w:p>
        </w:tc>
        <w:tc>
          <w:tcPr>
            <w:tcW w:w="850" w:type="dxa"/>
            <w:noWrap/>
            <w:hideMark/>
          </w:tcPr>
          <w:p w14:paraId="211BE79E"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825</w:t>
            </w:r>
          </w:p>
        </w:tc>
        <w:tc>
          <w:tcPr>
            <w:tcW w:w="709" w:type="dxa"/>
            <w:noWrap/>
            <w:hideMark/>
          </w:tcPr>
          <w:p w14:paraId="211BE79F"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816</w:t>
            </w:r>
          </w:p>
        </w:tc>
        <w:tc>
          <w:tcPr>
            <w:tcW w:w="709" w:type="dxa"/>
            <w:noWrap/>
            <w:hideMark/>
          </w:tcPr>
          <w:p w14:paraId="211BE7A0"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850</w:t>
            </w:r>
          </w:p>
        </w:tc>
        <w:tc>
          <w:tcPr>
            <w:tcW w:w="1084" w:type="dxa"/>
            <w:noWrap/>
            <w:hideMark/>
          </w:tcPr>
          <w:p w14:paraId="211BE7A1"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860</w:t>
            </w:r>
          </w:p>
        </w:tc>
      </w:tr>
      <w:tr w:rsidR="006B6785" w:rsidRPr="009D313F" w14:paraId="211BE7A4"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7747" w:type="dxa"/>
            <w:gridSpan w:val="7"/>
            <w:noWrap/>
            <w:hideMark/>
          </w:tcPr>
          <w:p w14:paraId="211BE7A3" w14:textId="77777777" w:rsidR="006B6785" w:rsidRPr="009D313F" w:rsidRDefault="006B6785" w:rsidP="00074244">
            <w:pPr>
              <w:spacing w:before="0" w:after="0"/>
              <w:ind w:firstLine="0"/>
              <w:jc w:val="center"/>
              <w:rPr>
                <w:sz w:val="17"/>
                <w:szCs w:val="17"/>
                <w:lang w:eastAsia="fr-FR"/>
              </w:rPr>
            </w:pPr>
            <w:r w:rsidRPr="009D313F">
              <w:rPr>
                <w:sz w:val="17"/>
                <w:szCs w:val="17"/>
                <w:lang w:eastAsia="fr-FR"/>
              </w:rPr>
              <w:t>Dont immobilisations corporelles</w:t>
            </w:r>
          </w:p>
        </w:tc>
      </w:tr>
      <w:tr w:rsidR="006B6785" w:rsidRPr="009D313F" w14:paraId="211BE7AC"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A5" w14:textId="77777777" w:rsidR="006B6785" w:rsidRPr="009D313F" w:rsidRDefault="006B6785" w:rsidP="00074244">
            <w:pPr>
              <w:spacing w:before="0" w:after="0"/>
              <w:ind w:firstLine="0"/>
              <w:rPr>
                <w:sz w:val="17"/>
                <w:szCs w:val="17"/>
                <w:lang w:eastAsia="fr-FR"/>
              </w:rPr>
            </w:pPr>
            <w:r w:rsidRPr="009D313F">
              <w:rPr>
                <w:sz w:val="17"/>
                <w:szCs w:val="17"/>
                <w:lang w:eastAsia="fr-FR"/>
              </w:rPr>
              <w:t>Montant brut</w:t>
            </w:r>
          </w:p>
        </w:tc>
        <w:tc>
          <w:tcPr>
            <w:tcW w:w="855" w:type="dxa"/>
            <w:noWrap/>
            <w:hideMark/>
          </w:tcPr>
          <w:p w14:paraId="211BE7A6"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10 507</w:t>
            </w:r>
          </w:p>
        </w:tc>
        <w:tc>
          <w:tcPr>
            <w:tcW w:w="851" w:type="dxa"/>
            <w:noWrap/>
            <w:hideMark/>
          </w:tcPr>
          <w:p w14:paraId="211BE7A7"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10 915</w:t>
            </w:r>
          </w:p>
        </w:tc>
        <w:tc>
          <w:tcPr>
            <w:tcW w:w="850" w:type="dxa"/>
            <w:noWrap/>
            <w:hideMark/>
          </w:tcPr>
          <w:p w14:paraId="211BE7A8"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11 176</w:t>
            </w:r>
          </w:p>
        </w:tc>
        <w:tc>
          <w:tcPr>
            <w:tcW w:w="709" w:type="dxa"/>
            <w:noWrap/>
            <w:hideMark/>
          </w:tcPr>
          <w:p w14:paraId="211BE7A9"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11 453</w:t>
            </w:r>
          </w:p>
        </w:tc>
        <w:tc>
          <w:tcPr>
            <w:tcW w:w="709" w:type="dxa"/>
            <w:noWrap/>
            <w:hideMark/>
          </w:tcPr>
          <w:p w14:paraId="211BE7AA"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11 842</w:t>
            </w:r>
          </w:p>
        </w:tc>
        <w:tc>
          <w:tcPr>
            <w:tcW w:w="1084" w:type="dxa"/>
            <w:noWrap/>
            <w:hideMark/>
          </w:tcPr>
          <w:p w14:paraId="211BE7AB"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12 068</w:t>
            </w:r>
          </w:p>
        </w:tc>
      </w:tr>
      <w:tr w:rsidR="006B6785" w:rsidRPr="009D313F" w14:paraId="211BE7B4"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AD" w14:textId="77777777" w:rsidR="006B6785" w:rsidRPr="009D313F" w:rsidRDefault="006B6785" w:rsidP="00074244">
            <w:pPr>
              <w:spacing w:before="0" w:after="0"/>
              <w:ind w:firstLine="0"/>
              <w:rPr>
                <w:sz w:val="17"/>
                <w:szCs w:val="17"/>
                <w:lang w:eastAsia="fr-FR"/>
              </w:rPr>
            </w:pPr>
            <w:r w:rsidRPr="009D313F">
              <w:rPr>
                <w:sz w:val="17"/>
                <w:szCs w:val="17"/>
                <w:lang w:eastAsia="fr-FR"/>
              </w:rPr>
              <w:t>Amortissements, dépréciations</w:t>
            </w:r>
          </w:p>
        </w:tc>
        <w:tc>
          <w:tcPr>
            <w:tcW w:w="855" w:type="dxa"/>
            <w:noWrap/>
            <w:hideMark/>
          </w:tcPr>
          <w:p w14:paraId="211BE7AE"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-4 382</w:t>
            </w:r>
          </w:p>
        </w:tc>
        <w:tc>
          <w:tcPr>
            <w:tcW w:w="851" w:type="dxa"/>
            <w:noWrap/>
            <w:hideMark/>
          </w:tcPr>
          <w:p w14:paraId="211BE7AF"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-4 819</w:t>
            </w:r>
          </w:p>
        </w:tc>
        <w:tc>
          <w:tcPr>
            <w:tcW w:w="850" w:type="dxa"/>
            <w:noWrap/>
            <w:hideMark/>
          </w:tcPr>
          <w:p w14:paraId="211BE7B0"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-5 114</w:t>
            </w:r>
          </w:p>
        </w:tc>
        <w:tc>
          <w:tcPr>
            <w:tcW w:w="709" w:type="dxa"/>
            <w:noWrap/>
            <w:hideMark/>
          </w:tcPr>
          <w:p w14:paraId="211BE7B1"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-5 512</w:t>
            </w:r>
          </w:p>
        </w:tc>
        <w:tc>
          <w:tcPr>
            <w:tcW w:w="709" w:type="dxa"/>
            <w:noWrap/>
            <w:hideMark/>
          </w:tcPr>
          <w:p w14:paraId="211BE7B2"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-5 962</w:t>
            </w:r>
          </w:p>
        </w:tc>
        <w:tc>
          <w:tcPr>
            <w:tcW w:w="1084" w:type="dxa"/>
            <w:noWrap/>
            <w:hideMark/>
          </w:tcPr>
          <w:p w14:paraId="211BE7B3"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-6 288</w:t>
            </w:r>
          </w:p>
        </w:tc>
      </w:tr>
      <w:tr w:rsidR="006B6785" w:rsidRPr="009D313F" w14:paraId="211BE7BC"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B5" w14:textId="77777777" w:rsidR="006B6785" w:rsidRPr="009D313F" w:rsidRDefault="006B6785" w:rsidP="00074244">
            <w:pPr>
              <w:spacing w:before="0" w:after="0"/>
              <w:ind w:firstLine="0"/>
              <w:rPr>
                <w:sz w:val="17"/>
                <w:szCs w:val="17"/>
                <w:lang w:eastAsia="fr-FR"/>
              </w:rPr>
            </w:pPr>
            <w:r w:rsidRPr="009D313F">
              <w:rPr>
                <w:sz w:val="17"/>
                <w:szCs w:val="17"/>
                <w:lang w:eastAsia="fr-FR"/>
              </w:rPr>
              <w:t>Montant net</w:t>
            </w:r>
          </w:p>
        </w:tc>
        <w:tc>
          <w:tcPr>
            <w:tcW w:w="855" w:type="dxa"/>
            <w:noWrap/>
            <w:hideMark/>
          </w:tcPr>
          <w:p w14:paraId="211BE7B6"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6 126</w:t>
            </w:r>
          </w:p>
        </w:tc>
        <w:tc>
          <w:tcPr>
            <w:tcW w:w="851" w:type="dxa"/>
            <w:noWrap/>
            <w:hideMark/>
          </w:tcPr>
          <w:p w14:paraId="211BE7B7"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6 096</w:t>
            </w:r>
          </w:p>
        </w:tc>
        <w:tc>
          <w:tcPr>
            <w:tcW w:w="850" w:type="dxa"/>
            <w:noWrap/>
            <w:hideMark/>
          </w:tcPr>
          <w:p w14:paraId="211BE7B8"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6 062</w:t>
            </w:r>
          </w:p>
        </w:tc>
        <w:tc>
          <w:tcPr>
            <w:tcW w:w="709" w:type="dxa"/>
            <w:noWrap/>
            <w:hideMark/>
          </w:tcPr>
          <w:p w14:paraId="211BE7B9"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5 941</w:t>
            </w:r>
          </w:p>
        </w:tc>
        <w:tc>
          <w:tcPr>
            <w:tcW w:w="709" w:type="dxa"/>
            <w:noWrap/>
            <w:hideMark/>
          </w:tcPr>
          <w:p w14:paraId="211BE7BA"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5 880</w:t>
            </w:r>
          </w:p>
        </w:tc>
        <w:tc>
          <w:tcPr>
            <w:tcW w:w="1084" w:type="dxa"/>
            <w:noWrap/>
            <w:hideMark/>
          </w:tcPr>
          <w:p w14:paraId="211BE7BB"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5 780</w:t>
            </w:r>
          </w:p>
        </w:tc>
      </w:tr>
      <w:tr w:rsidR="006B6785" w:rsidRPr="009D313F" w14:paraId="211BE7BE"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7747" w:type="dxa"/>
            <w:gridSpan w:val="7"/>
            <w:noWrap/>
            <w:hideMark/>
          </w:tcPr>
          <w:p w14:paraId="211BE7BD" w14:textId="77777777" w:rsidR="006B6785" w:rsidRPr="009D313F" w:rsidRDefault="006B6785" w:rsidP="00074244">
            <w:pPr>
              <w:spacing w:before="0" w:after="0"/>
              <w:ind w:firstLine="0"/>
              <w:jc w:val="center"/>
              <w:rPr>
                <w:sz w:val="17"/>
                <w:szCs w:val="17"/>
                <w:lang w:eastAsia="fr-FR"/>
              </w:rPr>
            </w:pPr>
            <w:r w:rsidRPr="009D313F">
              <w:rPr>
                <w:sz w:val="17"/>
                <w:szCs w:val="17"/>
                <w:lang w:eastAsia="fr-FR"/>
              </w:rPr>
              <w:t>Dont écarts d'acquisition (goodwills)</w:t>
            </w:r>
          </w:p>
        </w:tc>
      </w:tr>
      <w:tr w:rsidR="006B6785" w:rsidRPr="009D313F" w14:paraId="211BE7C6"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BF" w14:textId="77777777" w:rsidR="006B6785" w:rsidRPr="009D313F" w:rsidRDefault="006B6785" w:rsidP="00074244">
            <w:pPr>
              <w:spacing w:before="0" w:after="0"/>
              <w:ind w:firstLine="0"/>
              <w:rPr>
                <w:sz w:val="17"/>
                <w:szCs w:val="17"/>
                <w:lang w:eastAsia="fr-FR"/>
              </w:rPr>
            </w:pPr>
            <w:r w:rsidRPr="009D313F">
              <w:rPr>
                <w:sz w:val="17"/>
                <w:szCs w:val="17"/>
                <w:lang w:eastAsia="fr-FR"/>
              </w:rPr>
              <w:t>Montant brut</w:t>
            </w:r>
          </w:p>
        </w:tc>
        <w:tc>
          <w:tcPr>
            <w:tcW w:w="855" w:type="dxa"/>
            <w:noWrap/>
            <w:hideMark/>
          </w:tcPr>
          <w:p w14:paraId="211BE7C0"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1 444</w:t>
            </w:r>
          </w:p>
        </w:tc>
        <w:tc>
          <w:tcPr>
            <w:tcW w:w="851" w:type="dxa"/>
            <w:noWrap/>
            <w:hideMark/>
          </w:tcPr>
          <w:p w14:paraId="211BE7C1"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1 534</w:t>
            </w:r>
          </w:p>
        </w:tc>
        <w:tc>
          <w:tcPr>
            <w:tcW w:w="850" w:type="dxa"/>
            <w:noWrap/>
            <w:hideMark/>
          </w:tcPr>
          <w:p w14:paraId="211BE7C2"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1 698</w:t>
            </w:r>
          </w:p>
        </w:tc>
        <w:tc>
          <w:tcPr>
            <w:tcW w:w="709" w:type="dxa"/>
            <w:noWrap/>
            <w:hideMark/>
          </w:tcPr>
          <w:p w14:paraId="211BE7C3"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1 722</w:t>
            </w:r>
          </w:p>
        </w:tc>
        <w:tc>
          <w:tcPr>
            <w:tcW w:w="709" w:type="dxa"/>
            <w:noWrap/>
            <w:hideMark/>
          </w:tcPr>
          <w:p w14:paraId="211BE7C4"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1 948</w:t>
            </w:r>
          </w:p>
        </w:tc>
        <w:tc>
          <w:tcPr>
            <w:tcW w:w="1084" w:type="dxa"/>
            <w:noWrap/>
            <w:hideMark/>
          </w:tcPr>
          <w:p w14:paraId="211BE7C5"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2 113</w:t>
            </w:r>
          </w:p>
        </w:tc>
      </w:tr>
      <w:tr w:rsidR="006B6785" w:rsidRPr="009D313F" w14:paraId="211BE7CE"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C7" w14:textId="77777777" w:rsidR="006B6785" w:rsidRPr="009D313F" w:rsidRDefault="006B6785" w:rsidP="00074244">
            <w:pPr>
              <w:spacing w:before="0" w:after="0"/>
              <w:ind w:firstLine="0"/>
              <w:rPr>
                <w:sz w:val="17"/>
                <w:szCs w:val="17"/>
                <w:lang w:eastAsia="fr-FR"/>
              </w:rPr>
            </w:pPr>
            <w:r w:rsidRPr="009D313F">
              <w:rPr>
                <w:sz w:val="17"/>
                <w:szCs w:val="17"/>
                <w:lang w:eastAsia="fr-FR"/>
              </w:rPr>
              <w:t>Dépréciations</w:t>
            </w:r>
          </w:p>
        </w:tc>
        <w:tc>
          <w:tcPr>
            <w:tcW w:w="855" w:type="dxa"/>
            <w:noWrap/>
            <w:hideMark/>
          </w:tcPr>
          <w:p w14:paraId="211BE7C8"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-58</w:t>
            </w:r>
          </w:p>
        </w:tc>
        <w:tc>
          <w:tcPr>
            <w:tcW w:w="851" w:type="dxa"/>
            <w:noWrap/>
            <w:hideMark/>
          </w:tcPr>
          <w:p w14:paraId="211BE7C9"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-117</w:t>
            </w:r>
          </w:p>
        </w:tc>
        <w:tc>
          <w:tcPr>
            <w:tcW w:w="850" w:type="dxa"/>
            <w:noWrap/>
            <w:hideMark/>
          </w:tcPr>
          <w:p w14:paraId="211BE7CA"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-136</w:t>
            </w:r>
          </w:p>
        </w:tc>
        <w:tc>
          <w:tcPr>
            <w:tcW w:w="709" w:type="dxa"/>
            <w:noWrap/>
            <w:hideMark/>
          </w:tcPr>
          <w:p w14:paraId="211BE7CB"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-135</w:t>
            </w:r>
          </w:p>
        </w:tc>
        <w:tc>
          <w:tcPr>
            <w:tcW w:w="709" w:type="dxa"/>
            <w:noWrap/>
            <w:hideMark/>
          </w:tcPr>
          <w:p w14:paraId="211BE7CC"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-143</w:t>
            </w:r>
          </w:p>
        </w:tc>
        <w:tc>
          <w:tcPr>
            <w:tcW w:w="1084" w:type="dxa"/>
            <w:noWrap/>
            <w:hideMark/>
          </w:tcPr>
          <w:p w14:paraId="211BE7CD"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-145</w:t>
            </w:r>
          </w:p>
        </w:tc>
      </w:tr>
      <w:tr w:rsidR="006B6785" w:rsidRPr="009D313F" w14:paraId="211BE7D6"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CF" w14:textId="77777777" w:rsidR="006B6785" w:rsidRPr="009D313F" w:rsidRDefault="006B6785" w:rsidP="00074244">
            <w:pPr>
              <w:spacing w:before="0" w:after="0"/>
              <w:ind w:firstLine="0"/>
              <w:rPr>
                <w:sz w:val="17"/>
                <w:szCs w:val="17"/>
                <w:lang w:eastAsia="fr-FR"/>
              </w:rPr>
            </w:pPr>
            <w:r w:rsidRPr="009D313F">
              <w:rPr>
                <w:sz w:val="17"/>
                <w:szCs w:val="17"/>
                <w:lang w:eastAsia="fr-FR"/>
              </w:rPr>
              <w:t>Montant net</w:t>
            </w:r>
          </w:p>
        </w:tc>
        <w:tc>
          <w:tcPr>
            <w:tcW w:w="855" w:type="dxa"/>
            <w:noWrap/>
            <w:hideMark/>
          </w:tcPr>
          <w:p w14:paraId="211BE7D0"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1 386</w:t>
            </w:r>
          </w:p>
        </w:tc>
        <w:tc>
          <w:tcPr>
            <w:tcW w:w="851" w:type="dxa"/>
            <w:noWrap/>
            <w:hideMark/>
          </w:tcPr>
          <w:p w14:paraId="211BE7D1"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1 417</w:t>
            </w:r>
          </w:p>
        </w:tc>
        <w:tc>
          <w:tcPr>
            <w:tcW w:w="850" w:type="dxa"/>
            <w:noWrap/>
            <w:hideMark/>
          </w:tcPr>
          <w:p w14:paraId="211BE7D2"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1 562</w:t>
            </w:r>
          </w:p>
        </w:tc>
        <w:tc>
          <w:tcPr>
            <w:tcW w:w="709" w:type="dxa"/>
            <w:noWrap/>
            <w:hideMark/>
          </w:tcPr>
          <w:p w14:paraId="211BE7D3"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1 587</w:t>
            </w:r>
          </w:p>
        </w:tc>
        <w:tc>
          <w:tcPr>
            <w:tcW w:w="709" w:type="dxa"/>
            <w:noWrap/>
            <w:hideMark/>
          </w:tcPr>
          <w:p w14:paraId="211BE7D4"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1 805</w:t>
            </w:r>
          </w:p>
        </w:tc>
        <w:tc>
          <w:tcPr>
            <w:tcW w:w="1084" w:type="dxa"/>
            <w:noWrap/>
            <w:hideMark/>
          </w:tcPr>
          <w:p w14:paraId="211BE7D5"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1 968</w:t>
            </w:r>
          </w:p>
        </w:tc>
      </w:tr>
      <w:tr w:rsidR="006B6785" w:rsidRPr="009D313F" w14:paraId="211BE7DE"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D7" w14:textId="77777777" w:rsidR="006B6785" w:rsidRPr="009D313F" w:rsidRDefault="006B6785" w:rsidP="00074244">
            <w:pPr>
              <w:spacing w:before="0" w:after="0"/>
              <w:ind w:firstLine="0"/>
              <w:jc w:val="left"/>
              <w:rPr>
                <w:sz w:val="17"/>
                <w:szCs w:val="17"/>
                <w:lang w:eastAsia="fr-FR"/>
              </w:rPr>
            </w:pPr>
            <w:r w:rsidRPr="009D313F">
              <w:rPr>
                <w:sz w:val="17"/>
                <w:szCs w:val="17"/>
                <w:lang w:eastAsia="fr-FR"/>
              </w:rPr>
              <w:t>1. Total immobilisations incorporelles, corporelles et goodwills en net</w:t>
            </w:r>
          </w:p>
        </w:tc>
        <w:tc>
          <w:tcPr>
            <w:tcW w:w="855" w:type="dxa"/>
            <w:noWrap/>
            <w:hideMark/>
          </w:tcPr>
          <w:p w14:paraId="211BE7D8"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8 241</w:t>
            </w:r>
          </w:p>
        </w:tc>
        <w:tc>
          <w:tcPr>
            <w:tcW w:w="851" w:type="dxa"/>
            <w:noWrap/>
            <w:hideMark/>
          </w:tcPr>
          <w:p w14:paraId="211BE7D9"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8 299</w:t>
            </w:r>
          </w:p>
        </w:tc>
        <w:tc>
          <w:tcPr>
            <w:tcW w:w="850" w:type="dxa"/>
            <w:noWrap/>
            <w:hideMark/>
          </w:tcPr>
          <w:p w14:paraId="211BE7DA"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8 450</w:t>
            </w:r>
          </w:p>
        </w:tc>
        <w:tc>
          <w:tcPr>
            <w:tcW w:w="709" w:type="dxa"/>
            <w:noWrap/>
            <w:hideMark/>
          </w:tcPr>
          <w:p w14:paraId="211BE7DB"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8 345</w:t>
            </w:r>
          </w:p>
        </w:tc>
        <w:tc>
          <w:tcPr>
            <w:tcW w:w="709" w:type="dxa"/>
            <w:noWrap/>
            <w:hideMark/>
          </w:tcPr>
          <w:p w14:paraId="211BE7DC"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8 535</w:t>
            </w:r>
          </w:p>
        </w:tc>
        <w:tc>
          <w:tcPr>
            <w:tcW w:w="1084" w:type="dxa"/>
            <w:noWrap/>
            <w:hideMark/>
          </w:tcPr>
          <w:p w14:paraId="211BE7DD"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8 608</w:t>
            </w:r>
          </w:p>
        </w:tc>
      </w:tr>
      <w:tr w:rsidR="006B6785" w:rsidRPr="009D313F" w14:paraId="211BE7E6"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DF" w14:textId="77777777" w:rsidR="006B6785" w:rsidRPr="009D313F" w:rsidRDefault="006B6785" w:rsidP="00074244">
            <w:pPr>
              <w:spacing w:before="0" w:after="0"/>
              <w:ind w:firstLine="0"/>
              <w:jc w:val="left"/>
              <w:rPr>
                <w:sz w:val="17"/>
                <w:szCs w:val="17"/>
                <w:lang w:eastAsia="fr-FR"/>
              </w:rPr>
            </w:pPr>
            <w:r w:rsidRPr="009D313F">
              <w:rPr>
                <w:sz w:val="17"/>
                <w:szCs w:val="17"/>
                <w:lang w:eastAsia="fr-FR"/>
              </w:rPr>
              <w:t xml:space="preserve">1bis. Total immobilisations incorporelles, corporelles et goodwills en brut </w:t>
            </w:r>
          </w:p>
        </w:tc>
        <w:tc>
          <w:tcPr>
            <w:tcW w:w="855" w:type="dxa"/>
            <w:noWrap/>
            <w:hideMark/>
          </w:tcPr>
          <w:p w14:paraId="211BE7E0"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13 762</w:t>
            </w:r>
          </w:p>
        </w:tc>
        <w:tc>
          <w:tcPr>
            <w:tcW w:w="851" w:type="dxa"/>
            <w:noWrap/>
            <w:hideMark/>
          </w:tcPr>
          <w:p w14:paraId="211BE7E1"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14 562</w:t>
            </w:r>
          </w:p>
        </w:tc>
        <w:tc>
          <w:tcPr>
            <w:tcW w:w="850" w:type="dxa"/>
            <w:noWrap/>
            <w:hideMark/>
          </w:tcPr>
          <w:p w14:paraId="211BE7E2"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15 309</w:t>
            </w:r>
          </w:p>
        </w:tc>
        <w:tc>
          <w:tcPr>
            <w:tcW w:w="709" w:type="dxa"/>
            <w:noWrap/>
            <w:hideMark/>
          </w:tcPr>
          <w:p w14:paraId="211BE7E3"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15 629</w:t>
            </w:r>
          </w:p>
        </w:tc>
        <w:tc>
          <w:tcPr>
            <w:tcW w:w="709" w:type="dxa"/>
            <w:noWrap/>
            <w:hideMark/>
          </w:tcPr>
          <w:p w14:paraId="211BE7E4"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16 380</w:t>
            </w:r>
          </w:p>
        </w:tc>
        <w:tc>
          <w:tcPr>
            <w:tcW w:w="1084" w:type="dxa"/>
            <w:noWrap/>
            <w:hideMark/>
          </w:tcPr>
          <w:p w14:paraId="211BE7E5"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17 033</w:t>
            </w:r>
          </w:p>
        </w:tc>
      </w:tr>
      <w:tr w:rsidR="006B6785" w:rsidRPr="009D313F" w14:paraId="211BE7EE"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E7" w14:textId="77777777" w:rsidR="006B6785" w:rsidRPr="009D313F" w:rsidRDefault="006B6785" w:rsidP="00074244">
            <w:pPr>
              <w:spacing w:before="0" w:after="0"/>
              <w:ind w:firstLine="0"/>
              <w:jc w:val="left"/>
              <w:rPr>
                <w:sz w:val="17"/>
                <w:szCs w:val="17"/>
                <w:lang w:eastAsia="fr-FR"/>
              </w:rPr>
            </w:pPr>
            <w:r w:rsidRPr="009D313F">
              <w:rPr>
                <w:sz w:val="17"/>
                <w:szCs w:val="17"/>
                <w:lang w:eastAsia="fr-FR"/>
              </w:rPr>
              <w:t>2. Titres mis en équivalence</w:t>
            </w:r>
          </w:p>
        </w:tc>
        <w:tc>
          <w:tcPr>
            <w:tcW w:w="855" w:type="dxa"/>
            <w:noWrap/>
            <w:hideMark/>
          </w:tcPr>
          <w:p w14:paraId="211BE7E8"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2 060</w:t>
            </w:r>
          </w:p>
        </w:tc>
        <w:tc>
          <w:tcPr>
            <w:tcW w:w="851" w:type="dxa"/>
            <w:noWrap/>
            <w:hideMark/>
          </w:tcPr>
          <w:p w14:paraId="211BE7E9"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2 048</w:t>
            </w:r>
          </w:p>
        </w:tc>
        <w:tc>
          <w:tcPr>
            <w:tcW w:w="850" w:type="dxa"/>
            <w:noWrap/>
            <w:hideMark/>
          </w:tcPr>
          <w:p w14:paraId="211BE7EA"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2 446</w:t>
            </w:r>
          </w:p>
        </w:tc>
        <w:tc>
          <w:tcPr>
            <w:tcW w:w="709" w:type="dxa"/>
            <w:noWrap/>
            <w:hideMark/>
          </w:tcPr>
          <w:p w14:paraId="211BE7EB"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2 634</w:t>
            </w:r>
          </w:p>
        </w:tc>
        <w:tc>
          <w:tcPr>
            <w:tcW w:w="709" w:type="dxa"/>
            <w:noWrap/>
            <w:hideMark/>
          </w:tcPr>
          <w:p w14:paraId="211BE7EC"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3 075</w:t>
            </w:r>
          </w:p>
        </w:tc>
        <w:tc>
          <w:tcPr>
            <w:tcW w:w="1084" w:type="dxa"/>
            <w:noWrap/>
            <w:hideMark/>
          </w:tcPr>
          <w:p w14:paraId="211BE7ED"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3 141</w:t>
            </w:r>
          </w:p>
        </w:tc>
      </w:tr>
      <w:tr w:rsidR="006B6785" w:rsidRPr="009D313F" w14:paraId="211BE7F6"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EF" w14:textId="77777777" w:rsidR="006B6785" w:rsidRPr="009D313F" w:rsidRDefault="006B6785" w:rsidP="00074244">
            <w:pPr>
              <w:spacing w:before="0" w:after="0"/>
              <w:ind w:firstLine="0"/>
              <w:jc w:val="left"/>
              <w:rPr>
                <w:sz w:val="17"/>
                <w:szCs w:val="17"/>
                <w:lang w:eastAsia="fr-FR"/>
              </w:rPr>
            </w:pPr>
            <w:r w:rsidRPr="009D313F">
              <w:rPr>
                <w:sz w:val="17"/>
                <w:szCs w:val="17"/>
                <w:lang w:eastAsia="fr-FR"/>
              </w:rPr>
              <w:t>3. Autres actifs non courants</w:t>
            </w:r>
          </w:p>
        </w:tc>
        <w:tc>
          <w:tcPr>
            <w:tcW w:w="855" w:type="dxa"/>
            <w:noWrap/>
            <w:hideMark/>
          </w:tcPr>
          <w:p w14:paraId="211BE7F0"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576</w:t>
            </w:r>
          </w:p>
        </w:tc>
        <w:tc>
          <w:tcPr>
            <w:tcW w:w="851" w:type="dxa"/>
            <w:noWrap/>
            <w:hideMark/>
          </w:tcPr>
          <w:p w14:paraId="211BE7F1"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1 135</w:t>
            </w:r>
          </w:p>
        </w:tc>
        <w:tc>
          <w:tcPr>
            <w:tcW w:w="850" w:type="dxa"/>
            <w:noWrap/>
            <w:hideMark/>
          </w:tcPr>
          <w:p w14:paraId="211BE7F2"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1 007</w:t>
            </w:r>
          </w:p>
        </w:tc>
        <w:tc>
          <w:tcPr>
            <w:tcW w:w="709" w:type="dxa"/>
            <w:noWrap/>
            <w:hideMark/>
          </w:tcPr>
          <w:p w14:paraId="211BE7F3"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1 094</w:t>
            </w:r>
          </w:p>
        </w:tc>
        <w:tc>
          <w:tcPr>
            <w:tcW w:w="709" w:type="dxa"/>
            <w:noWrap/>
            <w:hideMark/>
          </w:tcPr>
          <w:p w14:paraId="211BE7F4"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1 096</w:t>
            </w:r>
          </w:p>
        </w:tc>
        <w:tc>
          <w:tcPr>
            <w:tcW w:w="1084" w:type="dxa"/>
            <w:noWrap/>
            <w:hideMark/>
          </w:tcPr>
          <w:p w14:paraId="211BE7F5"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1 050</w:t>
            </w:r>
          </w:p>
        </w:tc>
      </w:tr>
      <w:tr w:rsidR="006B6785" w:rsidRPr="009D313F" w14:paraId="211BE7FE"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11BE7F7" w14:textId="77777777" w:rsidR="006B6785" w:rsidRPr="009D313F" w:rsidRDefault="006B6785" w:rsidP="00074244">
            <w:pPr>
              <w:spacing w:before="0" w:after="0"/>
              <w:ind w:firstLine="0"/>
              <w:jc w:val="left"/>
              <w:rPr>
                <w:sz w:val="17"/>
                <w:szCs w:val="17"/>
                <w:lang w:eastAsia="fr-FR"/>
              </w:rPr>
            </w:pPr>
            <w:r w:rsidRPr="009D313F">
              <w:rPr>
                <w:sz w:val="17"/>
                <w:szCs w:val="17"/>
                <w:lang w:eastAsia="fr-FR"/>
              </w:rPr>
              <w:t>Total actif non courant en net d'amortissements, provisions et  dépréciations (1+2+3)</w:t>
            </w:r>
          </w:p>
        </w:tc>
        <w:tc>
          <w:tcPr>
            <w:tcW w:w="855" w:type="dxa"/>
            <w:noWrap/>
            <w:hideMark/>
          </w:tcPr>
          <w:p w14:paraId="211BE7F8"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10 877</w:t>
            </w:r>
          </w:p>
        </w:tc>
        <w:tc>
          <w:tcPr>
            <w:tcW w:w="851" w:type="dxa"/>
            <w:noWrap/>
            <w:hideMark/>
          </w:tcPr>
          <w:p w14:paraId="211BE7F9"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11 482</w:t>
            </w:r>
          </w:p>
        </w:tc>
        <w:tc>
          <w:tcPr>
            <w:tcW w:w="850" w:type="dxa"/>
            <w:noWrap/>
            <w:hideMark/>
          </w:tcPr>
          <w:p w14:paraId="211BE7FA"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11 903</w:t>
            </w:r>
          </w:p>
        </w:tc>
        <w:tc>
          <w:tcPr>
            <w:tcW w:w="709" w:type="dxa"/>
            <w:noWrap/>
            <w:hideMark/>
          </w:tcPr>
          <w:p w14:paraId="211BE7FB"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12 073</w:t>
            </w:r>
          </w:p>
        </w:tc>
        <w:tc>
          <w:tcPr>
            <w:tcW w:w="709" w:type="dxa"/>
            <w:noWrap/>
            <w:hideMark/>
          </w:tcPr>
          <w:p w14:paraId="211BE7FC"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12 706</w:t>
            </w:r>
          </w:p>
        </w:tc>
        <w:tc>
          <w:tcPr>
            <w:tcW w:w="1084" w:type="dxa"/>
            <w:noWrap/>
            <w:hideMark/>
          </w:tcPr>
          <w:p w14:paraId="211BE7FD" w14:textId="77777777" w:rsidR="006B6785" w:rsidRPr="009D313F" w:rsidRDefault="006B6785" w:rsidP="00074244">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7"/>
                <w:szCs w:val="17"/>
                <w:lang w:eastAsia="fr-FR"/>
              </w:rPr>
            </w:pPr>
            <w:r w:rsidRPr="009D313F">
              <w:rPr>
                <w:sz w:val="17"/>
                <w:szCs w:val="17"/>
                <w:lang w:eastAsia="fr-FR"/>
              </w:rPr>
              <w:t>12 800</w:t>
            </w:r>
          </w:p>
        </w:tc>
      </w:tr>
    </w:tbl>
    <w:p w14:paraId="211BE7FF" w14:textId="5DB28CB0" w:rsidR="006B6785" w:rsidRPr="000B17A2" w:rsidRDefault="006B6785" w:rsidP="00074244">
      <w:pPr>
        <w:spacing w:before="0" w:after="0"/>
        <w:ind w:firstLine="709"/>
        <w:rPr>
          <w:rFonts w:ascii="Times New Roman" w:eastAsia="Times New Roman" w:hAnsi="Times New Roman" w:cs="Times New Roman"/>
          <w:i/>
          <w:sz w:val="18"/>
          <w:szCs w:val="21"/>
          <w:lang w:eastAsia="fr-FR"/>
        </w:rPr>
      </w:pPr>
      <w:r w:rsidRPr="000B17A2">
        <w:rPr>
          <w:rFonts w:ascii="Times New Roman" w:eastAsia="Times New Roman" w:hAnsi="Times New Roman" w:cs="Times New Roman"/>
          <w:i/>
          <w:sz w:val="18"/>
          <w:szCs w:val="21"/>
          <w:lang w:eastAsia="fr-FR"/>
        </w:rPr>
        <w:t>Source : rapports annuels publiés du groupe « La Poste »</w:t>
      </w:r>
    </w:p>
    <w:p w14:paraId="211BE800" w14:textId="77777777" w:rsidR="006B6785" w:rsidRPr="000B17A2" w:rsidRDefault="006B6785" w:rsidP="006B6785">
      <w:pPr>
        <w:rPr>
          <w:rFonts w:ascii="Times New Roman" w:eastAsia="Times New Roman" w:hAnsi="Times New Roman" w:cs="Times New Roman"/>
          <w:szCs w:val="21"/>
          <w:lang w:eastAsia="fr-FR"/>
        </w:rPr>
      </w:pPr>
      <w:r w:rsidRPr="000B17A2">
        <w:rPr>
          <w:rFonts w:ascii="Times New Roman" w:eastAsia="Times New Roman" w:hAnsi="Times New Roman" w:cs="Times New Roman"/>
          <w:szCs w:val="21"/>
          <w:lang w:eastAsia="fr-FR"/>
        </w:rPr>
        <w:t>Le stock d’immobilisations au sens strict (corporelles, incorporelles et écarts d’acquisition) a progressé en brut de 3,3 Md€ entre le 1</w:t>
      </w:r>
      <w:r w:rsidRPr="000B17A2">
        <w:rPr>
          <w:rFonts w:ascii="Times New Roman" w:eastAsia="Times New Roman" w:hAnsi="Times New Roman" w:cs="Times New Roman"/>
          <w:szCs w:val="21"/>
          <w:vertAlign w:val="superscript"/>
          <w:lang w:eastAsia="fr-FR"/>
        </w:rPr>
        <w:t>er</w:t>
      </w:r>
      <w:r w:rsidRPr="000B17A2">
        <w:rPr>
          <w:rFonts w:ascii="Times New Roman" w:eastAsia="Times New Roman" w:hAnsi="Times New Roman" w:cs="Times New Roman"/>
          <w:szCs w:val="21"/>
          <w:lang w:eastAsia="fr-FR"/>
        </w:rPr>
        <w:t xml:space="preserve"> janvier 2011 et le 31 décembre 2015, pour atteindre à cette date 17,0</w:t>
      </w:r>
      <w:r>
        <w:rPr>
          <w:rFonts w:ascii="Times New Roman" w:eastAsia="Times New Roman" w:hAnsi="Times New Roman" w:cs="Times New Roman"/>
          <w:szCs w:val="21"/>
          <w:lang w:eastAsia="fr-FR"/>
        </w:rPr>
        <w:t> </w:t>
      </w:r>
      <w:r w:rsidRPr="000B17A2">
        <w:rPr>
          <w:rFonts w:ascii="Times New Roman" w:eastAsia="Times New Roman" w:hAnsi="Times New Roman" w:cs="Times New Roman"/>
          <w:szCs w:val="21"/>
          <w:lang w:eastAsia="fr-FR"/>
        </w:rPr>
        <w:t>Md€.</w:t>
      </w:r>
      <w:r>
        <w:rPr>
          <w:rFonts w:ascii="Times New Roman" w:eastAsia="Times New Roman" w:hAnsi="Times New Roman" w:cs="Times New Roman"/>
          <w:szCs w:val="21"/>
          <w:lang w:eastAsia="fr-FR"/>
        </w:rPr>
        <w:t xml:space="preserve"> </w:t>
      </w:r>
      <w:r w:rsidRPr="000B17A2">
        <w:rPr>
          <w:rFonts w:ascii="Times New Roman" w:eastAsia="Times New Roman" w:hAnsi="Times New Roman" w:cs="Times New Roman"/>
          <w:szCs w:val="21"/>
          <w:lang w:eastAsia="fr-FR"/>
        </w:rPr>
        <w:t xml:space="preserve">Cet accroissement a été particulièrement sensible </w:t>
      </w:r>
      <w:r>
        <w:rPr>
          <w:rFonts w:ascii="Times New Roman" w:eastAsia="Times New Roman" w:hAnsi="Times New Roman" w:cs="Times New Roman"/>
          <w:szCs w:val="21"/>
          <w:lang w:eastAsia="fr-FR"/>
        </w:rPr>
        <w:t>pour</w:t>
      </w:r>
      <w:r w:rsidRPr="000B17A2">
        <w:rPr>
          <w:rFonts w:ascii="Times New Roman" w:eastAsia="Times New Roman" w:hAnsi="Times New Roman" w:cs="Times New Roman"/>
          <w:szCs w:val="21"/>
          <w:lang w:eastAsia="fr-FR"/>
        </w:rPr>
        <w:t xml:space="preserve"> les immobilisations incorporelles qui ont vu leur montant augmenter de plus d’1 Md€ au cours de la période (2 852 M€ à fin 2015 pour 1 811 M€ à fin 2010). La hausse a été proportionnellement plus faible pour ce qui est des immobilisations corporelles, dont le stock brut est passé de 10 507 M€ à 12 068 M</w:t>
      </w:r>
      <w:r>
        <w:rPr>
          <w:rFonts w:ascii="Times New Roman" w:eastAsia="Times New Roman" w:hAnsi="Times New Roman" w:cs="Times New Roman"/>
          <w:szCs w:val="21"/>
          <w:lang w:eastAsia="fr-FR"/>
        </w:rPr>
        <w:t>€</w:t>
      </w:r>
      <w:r w:rsidRPr="000B17A2">
        <w:rPr>
          <w:rFonts w:ascii="Times New Roman" w:eastAsia="Times New Roman" w:hAnsi="Times New Roman" w:cs="Times New Roman"/>
          <w:szCs w:val="21"/>
          <w:lang w:eastAsia="fr-FR"/>
        </w:rPr>
        <w:t>.</w:t>
      </w:r>
      <w:r>
        <w:rPr>
          <w:rFonts w:ascii="Times New Roman" w:eastAsia="Times New Roman" w:hAnsi="Times New Roman" w:cs="Times New Roman"/>
          <w:szCs w:val="21"/>
          <w:lang w:eastAsia="fr-FR"/>
        </w:rPr>
        <w:t xml:space="preserve"> </w:t>
      </w:r>
      <w:r w:rsidRPr="000B17A2">
        <w:rPr>
          <w:rFonts w:ascii="Times New Roman" w:eastAsia="Times New Roman" w:hAnsi="Times New Roman" w:cs="Times New Roman"/>
          <w:szCs w:val="21"/>
          <w:lang w:eastAsia="fr-FR"/>
        </w:rPr>
        <w:t xml:space="preserve">La progression des écarts d’acquisition, qui sont passés de 1 444 M€ fin 2010 à 2 113 M€ fin 2015, a été plus faible que celle des immobilisations incorporelles mais néanmoins substantielle. </w:t>
      </w:r>
    </w:p>
    <w:p w14:paraId="211BE801" w14:textId="77777777" w:rsidR="006B6785" w:rsidRPr="000B17A2" w:rsidRDefault="006B6785" w:rsidP="006B6785">
      <w:pPr>
        <w:rPr>
          <w:rFonts w:ascii="Times New Roman" w:eastAsia="Times New Roman" w:hAnsi="Times New Roman" w:cs="Times New Roman"/>
          <w:szCs w:val="21"/>
          <w:lang w:eastAsia="fr-FR"/>
        </w:rPr>
      </w:pPr>
      <w:r w:rsidRPr="000B17A2">
        <w:rPr>
          <w:rFonts w:ascii="Times New Roman" w:eastAsia="Times New Roman" w:hAnsi="Times New Roman" w:cs="Times New Roman"/>
          <w:szCs w:val="21"/>
          <w:lang w:eastAsia="fr-FR"/>
        </w:rPr>
        <w:t>Ces variations résultent d’acquisitions qui sont résumées par le tableau suivant :</w:t>
      </w:r>
    </w:p>
    <w:tbl>
      <w:tblPr>
        <w:tblStyle w:val="TABLEAURAPPORTPUBLICTHMATIQUE"/>
        <w:tblW w:w="0" w:type="auto"/>
        <w:tblLayout w:type="fixed"/>
        <w:tblLook w:val="04A0" w:firstRow="1" w:lastRow="0" w:firstColumn="1" w:lastColumn="0" w:noHBand="0" w:noVBand="1"/>
      </w:tblPr>
      <w:tblGrid>
        <w:gridCol w:w="2992"/>
        <w:gridCol w:w="666"/>
        <w:gridCol w:w="666"/>
        <w:gridCol w:w="666"/>
        <w:gridCol w:w="666"/>
        <w:gridCol w:w="666"/>
      </w:tblGrid>
      <w:tr w:rsidR="006B6785" w:rsidRPr="00CB1DCC" w14:paraId="211BE808" w14:textId="77777777" w:rsidTr="004970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92" w:type="dxa"/>
            <w:noWrap/>
            <w:hideMark/>
          </w:tcPr>
          <w:p w14:paraId="211BE802" w14:textId="77777777" w:rsidR="006B6785" w:rsidRPr="00497097" w:rsidRDefault="006B6785" w:rsidP="00165A22">
            <w:pPr>
              <w:spacing w:before="0" w:after="0"/>
              <w:ind w:firstLine="0"/>
              <w:jc w:val="left"/>
              <w:rPr>
                <w:rStyle w:val="CCOMPTESgrasitalique"/>
                <w:b/>
                <w:color w:val="000000" w:themeColor="text1"/>
                <w:sz w:val="18"/>
                <w:szCs w:val="18"/>
                <w:lang w:val="fr-FR" w:eastAsia="fr-FR"/>
              </w:rPr>
            </w:pPr>
            <w:r w:rsidRPr="00497097">
              <w:rPr>
                <w:rStyle w:val="CCOMPTESgrasitalique"/>
                <w:b/>
                <w:color w:val="000000" w:themeColor="text1"/>
                <w:sz w:val="18"/>
                <w:szCs w:val="18"/>
                <w:lang w:val="fr-FR" w:eastAsia="fr-FR"/>
              </w:rPr>
              <w:t>Total acquisitions (effectives) groupe La Poste - M€</w:t>
            </w:r>
          </w:p>
        </w:tc>
        <w:tc>
          <w:tcPr>
            <w:tcW w:w="666" w:type="dxa"/>
            <w:noWrap/>
            <w:hideMark/>
          </w:tcPr>
          <w:p w14:paraId="211BE803" w14:textId="77777777" w:rsidR="006B6785" w:rsidRPr="001C0C7F" w:rsidRDefault="006B6785" w:rsidP="00165A22">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8"/>
                <w:szCs w:val="18"/>
                <w:lang w:eastAsia="fr-FR"/>
              </w:rPr>
            </w:pPr>
            <w:r w:rsidRPr="001C0C7F">
              <w:rPr>
                <w:rStyle w:val="CCOMPTESgrasitalique"/>
                <w:b/>
                <w:i w:val="0"/>
                <w:color w:val="000000" w:themeColor="text1"/>
                <w:sz w:val="18"/>
                <w:szCs w:val="18"/>
                <w:lang w:eastAsia="fr-FR"/>
              </w:rPr>
              <w:t>2011</w:t>
            </w:r>
          </w:p>
        </w:tc>
        <w:tc>
          <w:tcPr>
            <w:tcW w:w="666" w:type="dxa"/>
            <w:noWrap/>
            <w:hideMark/>
          </w:tcPr>
          <w:p w14:paraId="211BE804" w14:textId="77777777" w:rsidR="006B6785" w:rsidRPr="001C0C7F" w:rsidRDefault="006B6785" w:rsidP="00165A22">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8"/>
                <w:szCs w:val="18"/>
                <w:lang w:eastAsia="fr-FR"/>
              </w:rPr>
            </w:pPr>
            <w:r w:rsidRPr="001C0C7F">
              <w:rPr>
                <w:rStyle w:val="CCOMPTESgrasitalique"/>
                <w:b/>
                <w:i w:val="0"/>
                <w:color w:val="000000" w:themeColor="text1"/>
                <w:sz w:val="18"/>
                <w:szCs w:val="18"/>
                <w:lang w:eastAsia="fr-FR"/>
              </w:rPr>
              <w:t>2012</w:t>
            </w:r>
          </w:p>
        </w:tc>
        <w:tc>
          <w:tcPr>
            <w:tcW w:w="666" w:type="dxa"/>
            <w:noWrap/>
            <w:hideMark/>
          </w:tcPr>
          <w:p w14:paraId="211BE805" w14:textId="77777777" w:rsidR="006B6785" w:rsidRPr="001C0C7F" w:rsidRDefault="006B6785" w:rsidP="00165A22">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8"/>
                <w:szCs w:val="18"/>
                <w:lang w:eastAsia="fr-FR"/>
              </w:rPr>
            </w:pPr>
            <w:r w:rsidRPr="001C0C7F">
              <w:rPr>
                <w:rStyle w:val="CCOMPTESgrasitalique"/>
                <w:b/>
                <w:i w:val="0"/>
                <w:color w:val="000000" w:themeColor="text1"/>
                <w:sz w:val="18"/>
                <w:szCs w:val="18"/>
                <w:lang w:eastAsia="fr-FR"/>
              </w:rPr>
              <w:t>2013</w:t>
            </w:r>
          </w:p>
        </w:tc>
        <w:tc>
          <w:tcPr>
            <w:tcW w:w="666" w:type="dxa"/>
            <w:noWrap/>
            <w:hideMark/>
          </w:tcPr>
          <w:p w14:paraId="211BE806" w14:textId="77777777" w:rsidR="006B6785" w:rsidRPr="001C0C7F" w:rsidRDefault="006B6785" w:rsidP="00165A22">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8"/>
                <w:szCs w:val="18"/>
                <w:lang w:eastAsia="fr-FR"/>
              </w:rPr>
            </w:pPr>
            <w:r w:rsidRPr="001C0C7F">
              <w:rPr>
                <w:rStyle w:val="CCOMPTESgrasitalique"/>
                <w:b/>
                <w:i w:val="0"/>
                <w:color w:val="000000" w:themeColor="text1"/>
                <w:sz w:val="18"/>
                <w:szCs w:val="18"/>
                <w:lang w:eastAsia="fr-FR"/>
              </w:rPr>
              <w:t>2014</w:t>
            </w:r>
          </w:p>
        </w:tc>
        <w:tc>
          <w:tcPr>
            <w:tcW w:w="666" w:type="dxa"/>
            <w:noWrap/>
            <w:hideMark/>
          </w:tcPr>
          <w:p w14:paraId="211BE807" w14:textId="77777777" w:rsidR="006B6785" w:rsidRPr="001C0C7F" w:rsidRDefault="006B6785" w:rsidP="00165A22">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8"/>
                <w:szCs w:val="18"/>
                <w:lang w:eastAsia="fr-FR"/>
              </w:rPr>
            </w:pPr>
            <w:r w:rsidRPr="001C0C7F">
              <w:rPr>
                <w:rStyle w:val="CCOMPTESgrasitalique"/>
                <w:b/>
                <w:i w:val="0"/>
                <w:color w:val="000000" w:themeColor="text1"/>
                <w:sz w:val="18"/>
                <w:szCs w:val="18"/>
                <w:lang w:eastAsia="fr-FR"/>
              </w:rPr>
              <w:t>2015</w:t>
            </w:r>
          </w:p>
        </w:tc>
      </w:tr>
      <w:tr w:rsidR="006B6785" w:rsidRPr="00CB1DCC" w14:paraId="211BE80F"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992" w:type="dxa"/>
            <w:noWrap/>
            <w:hideMark/>
          </w:tcPr>
          <w:p w14:paraId="211BE809" w14:textId="77777777" w:rsidR="006B6785" w:rsidRPr="00CB1DCC" w:rsidRDefault="006B6785" w:rsidP="006C5A0B">
            <w:pPr>
              <w:spacing w:before="0" w:after="0"/>
              <w:ind w:firstLine="0"/>
              <w:jc w:val="left"/>
              <w:rPr>
                <w:sz w:val="18"/>
                <w:szCs w:val="18"/>
                <w:lang w:eastAsia="fr-FR"/>
              </w:rPr>
            </w:pPr>
            <w:r w:rsidRPr="00CB1DCC">
              <w:rPr>
                <w:sz w:val="18"/>
                <w:szCs w:val="18"/>
                <w:lang w:eastAsia="fr-FR"/>
              </w:rPr>
              <w:t>Acquisitions immo incorporelles (hors goodwills)</w:t>
            </w:r>
          </w:p>
        </w:tc>
        <w:tc>
          <w:tcPr>
            <w:tcW w:w="666" w:type="dxa"/>
            <w:noWrap/>
            <w:hideMark/>
          </w:tcPr>
          <w:p w14:paraId="211BE80A"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272</w:t>
            </w:r>
          </w:p>
        </w:tc>
        <w:tc>
          <w:tcPr>
            <w:tcW w:w="666" w:type="dxa"/>
            <w:noWrap/>
            <w:hideMark/>
          </w:tcPr>
          <w:p w14:paraId="211BE80B"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266</w:t>
            </w:r>
          </w:p>
        </w:tc>
        <w:tc>
          <w:tcPr>
            <w:tcW w:w="666" w:type="dxa"/>
            <w:noWrap/>
            <w:hideMark/>
          </w:tcPr>
          <w:p w14:paraId="211BE80C"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239</w:t>
            </w:r>
          </w:p>
        </w:tc>
        <w:tc>
          <w:tcPr>
            <w:tcW w:w="666" w:type="dxa"/>
            <w:noWrap/>
            <w:hideMark/>
          </w:tcPr>
          <w:p w14:paraId="211BE80D"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327</w:t>
            </w:r>
          </w:p>
        </w:tc>
        <w:tc>
          <w:tcPr>
            <w:tcW w:w="666" w:type="dxa"/>
            <w:noWrap/>
            <w:hideMark/>
          </w:tcPr>
          <w:p w14:paraId="211BE80E"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334</w:t>
            </w:r>
          </w:p>
        </w:tc>
      </w:tr>
      <w:tr w:rsidR="006B6785" w:rsidRPr="00CB1DCC" w14:paraId="211BE816"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992" w:type="dxa"/>
            <w:noWrap/>
            <w:hideMark/>
          </w:tcPr>
          <w:p w14:paraId="211BE810" w14:textId="77777777" w:rsidR="006B6785" w:rsidRPr="00CB1DCC" w:rsidRDefault="006B6785" w:rsidP="006C5A0B">
            <w:pPr>
              <w:spacing w:before="0" w:after="0"/>
              <w:ind w:firstLine="0"/>
              <w:jc w:val="left"/>
              <w:rPr>
                <w:sz w:val="18"/>
                <w:szCs w:val="18"/>
                <w:lang w:eastAsia="fr-FR"/>
              </w:rPr>
            </w:pPr>
            <w:r w:rsidRPr="00CB1DCC">
              <w:rPr>
                <w:sz w:val="18"/>
                <w:szCs w:val="18"/>
                <w:lang w:eastAsia="fr-FR"/>
              </w:rPr>
              <w:t>Acquisitions immo corporelles</w:t>
            </w:r>
          </w:p>
        </w:tc>
        <w:tc>
          <w:tcPr>
            <w:tcW w:w="666" w:type="dxa"/>
            <w:noWrap/>
            <w:hideMark/>
          </w:tcPr>
          <w:p w14:paraId="211BE811"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914</w:t>
            </w:r>
          </w:p>
        </w:tc>
        <w:tc>
          <w:tcPr>
            <w:tcW w:w="666" w:type="dxa"/>
            <w:noWrap/>
            <w:hideMark/>
          </w:tcPr>
          <w:p w14:paraId="211BE812"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820</w:t>
            </w:r>
          </w:p>
        </w:tc>
        <w:tc>
          <w:tcPr>
            <w:tcW w:w="666" w:type="dxa"/>
            <w:noWrap/>
            <w:hideMark/>
          </w:tcPr>
          <w:p w14:paraId="211BE813"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769</w:t>
            </w:r>
          </w:p>
        </w:tc>
        <w:tc>
          <w:tcPr>
            <w:tcW w:w="666" w:type="dxa"/>
            <w:noWrap/>
            <w:hideMark/>
          </w:tcPr>
          <w:p w14:paraId="211BE814"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706</w:t>
            </w:r>
          </w:p>
        </w:tc>
        <w:tc>
          <w:tcPr>
            <w:tcW w:w="666" w:type="dxa"/>
            <w:noWrap/>
            <w:hideMark/>
          </w:tcPr>
          <w:p w14:paraId="211BE815"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679</w:t>
            </w:r>
          </w:p>
        </w:tc>
      </w:tr>
      <w:tr w:rsidR="006B6785" w:rsidRPr="00CB1DCC" w14:paraId="211BE81D"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992" w:type="dxa"/>
            <w:noWrap/>
            <w:hideMark/>
          </w:tcPr>
          <w:p w14:paraId="211BE817" w14:textId="77777777" w:rsidR="006B6785" w:rsidRPr="00CB1DCC" w:rsidRDefault="006B6785" w:rsidP="006C5A0B">
            <w:pPr>
              <w:spacing w:before="0" w:after="0"/>
              <w:ind w:firstLine="0"/>
              <w:jc w:val="left"/>
              <w:rPr>
                <w:sz w:val="18"/>
                <w:szCs w:val="18"/>
                <w:lang w:eastAsia="fr-FR"/>
              </w:rPr>
            </w:pPr>
            <w:r w:rsidRPr="00CB1DCC">
              <w:rPr>
                <w:sz w:val="18"/>
                <w:szCs w:val="18"/>
                <w:lang w:eastAsia="fr-FR"/>
              </w:rPr>
              <w:t>Total</w:t>
            </w:r>
          </w:p>
        </w:tc>
        <w:tc>
          <w:tcPr>
            <w:tcW w:w="666" w:type="dxa"/>
            <w:noWrap/>
            <w:hideMark/>
          </w:tcPr>
          <w:p w14:paraId="211BE818"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1 186</w:t>
            </w:r>
          </w:p>
        </w:tc>
        <w:tc>
          <w:tcPr>
            <w:tcW w:w="666" w:type="dxa"/>
            <w:noWrap/>
            <w:hideMark/>
          </w:tcPr>
          <w:p w14:paraId="211BE819"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1 086</w:t>
            </w:r>
          </w:p>
        </w:tc>
        <w:tc>
          <w:tcPr>
            <w:tcW w:w="666" w:type="dxa"/>
            <w:noWrap/>
            <w:hideMark/>
          </w:tcPr>
          <w:p w14:paraId="211BE81A"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1 008</w:t>
            </w:r>
          </w:p>
        </w:tc>
        <w:tc>
          <w:tcPr>
            <w:tcW w:w="666" w:type="dxa"/>
            <w:noWrap/>
            <w:hideMark/>
          </w:tcPr>
          <w:p w14:paraId="211BE81B"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1 033</w:t>
            </w:r>
          </w:p>
        </w:tc>
        <w:tc>
          <w:tcPr>
            <w:tcW w:w="666" w:type="dxa"/>
            <w:noWrap/>
            <w:hideMark/>
          </w:tcPr>
          <w:p w14:paraId="211BE81C"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1 013</w:t>
            </w:r>
          </w:p>
        </w:tc>
      </w:tr>
      <w:tr w:rsidR="006B6785" w:rsidRPr="00CB1DCC" w14:paraId="211BE824"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992" w:type="dxa"/>
            <w:noWrap/>
            <w:hideMark/>
          </w:tcPr>
          <w:p w14:paraId="211BE81E" w14:textId="77777777" w:rsidR="006B6785" w:rsidRPr="00CB1DCC" w:rsidRDefault="006B6785" w:rsidP="006C5A0B">
            <w:pPr>
              <w:spacing w:before="0" w:after="0"/>
              <w:ind w:firstLine="0"/>
              <w:jc w:val="left"/>
              <w:rPr>
                <w:sz w:val="18"/>
                <w:szCs w:val="18"/>
                <w:lang w:eastAsia="fr-FR"/>
              </w:rPr>
            </w:pPr>
            <w:r w:rsidRPr="00CB1DCC">
              <w:rPr>
                <w:sz w:val="18"/>
                <w:szCs w:val="18"/>
                <w:lang w:eastAsia="fr-FR"/>
              </w:rPr>
              <w:t xml:space="preserve">acquisition goodwill </w:t>
            </w:r>
          </w:p>
        </w:tc>
        <w:tc>
          <w:tcPr>
            <w:tcW w:w="666" w:type="dxa"/>
            <w:noWrap/>
            <w:hideMark/>
          </w:tcPr>
          <w:p w14:paraId="211BE81F"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110</w:t>
            </w:r>
          </w:p>
        </w:tc>
        <w:tc>
          <w:tcPr>
            <w:tcW w:w="666" w:type="dxa"/>
            <w:noWrap/>
            <w:hideMark/>
          </w:tcPr>
          <w:p w14:paraId="211BE820"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167</w:t>
            </w:r>
          </w:p>
        </w:tc>
        <w:tc>
          <w:tcPr>
            <w:tcW w:w="666" w:type="dxa"/>
            <w:noWrap/>
            <w:hideMark/>
          </w:tcPr>
          <w:p w14:paraId="211BE821"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53</w:t>
            </w:r>
          </w:p>
        </w:tc>
        <w:tc>
          <w:tcPr>
            <w:tcW w:w="666" w:type="dxa"/>
            <w:noWrap/>
            <w:hideMark/>
          </w:tcPr>
          <w:p w14:paraId="211BE822"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174</w:t>
            </w:r>
          </w:p>
        </w:tc>
        <w:tc>
          <w:tcPr>
            <w:tcW w:w="666" w:type="dxa"/>
            <w:noWrap/>
            <w:hideMark/>
          </w:tcPr>
          <w:p w14:paraId="211BE823"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168</w:t>
            </w:r>
          </w:p>
        </w:tc>
      </w:tr>
      <w:tr w:rsidR="006B6785" w:rsidRPr="00CB1DCC" w14:paraId="211BE82B"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992" w:type="dxa"/>
            <w:noWrap/>
            <w:hideMark/>
          </w:tcPr>
          <w:p w14:paraId="211BE825" w14:textId="77777777" w:rsidR="006B6785" w:rsidRPr="00CB1DCC" w:rsidRDefault="006B6785" w:rsidP="006C5A0B">
            <w:pPr>
              <w:spacing w:before="0" w:after="0"/>
              <w:ind w:firstLine="0"/>
              <w:jc w:val="left"/>
              <w:rPr>
                <w:sz w:val="18"/>
                <w:szCs w:val="18"/>
                <w:lang w:eastAsia="fr-FR"/>
              </w:rPr>
            </w:pPr>
            <w:r w:rsidRPr="00CB1DCC">
              <w:rPr>
                <w:sz w:val="18"/>
                <w:szCs w:val="18"/>
                <w:lang w:eastAsia="fr-FR"/>
              </w:rPr>
              <w:t xml:space="preserve">Total acquisition </w:t>
            </w:r>
          </w:p>
        </w:tc>
        <w:tc>
          <w:tcPr>
            <w:tcW w:w="666" w:type="dxa"/>
            <w:noWrap/>
            <w:hideMark/>
          </w:tcPr>
          <w:p w14:paraId="211BE826"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1 296</w:t>
            </w:r>
          </w:p>
        </w:tc>
        <w:tc>
          <w:tcPr>
            <w:tcW w:w="666" w:type="dxa"/>
            <w:noWrap/>
            <w:hideMark/>
          </w:tcPr>
          <w:p w14:paraId="211BE827"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1 253</w:t>
            </w:r>
          </w:p>
        </w:tc>
        <w:tc>
          <w:tcPr>
            <w:tcW w:w="666" w:type="dxa"/>
            <w:noWrap/>
            <w:hideMark/>
          </w:tcPr>
          <w:p w14:paraId="211BE828"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1 061</w:t>
            </w:r>
          </w:p>
        </w:tc>
        <w:tc>
          <w:tcPr>
            <w:tcW w:w="666" w:type="dxa"/>
            <w:noWrap/>
            <w:hideMark/>
          </w:tcPr>
          <w:p w14:paraId="211BE829"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1 207</w:t>
            </w:r>
          </w:p>
        </w:tc>
        <w:tc>
          <w:tcPr>
            <w:tcW w:w="666" w:type="dxa"/>
            <w:noWrap/>
            <w:hideMark/>
          </w:tcPr>
          <w:p w14:paraId="211BE82A" w14:textId="77777777" w:rsidR="006B6785" w:rsidRPr="00CB1DCC"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fr-FR"/>
              </w:rPr>
            </w:pPr>
            <w:r w:rsidRPr="00CB1DCC">
              <w:rPr>
                <w:sz w:val="18"/>
                <w:szCs w:val="18"/>
                <w:lang w:eastAsia="fr-FR"/>
              </w:rPr>
              <w:t>1 181</w:t>
            </w:r>
          </w:p>
        </w:tc>
      </w:tr>
    </w:tbl>
    <w:p w14:paraId="211BE82C" w14:textId="77777777" w:rsidR="006B6785" w:rsidRPr="000B17A2" w:rsidRDefault="006B6785" w:rsidP="006B6785">
      <w:pPr>
        <w:ind w:firstLine="709"/>
        <w:rPr>
          <w:rFonts w:ascii="Times New Roman" w:eastAsia="Times New Roman" w:hAnsi="Times New Roman" w:cs="Times New Roman"/>
          <w:i/>
          <w:sz w:val="18"/>
          <w:szCs w:val="21"/>
          <w:lang w:eastAsia="fr-FR"/>
        </w:rPr>
      </w:pPr>
      <w:r w:rsidRPr="000B17A2">
        <w:rPr>
          <w:rFonts w:ascii="Times New Roman" w:eastAsia="Times New Roman" w:hAnsi="Times New Roman" w:cs="Times New Roman"/>
          <w:i/>
          <w:sz w:val="18"/>
          <w:szCs w:val="21"/>
          <w:lang w:eastAsia="fr-FR"/>
        </w:rPr>
        <w:t>Source : rapports annuels publiés du groupe La Poste</w:t>
      </w:r>
    </w:p>
    <w:p w14:paraId="211BE82D" w14:textId="77777777" w:rsidR="006B6785" w:rsidRPr="000B17A2" w:rsidRDefault="006B6785" w:rsidP="006B6785">
      <w:pPr>
        <w:rPr>
          <w:rFonts w:ascii="Times New Roman" w:eastAsia="Times New Roman" w:hAnsi="Times New Roman" w:cs="Times New Roman"/>
          <w:szCs w:val="21"/>
          <w:lang w:eastAsia="fr-FR"/>
        </w:rPr>
      </w:pPr>
      <w:r w:rsidRPr="000B17A2">
        <w:rPr>
          <w:rFonts w:ascii="Times New Roman" w:eastAsia="Times New Roman" w:hAnsi="Times New Roman" w:cs="Times New Roman"/>
          <w:szCs w:val="21"/>
          <w:lang w:eastAsia="fr-FR"/>
        </w:rPr>
        <w:t>Les comptes d’immobilisations du bilan du groupe La Poste ont ainsi été impactés de 6,0 Md€ d’acquisitions sur la période 2011-2015, mais uniquement de 3,3 Md€ après prise en compte des sorties</w:t>
      </w:r>
      <w:r w:rsidRPr="000B17A2">
        <w:rPr>
          <w:rFonts w:ascii="Times New Roman" w:eastAsia="Times New Roman" w:hAnsi="Times New Roman" w:cs="Times New Roman"/>
          <w:szCs w:val="21"/>
          <w:vertAlign w:val="superscript"/>
          <w:lang w:eastAsia="fr-FR"/>
        </w:rPr>
        <w:footnoteReference w:id="194"/>
      </w:r>
      <w:r w:rsidRPr="000B17A2">
        <w:rPr>
          <w:rFonts w:ascii="Times New Roman" w:eastAsia="Times New Roman" w:hAnsi="Times New Roman" w:cs="Times New Roman"/>
          <w:szCs w:val="21"/>
          <w:lang w:eastAsia="fr-FR"/>
        </w:rPr>
        <w:t>, comme le montre le tableau ci-dessus. En dynamique, les montants consacrés aux investissements (ligne « total acquisition ») sont relativement stables sur la période et compris entre 1,1 et 1,3 Md€ par an.</w:t>
      </w:r>
    </w:p>
    <w:p w14:paraId="211BE82E" w14:textId="77777777" w:rsidR="006B6785" w:rsidRPr="000B17A2" w:rsidRDefault="006B6785" w:rsidP="006B6785">
      <w:pPr>
        <w:rPr>
          <w:rFonts w:ascii="Times New Roman" w:eastAsia="Times New Roman" w:hAnsi="Times New Roman" w:cs="Times New Roman"/>
          <w:szCs w:val="21"/>
          <w:lang w:eastAsia="fr-FR"/>
        </w:rPr>
      </w:pPr>
      <w:r w:rsidRPr="000B17A2">
        <w:rPr>
          <w:rFonts w:ascii="Times New Roman" w:eastAsia="Times New Roman" w:hAnsi="Times New Roman" w:cs="Times New Roman"/>
          <w:szCs w:val="21"/>
          <w:lang w:eastAsia="fr-FR"/>
        </w:rPr>
        <w:t>La comparaison avec les autres grandes postes européennes montre que ces dernières ont eu tendance à accroître leurs investissements, en particulier à partir de 2013, profitant du niveau historiquement bas des taux d’intérêt.</w:t>
      </w:r>
      <w:r>
        <w:rPr>
          <w:rFonts w:ascii="Times New Roman" w:eastAsia="Times New Roman" w:hAnsi="Times New Roman" w:cs="Times New Roman"/>
          <w:szCs w:val="21"/>
          <w:lang w:eastAsia="fr-FR"/>
        </w:rPr>
        <w:t xml:space="preserve"> </w:t>
      </w:r>
    </w:p>
    <w:p w14:paraId="211BE82F" w14:textId="77777777" w:rsidR="006B6785" w:rsidRPr="00270E7A" w:rsidRDefault="006B6785" w:rsidP="006B6785">
      <w:pPr>
        <w:keepNext/>
        <w:numPr>
          <w:ilvl w:val="0"/>
          <w:numId w:val="25"/>
        </w:numPr>
        <w:tabs>
          <w:tab w:val="left" w:pos="708"/>
        </w:tabs>
        <w:suppressAutoHyphens/>
        <w:spacing w:before="480"/>
        <w:ind w:left="0"/>
        <w:jc w:val="center"/>
        <w:rPr>
          <w:rFonts w:ascii="Times New Roman" w:eastAsia="Times New Roman" w:hAnsi="Times New Roman" w:cs="Times New Roman"/>
          <w:b/>
          <w:bCs/>
          <w:szCs w:val="18"/>
        </w:rPr>
      </w:pPr>
      <w:r w:rsidRPr="00270E7A">
        <w:rPr>
          <w:rFonts w:ascii="Times New Roman" w:eastAsia="Times New Roman" w:hAnsi="Times New Roman" w:cs="Times New Roman"/>
          <w:b/>
          <w:bCs/>
          <w:szCs w:val="18"/>
        </w:rPr>
        <w:t xml:space="preserve"> Évolution du ratio Investissement/Chiffre d’affaires </w:t>
      </w:r>
    </w:p>
    <w:tbl>
      <w:tblPr>
        <w:tblStyle w:val="TABLEAURAPPORTPUBLICTHMATIQUE"/>
        <w:tblW w:w="0" w:type="auto"/>
        <w:tblLook w:val="04A0" w:firstRow="1" w:lastRow="0" w:firstColumn="1" w:lastColumn="0" w:noHBand="0" w:noVBand="1"/>
      </w:tblPr>
      <w:tblGrid>
        <w:gridCol w:w="1686"/>
        <w:gridCol w:w="666"/>
        <w:gridCol w:w="680"/>
        <w:gridCol w:w="680"/>
        <w:gridCol w:w="680"/>
        <w:gridCol w:w="680"/>
        <w:gridCol w:w="680"/>
      </w:tblGrid>
      <w:tr w:rsidR="006B6785" w:rsidRPr="00270E7A" w14:paraId="211BE837" w14:textId="77777777" w:rsidTr="00497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hideMark/>
          </w:tcPr>
          <w:p w14:paraId="211BE830" w14:textId="77777777" w:rsidR="006B6785" w:rsidRPr="00270E7A" w:rsidRDefault="006B6785" w:rsidP="004A75C4">
            <w:pPr>
              <w:rPr>
                <w:rFonts w:ascii="Times New Roman" w:hAnsi="Times New Roman" w:cs="Arial"/>
                <w:sz w:val="18"/>
                <w:szCs w:val="18"/>
              </w:rPr>
            </w:pPr>
            <w:r w:rsidRPr="00270E7A">
              <w:rPr>
                <w:rFonts w:ascii="Times New Roman" w:hAnsi="Times New Roman" w:cs="Arial"/>
                <w:sz w:val="18"/>
                <w:szCs w:val="18"/>
              </w:rPr>
              <w:t xml:space="preserve"> (en %)</w:t>
            </w:r>
          </w:p>
        </w:tc>
        <w:tc>
          <w:tcPr>
            <w:tcW w:w="493" w:type="dxa"/>
            <w:hideMark/>
          </w:tcPr>
          <w:p w14:paraId="211BE831" w14:textId="77777777" w:rsidR="006B6785" w:rsidRPr="00270E7A" w:rsidRDefault="006B6785" w:rsidP="004A75C4">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22010</w:t>
            </w:r>
          </w:p>
        </w:tc>
        <w:tc>
          <w:tcPr>
            <w:tcW w:w="680" w:type="dxa"/>
            <w:hideMark/>
          </w:tcPr>
          <w:p w14:paraId="211BE832" w14:textId="77777777" w:rsidR="006B6785" w:rsidRPr="00270E7A" w:rsidRDefault="006B6785" w:rsidP="004A75C4">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22011</w:t>
            </w:r>
          </w:p>
        </w:tc>
        <w:tc>
          <w:tcPr>
            <w:tcW w:w="680" w:type="dxa"/>
            <w:hideMark/>
          </w:tcPr>
          <w:p w14:paraId="211BE833" w14:textId="77777777" w:rsidR="006B6785" w:rsidRPr="00270E7A" w:rsidRDefault="006B6785" w:rsidP="004A75C4">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22012</w:t>
            </w:r>
          </w:p>
        </w:tc>
        <w:tc>
          <w:tcPr>
            <w:tcW w:w="680" w:type="dxa"/>
            <w:hideMark/>
          </w:tcPr>
          <w:p w14:paraId="211BE834" w14:textId="77777777" w:rsidR="006B6785" w:rsidRPr="00270E7A" w:rsidRDefault="006B6785" w:rsidP="004A75C4">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22013</w:t>
            </w:r>
          </w:p>
        </w:tc>
        <w:tc>
          <w:tcPr>
            <w:tcW w:w="680" w:type="dxa"/>
            <w:hideMark/>
          </w:tcPr>
          <w:p w14:paraId="211BE835" w14:textId="77777777" w:rsidR="006B6785" w:rsidRPr="00270E7A" w:rsidRDefault="006B6785" w:rsidP="004A75C4">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22014</w:t>
            </w:r>
          </w:p>
        </w:tc>
        <w:tc>
          <w:tcPr>
            <w:tcW w:w="680" w:type="dxa"/>
            <w:hideMark/>
          </w:tcPr>
          <w:p w14:paraId="211BE836" w14:textId="77777777" w:rsidR="006B6785" w:rsidRPr="00270E7A" w:rsidRDefault="006B6785" w:rsidP="004A75C4">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22015</w:t>
            </w:r>
          </w:p>
        </w:tc>
      </w:tr>
      <w:tr w:rsidR="006B6785" w:rsidRPr="00270E7A" w14:paraId="211BE83F" w14:textId="77777777" w:rsidTr="00497097">
        <w:tc>
          <w:tcPr>
            <w:cnfStyle w:val="001000000000" w:firstRow="0" w:lastRow="0" w:firstColumn="1" w:lastColumn="0" w:oddVBand="0" w:evenVBand="0" w:oddHBand="0" w:evenHBand="0" w:firstRowFirstColumn="0" w:firstRowLastColumn="0" w:lastRowFirstColumn="0" w:lastRowLastColumn="0"/>
            <w:tcW w:w="1686" w:type="dxa"/>
            <w:hideMark/>
          </w:tcPr>
          <w:p w14:paraId="211BE838" w14:textId="77777777" w:rsidR="006B6785" w:rsidRPr="00270E7A" w:rsidRDefault="006B6785" w:rsidP="006C5A0B">
            <w:pPr>
              <w:spacing w:before="0" w:after="0"/>
              <w:ind w:firstLine="0"/>
              <w:rPr>
                <w:rFonts w:ascii="Times New Roman" w:hAnsi="Times New Roman" w:cs="Arial"/>
                <w:sz w:val="18"/>
                <w:szCs w:val="18"/>
              </w:rPr>
            </w:pPr>
            <w:r w:rsidRPr="00270E7A">
              <w:rPr>
                <w:rFonts w:ascii="Times New Roman" w:hAnsi="Times New Roman" w:cs="Arial"/>
                <w:sz w:val="18"/>
                <w:szCs w:val="18"/>
              </w:rPr>
              <w:t>La Poste</w:t>
            </w:r>
          </w:p>
        </w:tc>
        <w:tc>
          <w:tcPr>
            <w:tcW w:w="493" w:type="dxa"/>
            <w:hideMark/>
          </w:tcPr>
          <w:p w14:paraId="211BE839"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55,11</w:t>
            </w:r>
          </w:p>
        </w:tc>
        <w:tc>
          <w:tcPr>
            <w:tcW w:w="680" w:type="dxa"/>
            <w:hideMark/>
          </w:tcPr>
          <w:p w14:paraId="211BE83A"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66,28</w:t>
            </w:r>
          </w:p>
        </w:tc>
        <w:tc>
          <w:tcPr>
            <w:tcW w:w="680" w:type="dxa"/>
            <w:hideMark/>
          </w:tcPr>
          <w:p w14:paraId="211BE83B"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55,47</w:t>
            </w:r>
          </w:p>
        </w:tc>
        <w:tc>
          <w:tcPr>
            <w:tcW w:w="680" w:type="dxa"/>
            <w:hideMark/>
          </w:tcPr>
          <w:p w14:paraId="211BE83C"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55,37</w:t>
            </w:r>
          </w:p>
        </w:tc>
        <w:tc>
          <w:tcPr>
            <w:tcW w:w="680" w:type="dxa"/>
            <w:hideMark/>
          </w:tcPr>
          <w:p w14:paraId="211BE83D"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55,70</w:t>
            </w:r>
          </w:p>
        </w:tc>
        <w:tc>
          <w:tcPr>
            <w:tcW w:w="680" w:type="dxa"/>
            <w:hideMark/>
          </w:tcPr>
          <w:p w14:paraId="211BE83E"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55,15</w:t>
            </w:r>
          </w:p>
        </w:tc>
      </w:tr>
      <w:tr w:rsidR="006B6785" w:rsidRPr="00270E7A" w14:paraId="211BE847" w14:textId="77777777" w:rsidTr="00497097">
        <w:tc>
          <w:tcPr>
            <w:cnfStyle w:val="001000000000" w:firstRow="0" w:lastRow="0" w:firstColumn="1" w:lastColumn="0" w:oddVBand="0" w:evenVBand="0" w:oddHBand="0" w:evenHBand="0" w:firstRowFirstColumn="0" w:firstRowLastColumn="0" w:lastRowFirstColumn="0" w:lastRowLastColumn="0"/>
            <w:tcW w:w="1686" w:type="dxa"/>
            <w:hideMark/>
          </w:tcPr>
          <w:p w14:paraId="211BE840" w14:textId="77777777" w:rsidR="006B6785" w:rsidRPr="00270E7A" w:rsidRDefault="006B6785" w:rsidP="006C5A0B">
            <w:pPr>
              <w:spacing w:before="0" w:after="0"/>
              <w:ind w:firstLine="0"/>
              <w:rPr>
                <w:rFonts w:ascii="Times New Roman" w:hAnsi="Times New Roman" w:cs="Arial"/>
                <w:sz w:val="18"/>
                <w:szCs w:val="18"/>
              </w:rPr>
            </w:pPr>
            <w:r w:rsidRPr="00270E7A">
              <w:rPr>
                <w:rFonts w:ascii="Times New Roman" w:hAnsi="Times New Roman" w:cs="Arial"/>
                <w:sz w:val="18"/>
                <w:szCs w:val="18"/>
              </w:rPr>
              <w:t>Deutsche Post DHL</w:t>
            </w:r>
          </w:p>
        </w:tc>
        <w:tc>
          <w:tcPr>
            <w:tcW w:w="493" w:type="dxa"/>
            <w:hideMark/>
          </w:tcPr>
          <w:p w14:paraId="211BE841"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22,46</w:t>
            </w:r>
          </w:p>
        </w:tc>
        <w:tc>
          <w:tcPr>
            <w:tcW w:w="680" w:type="dxa"/>
            <w:hideMark/>
          </w:tcPr>
          <w:p w14:paraId="211BE842"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33,25</w:t>
            </w:r>
          </w:p>
        </w:tc>
        <w:tc>
          <w:tcPr>
            <w:tcW w:w="680" w:type="dxa"/>
            <w:hideMark/>
          </w:tcPr>
          <w:p w14:paraId="211BE843"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33,06</w:t>
            </w:r>
          </w:p>
        </w:tc>
        <w:tc>
          <w:tcPr>
            <w:tcW w:w="680" w:type="dxa"/>
            <w:hideMark/>
          </w:tcPr>
          <w:p w14:paraId="211BE844"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33,21</w:t>
            </w:r>
          </w:p>
        </w:tc>
        <w:tc>
          <w:tcPr>
            <w:tcW w:w="680" w:type="dxa"/>
            <w:hideMark/>
          </w:tcPr>
          <w:p w14:paraId="211BE845"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33,31</w:t>
            </w:r>
          </w:p>
        </w:tc>
        <w:tc>
          <w:tcPr>
            <w:tcW w:w="680" w:type="dxa"/>
            <w:hideMark/>
          </w:tcPr>
          <w:p w14:paraId="211BE846"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33,42</w:t>
            </w:r>
          </w:p>
        </w:tc>
      </w:tr>
      <w:tr w:rsidR="006B6785" w:rsidRPr="00270E7A" w14:paraId="211BE84F" w14:textId="77777777" w:rsidTr="00497097">
        <w:tc>
          <w:tcPr>
            <w:cnfStyle w:val="001000000000" w:firstRow="0" w:lastRow="0" w:firstColumn="1" w:lastColumn="0" w:oddVBand="0" w:evenVBand="0" w:oddHBand="0" w:evenHBand="0" w:firstRowFirstColumn="0" w:firstRowLastColumn="0" w:lastRowFirstColumn="0" w:lastRowLastColumn="0"/>
            <w:tcW w:w="1686" w:type="dxa"/>
            <w:hideMark/>
          </w:tcPr>
          <w:p w14:paraId="211BE848" w14:textId="77777777" w:rsidR="006B6785" w:rsidRPr="00270E7A" w:rsidRDefault="006B6785" w:rsidP="006C5A0B">
            <w:pPr>
              <w:spacing w:before="0" w:after="0"/>
              <w:ind w:firstLine="0"/>
              <w:rPr>
                <w:rFonts w:ascii="Times New Roman" w:hAnsi="Times New Roman" w:cs="Arial"/>
                <w:sz w:val="18"/>
                <w:szCs w:val="18"/>
              </w:rPr>
            </w:pPr>
            <w:r w:rsidRPr="00270E7A">
              <w:rPr>
                <w:rFonts w:ascii="Times New Roman" w:hAnsi="Times New Roman" w:cs="Arial"/>
                <w:sz w:val="18"/>
                <w:szCs w:val="18"/>
              </w:rPr>
              <w:t>TNT</w:t>
            </w:r>
          </w:p>
        </w:tc>
        <w:tc>
          <w:tcPr>
            <w:tcW w:w="493" w:type="dxa"/>
            <w:hideMark/>
          </w:tcPr>
          <w:p w14:paraId="211BE849"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22,42</w:t>
            </w:r>
          </w:p>
        </w:tc>
        <w:tc>
          <w:tcPr>
            <w:tcW w:w="680" w:type="dxa"/>
            <w:hideMark/>
          </w:tcPr>
          <w:p w14:paraId="211BE84A"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22,61</w:t>
            </w:r>
          </w:p>
        </w:tc>
        <w:tc>
          <w:tcPr>
            <w:tcW w:w="680" w:type="dxa"/>
            <w:hideMark/>
          </w:tcPr>
          <w:p w14:paraId="211BE84B"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11,98</w:t>
            </w:r>
          </w:p>
        </w:tc>
        <w:tc>
          <w:tcPr>
            <w:tcW w:w="680" w:type="dxa"/>
            <w:hideMark/>
          </w:tcPr>
          <w:p w14:paraId="211BE84C"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11,93</w:t>
            </w:r>
          </w:p>
        </w:tc>
        <w:tc>
          <w:tcPr>
            <w:tcW w:w="680" w:type="dxa"/>
            <w:hideMark/>
          </w:tcPr>
          <w:p w14:paraId="211BE84D"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22,84</w:t>
            </w:r>
          </w:p>
        </w:tc>
        <w:tc>
          <w:tcPr>
            <w:tcW w:w="680" w:type="dxa"/>
            <w:hideMark/>
          </w:tcPr>
          <w:p w14:paraId="211BE84E"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44,47</w:t>
            </w:r>
          </w:p>
        </w:tc>
      </w:tr>
      <w:tr w:rsidR="006B6785" w:rsidRPr="00270E7A" w14:paraId="211BE857" w14:textId="77777777" w:rsidTr="00497097">
        <w:tc>
          <w:tcPr>
            <w:cnfStyle w:val="001000000000" w:firstRow="0" w:lastRow="0" w:firstColumn="1" w:lastColumn="0" w:oddVBand="0" w:evenVBand="0" w:oddHBand="0" w:evenHBand="0" w:firstRowFirstColumn="0" w:firstRowLastColumn="0" w:lastRowFirstColumn="0" w:lastRowLastColumn="0"/>
            <w:tcW w:w="1686" w:type="dxa"/>
            <w:hideMark/>
          </w:tcPr>
          <w:p w14:paraId="211BE850" w14:textId="77777777" w:rsidR="006B6785" w:rsidRPr="00270E7A" w:rsidRDefault="006B6785" w:rsidP="006C5A0B">
            <w:pPr>
              <w:spacing w:before="0" w:after="0"/>
              <w:ind w:firstLine="0"/>
              <w:rPr>
                <w:rFonts w:ascii="Times New Roman" w:hAnsi="Times New Roman" w:cs="Arial"/>
                <w:sz w:val="18"/>
                <w:szCs w:val="18"/>
              </w:rPr>
            </w:pPr>
            <w:r w:rsidRPr="00270E7A">
              <w:rPr>
                <w:rFonts w:ascii="Times New Roman" w:hAnsi="Times New Roman" w:cs="Arial"/>
                <w:sz w:val="18"/>
                <w:szCs w:val="18"/>
              </w:rPr>
              <w:t>Royal Mail GLS</w:t>
            </w:r>
          </w:p>
        </w:tc>
        <w:tc>
          <w:tcPr>
            <w:tcW w:w="493" w:type="dxa"/>
            <w:hideMark/>
          </w:tcPr>
          <w:p w14:paraId="211BE851"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44,09</w:t>
            </w:r>
          </w:p>
        </w:tc>
        <w:tc>
          <w:tcPr>
            <w:tcW w:w="680" w:type="dxa"/>
            <w:hideMark/>
          </w:tcPr>
          <w:p w14:paraId="211BE852"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66,59</w:t>
            </w:r>
          </w:p>
        </w:tc>
        <w:tc>
          <w:tcPr>
            <w:tcW w:w="680" w:type="dxa"/>
            <w:hideMark/>
          </w:tcPr>
          <w:p w14:paraId="211BE853"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66,60</w:t>
            </w:r>
          </w:p>
        </w:tc>
        <w:tc>
          <w:tcPr>
            <w:tcW w:w="680" w:type="dxa"/>
            <w:hideMark/>
          </w:tcPr>
          <w:p w14:paraId="211BE854"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77,17</w:t>
            </w:r>
          </w:p>
        </w:tc>
        <w:tc>
          <w:tcPr>
            <w:tcW w:w="680" w:type="dxa"/>
            <w:hideMark/>
          </w:tcPr>
          <w:p w14:paraId="211BE855"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66,52</w:t>
            </w:r>
          </w:p>
        </w:tc>
        <w:tc>
          <w:tcPr>
            <w:tcW w:w="680" w:type="dxa"/>
            <w:hideMark/>
          </w:tcPr>
          <w:p w14:paraId="211BE856" w14:textId="77777777" w:rsidR="006B6785" w:rsidRPr="00270E7A"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Arial"/>
                <w:sz w:val="18"/>
                <w:szCs w:val="18"/>
              </w:rPr>
            </w:pPr>
            <w:r w:rsidRPr="00270E7A">
              <w:rPr>
                <w:rFonts w:ascii="Times New Roman" w:hAnsi="Times New Roman" w:cs="Arial"/>
                <w:sz w:val="18"/>
                <w:szCs w:val="18"/>
              </w:rPr>
              <w:t>77,05</w:t>
            </w:r>
          </w:p>
        </w:tc>
      </w:tr>
    </w:tbl>
    <w:p w14:paraId="211BE858" w14:textId="4E666AE8" w:rsidR="006B6785" w:rsidRPr="000B17A2" w:rsidRDefault="006B6785" w:rsidP="00B540A7">
      <w:pPr>
        <w:ind w:left="707" w:firstLine="2"/>
        <w:rPr>
          <w:rFonts w:ascii="Times New Roman" w:eastAsia="Times New Roman" w:hAnsi="Times New Roman" w:cs="Arial"/>
          <w:i/>
          <w:iCs/>
          <w:sz w:val="18"/>
          <w:szCs w:val="20"/>
          <w:lang w:eastAsia="fr-FR"/>
        </w:rPr>
      </w:pPr>
      <w:r w:rsidRPr="000B17A2">
        <w:rPr>
          <w:rFonts w:ascii="Times New Roman" w:eastAsia="Times New Roman" w:hAnsi="Times New Roman" w:cs="Arial"/>
          <w:i/>
          <w:iCs/>
          <w:sz w:val="18"/>
          <w:szCs w:val="20"/>
          <w:lang w:eastAsia="fr-FR"/>
        </w:rPr>
        <w:t xml:space="preserve"> Source : rapports annuels</w:t>
      </w:r>
    </w:p>
    <w:p w14:paraId="211BE859" w14:textId="77777777" w:rsidR="006B6785" w:rsidRPr="000B17A2" w:rsidRDefault="006B6785" w:rsidP="006B6785">
      <w:pPr>
        <w:rPr>
          <w:rFonts w:ascii="Times New Roman" w:eastAsia="Times New Roman" w:hAnsi="Times New Roman" w:cs="Times New Roman"/>
          <w:szCs w:val="21"/>
          <w:lang w:eastAsia="fr-FR"/>
        </w:rPr>
      </w:pPr>
      <w:r w:rsidRPr="000B17A2">
        <w:rPr>
          <w:rFonts w:ascii="Times New Roman" w:eastAsia="Times New Roman" w:hAnsi="Times New Roman" w:cs="Times New Roman"/>
          <w:szCs w:val="21"/>
          <w:lang w:eastAsia="fr-FR"/>
        </w:rPr>
        <w:t xml:space="preserve">Au sein de l’actif non courant, c’est la ligne des titres mis en équivalence qui a connu la croissance la plus forte entre le 31 décembre 2010 et le 31 décembre 2015, comme le montre le tableau ci-dessous. </w:t>
      </w:r>
    </w:p>
    <w:tbl>
      <w:tblPr>
        <w:tblStyle w:val="TABLEAURAPPORTPUBLICTHMATIQUE"/>
        <w:tblW w:w="6658" w:type="dxa"/>
        <w:tblInd w:w="-176" w:type="dxa"/>
        <w:tblLayout w:type="fixed"/>
        <w:tblLook w:val="04A0" w:firstRow="1" w:lastRow="0" w:firstColumn="1" w:lastColumn="0" w:noHBand="0" w:noVBand="1"/>
      </w:tblPr>
      <w:tblGrid>
        <w:gridCol w:w="1575"/>
        <w:gridCol w:w="678"/>
        <w:gridCol w:w="678"/>
        <w:gridCol w:w="750"/>
        <w:gridCol w:w="709"/>
        <w:gridCol w:w="708"/>
        <w:gridCol w:w="851"/>
        <w:gridCol w:w="709"/>
      </w:tblGrid>
      <w:tr w:rsidR="006B6785" w:rsidRPr="00D0573B" w14:paraId="211BE862" w14:textId="77777777" w:rsidTr="0014605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5" w:type="dxa"/>
            <w:noWrap/>
            <w:hideMark/>
          </w:tcPr>
          <w:p w14:paraId="211BE85A" w14:textId="77777777" w:rsidR="006B6785" w:rsidRPr="00497097" w:rsidRDefault="006B6785" w:rsidP="006C5A0B">
            <w:pPr>
              <w:spacing w:before="0" w:after="0"/>
              <w:ind w:firstLine="0"/>
              <w:jc w:val="center"/>
              <w:rPr>
                <w:rStyle w:val="CCOMPTESgrasitalique"/>
                <w:b/>
                <w:color w:val="000000" w:themeColor="text1"/>
                <w:sz w:val="17"/>
                <w:szCs w:val="17"/>
                <w:lang w:val="fr-FR" w:eastAsia="fr-FR"/>
              </w:rPr>
            </w:pPr>
            <w:r w:rsidRPr="00497097">
              <w:rPr>
                <w:rStyle w:val="CCOMPTESgrasitalique"/>
                <w:b/>
                <w:color w:val="000000" w:themeColor="text1"/>
                <w:sz w:val="17"/>
                <w:szCs w:val="17"/>
                <w:lang w:val="fr-FR" w:eastAsia="fr-FR"/>
              </w:rPr>
              <w:t>Évolution du poste "titres mis en équivalence" Consolidation La Poste - M€</w:t>
            </w:r>
          </w:p>
        </w:tc>
        <w:tc>
          <w:tcPr>
            <w:tcW w:w="678" w:type="dxa"/>
            <w:noWrap/>
            <w:hideMark/>
          </w:tcPr>
          <w:p w14:paraId="211BE85B" w14:textId="77777777" w:rsidR="006B6785" w:rsidRPr="001C0C7F"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2010</w:t>
            </w:r>
          </w:p>
        </w:tc>
        <w:tc>
          <w:tcPr>
            <w:tcW w:w="678" w:type="dxa"/>
            <w:noWrap/>
            <w:hideMark/>
          </w:tcPr>
          <w:p w14:paraId="211BE85C" w14:textId="77777777" w:rsidR="006B6785" w:rsidRPr="001C0C7F"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2011</w:t>
            </w:r>
          </w:p>
        </w:tc>
        <w:tc>
          <w:tcPr>
            <w:tcW w:w="750" w:type="dxa"/>
            <w:noWrap/>
            <w:hideMark/>
          </w:tcPr>
          <w:p w14:paraId="211BE85D" w14:textId="77777777" w:rsidR="006B6785" w:rsidRPr="001C0C7F"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2012</w:t>
            </w:r>
          </w:p>
        </w:tc>
        <w:tc>
          <w:tcPr>
            <w:tcW w:w="709" w:type="dxa"/>
            <w:noWrap/>
            <w:hideMark/>
          </w:tcPr>
          <w:p w14:paraId="211BE85E" w14:textId="77777777" w:rsidR="006B6785" w:rsidRPr="001C0C7F"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2013</w:t>
            </w:r>
          </w:p>
        </w:tc>
        <w:tc>
          <w:tcPr>
            <w:tcW w:w="708" w:type="dxa"/>
            <w:noWrap/>
            <w:hideMark/>
          </w:tcPr>
          <w:p w14:paraId="211BE85F" w14:textId="77777777" w:rsidR="006B6785" w:rsidRPr="001C0C7F"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2013 PF</w:t>
            </w:r>
          </w:p>
        </w:tc>
        <w:tc>
          <w:tcPr>
            <w:tcW w:w="851" w:type="dxa"/>
            <w:noWrap/>
            <w:hideMark/>
          </w:tcPr>
          <w:p w14:paraId="211BE860" w14:textId="77777777" w:rsidR="006B6785" w:rsidRPr="001C0C7F"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2014</w:t>
            </w:r>
          </w:p>
        </w:tc>
        <w:tc>
          <w:tcPr>
            <w:tcW w:w="709" w:type="dxa"/>
            <w:noWrap/>
            <w:hideMark/>
          </w:tcPr>
          <w:p w14:paraId="211BE861" w14:textId="77777777" w:rsidR="006B6785" w:rsidRPr="001C0C7F"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sz w:val="17"/>
                <w:szCs w:val="17"/>
                <w:lang w:eastAsia="fr-FR"/>
              </w:rPr>
            </w:pPr>
            <w:r w:rsidRPr="001C0C7F">
              <w:rPr>
                <w:rStyle w:val="CCOMPTESgrasitalique"/>
                <w:b/>
                <w:i w:val="0"/>
                <w:color w:val="000000" w:themeColor="text1"/>
                <w:sz w:val="17"/>
                <w:szCs w:val="17"/>
                <w:lang w:eastAsia="fr-FR"/>
              </w:rPr>
              <w:t>2015</w:t>
            </w:r>
          </w:p>
        </w:tc>
      </w:tr>
      <w:tr w:rsidR="006B6785" w:rsidRPr="0027764B" w14:paraId="211BE86B" w14:textId="77777777" w:rsidTr="0014605E">
        <w:trPr>
          <w:trHeight w:val="300"/>
        </w:trPr>
        <w:tc>
          <w:tcPr>
            <w:cnfStyle w:val="001000000000" w:firstRow="0" w:lastRow="0" w:firstColumn="1" w:lastColumn="0" w:oddVBand="0" w:evenVBand="0" w:oddHBand="0" w:evenHBand="0" w:firstRowFirstColumn="0" w:firstRowLastColumn="0" w:lastRowFirstColumn="0" w:lastRowLastColumn="0"/>
            <w:tcW w:w="1575" w:type="dxa"/>
            <w:noWrap/>
            <w:hideMark/>
          </w:tcPr>
          <w:p w14:paraId="211BE863" w14:textId="77777777" w:rsidR="006B6785" w:rsidRPr="00702D06" w:rsidRDefault="006B6785" w:rsidP="006C5A0B">
            <w:pPr>
              <w:spacing w:before="0" w:after="0"/>
              <w:ind w:firstLine="0"/>
              <w:rPr>
                <w:sz w:val="17"/>
                <w:szCs w:val="17"/>
                <w:lang w:eastAsia="fr-FR"/>
              </w:rPr>
            </w:pPr>
            <w:r w:rsidRPr="00702D06">
              <w:rPr>
                <w:sz w:val="17"/>
                <w:szCs w:val="17"/>
                <w:lang w:eastAsia="fr-FR"/>
              </w:rPr>
              <w:t>CNP Assurance</w:t>
            </w:r>
          </w:p>
        </w:tc>
        <w:tc>
          <w:tcPr>
            <w:tcW w:w="678" w:type="dxa"/>
            <w:noWrap/>
            <w:hideMark/>
          </w:tcPr>
          <w:p w14:paraId="211BE864"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1 954</w:t>
            </w:r>
          </w:p>
        </w:tc>
        <w:tc>
          <w:tcPr>
            <w:tcW w:w="678" w:type="dxa"/>
            <w:noWrap/>
            <w:hideMark/>
          </w:tcPr>
          <w:p w14:paraId="211BE865"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1 945</w:t>
            </w:r>
          </w:p>
        </w:tc>
        <w:tc>
          <w:tcPr>
            <w:tcW w:w="750" w:type="dxa"/>
            <w:noWrap/>
            <w:hideMark/>
          </w:tcPr>
          <w:p w14:paraId="211BE866"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2 327*</w:t>
            </w:r>
          </w:p>
        </w:tc>
        <w:tc>
          <w:tcPr>
            <w:tcW w:w="709" w:type="dxa"/>
            <w:noWrap/>
            <w:hideMark/>
          </w:tcPr>
          <w:p w14:paraId="211BE867"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2 522*</w:t>
            </w:r>
          </w:p>
        </w:tc>
        <w:tc>
          <w:tcPr>
            <w:tcW w:w="708" w:type="dxa"/>
            <w:noWrap/>
            <w:hideMark/>
          </w:tcPr>
          <w:p w14:paraId="211BE868"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2 522</w:t>
            </w:r>
          </w:p>
        </w:tc>
        <w:tc>
          <w:tcPr>
            <w:tcW w:w="851" w:type="dxa"/>
            <w:noWrap/>
            <w:hideMark/>
          </w:tcPr>
          <w:p w14:paraId="211BE869"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6"/>
                <w:szCs w:val="16"/>
                <w:lang w:eastAsia="fr-FR"/>
              </w:rPr>
            </w:pPr>
            <w:r w:rsidRPr="00702D06">
              <w:rPr>
                <w:sz w:val="16"/>
                <w:szCs w:val="16"/>
                <w:lang w:eastAsia="fr-FR"/>
              </w:rPr>
              <w:t>2 830**</w:t>
            </w:r>
          </w:p>
        </w:tc>
        <w:tc>
          <w:tcPr>
            <w:tcW w:w="709" w:type="dxa"/>
            <w:noWrap/>
            <w:hideMark/>
          </w:tcPr>
          <w:p w14:paraId="211BE86A"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2 911</w:t>
            </w:r>
          </w:p>
        </w:tc>
      </w:tr>
      <w:tr w:rsidR="006B6785" w:rsidRPr="0027764B" w14:paraId="211BE874" w14:textId="77777777" w:rsidTr="0014605E">
        <w:trPr>
          <w:trHeight w:val="300"/>
        </w:trPr>
        <w:tc>
          <w:tcPr>
            <w:cnfStyle w:val="001000000000" w:firstRow="0" w:lastRow="0" w:firstColumn="1" w:lastColumn="0" w:oddVBand="0" w:evenVBand="0" w:oddHBand="0" w:evenHBand="0" w:firstRowFirstColumn="0" w:firstRowLastColumn="0" w:lastRowFirstColumn="0" w:lastRowLastColumn="0"/>
            <w:tcW w:w="1575" w:type="dxa"/>
            <w:noWrap/>
            <w:hideMark/>
          </w:tcPr>
          <w:p w14:paraId="211BE86C" w14:textId="77777777" w:rsidR="006B6785" w:rsidRPr="00702D06" w:rsidRDefault="006B6785" w:rsidP="006C5A0B">
            <w:pPr>
              <w:spacing w:before="0" w:after="0"/>
              <w:ind w:firstLine="0"/>
              <w:rPr>
                <w:sz w:val="17"/>
                <w:szCs w:val="17"/>
                <w:lang w:eastAsia="fr-FR"/>
              </w:rPr>
            </w:pPr>
            <w:r w:rsidRPr="00702D06">
              <w:rPr>
                <w:sz w:val="17"/>
                <w:szCs w:val="17"/>
                <w:lang w:eastAsia="fr-FR"/>
              </w:rPr>
              <w:t>X-Ange</w:t>
            </w:r>
          </w:p>
        </w:tc>
        <w:tc>
          <w:tcPr>
            <w:tcW w:w="678" w:type="dxa"/>
            <w:noWrap/>
            <w:hideMark/>
          </w:tcPr>
          <w:p w14:paraId="211BE86D"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20</w:t>
            </w:r>
          </w:p>
        </w:tc>
        <w:tc>
          <w:tcPr>
            <w:tcW w:w="678" w:type="dxa"/>
            <w:noWrap/>
            <w:hideMark/>
          </w:tcPr>
          <w:p w14:paraId="211BE86E"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17</w:t>
            </w:r>
          </w:p>
        </w:tc>
        <w:tc>
          <w:tcPr>
            <w:tcW w:w="750" w:type="dxa"/>
            <w:noWrap/>
            <w:hideMark/>
          </w:tcPr>
          <w:p w14:paraId="211BE86F"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14</w:t>
            </w:r>
          </w:p>
        </w:tc>
        <w:tc>
          <w:tcPr>
            <w:tcW w:w="709" w:type="dxa"/>
            <w:noWrap/>
            <w:hideMark/>
          </w:tcPr>
          <w:p w14:paraId="211BE870"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8</w:t>
            </w:r>
          </w:p>
        </w:tc>
        <w:tc>
          <w:tcPr>
            <w:tcW w:w="708" w:type="dxa"/>
            <w:noWrap/>
            <w:hideMark/>
          </w:tcPr>
          <w:p w14:paraId="211BE871"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p>
        </w:tc>
        <w:tc>
          <w:tcPr>
            <w:tcW w:w="851" w:type="dxa"/>
            <w:noWrap/>
            <w:hideMark/>
          </w:tcPr>
          <w:p w14:paraId="211BE872"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p>
        </w:tc>
        <w:tc>
          <w:tcPr>
            <w:tcW w:w="709" w:type="dxa"/>
            <w:noWrap/>
            <w:hideMark/>
          </w:tcPr>
          <w:p w14:paraId="211BE873"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p>
        </w:tc>
      </w:tr>
      <w:tr w:rsidR="006B6785" w:rsidRPr="0027764B" w14:paraId="211BE87D" w14:textId="77777777" w:rsidTr="0014605E">
        <w:trPr>
          <w:trHeight w:val="300"/>
        </w:trPr>
        <w:tc>
          <w:tcPr>
            <w:cnfStyle w:val="001000000000" w:firstRow="0" w:lastRow="0" w:firstColumn="1" w:lastColumn="0" w:oddVBand="0" w:evenVBand="0" w:oddHBand="0" w:evenHBand="0" w:firstRowFirstColumn="0" w:firstRowLastColumn="0" w:lastRowFirstColumn="0" w:lastRowLastColumn="0"/>
            <w:tcW w:w="1575" w:type="dxa"/>
            <w:noWrap/>
            <w:hideMark/>
          </w:tcPr>
          <w:p w14:paraId="211BE875" w14:textId="77777777" w:rsidR="006B6785" w:rsidRPr="00702D06" w:rsidRDefault="006B6785" w:rsidP="006C5A0B">
            <w:pPr>
              <w:spacing w:before="0" w:after="0"/>
              <w:ind w:firstLine="0"/>
              <w:rPr>
                <w:sz w:val="17"/>
                <w:szCs w:val="17"/>
                <w:lang w:eastAsia="fr-FR"/>
              </w:rPr>
            </w:pPr>
            <w:r w:rsidRPr="00702D06">
              <w:rPr>
                <w:sz w:val="17"/>
                <w:szCs w:val="17"/>
                <w:lang w:eastAsia="fr-FR"/>
              </w:rPr>
              <w:t>OPCI Akatera</w:t>
            </w:r>
          </w:p>
        </w:tc>
        <w:tc>
          <w:tcPr>
            <w:tcW w:w="678" w:type="dxa"/>
            <w:noWrap/>
            <w:hideMark/>
          </w:tcPr>
          <w:p w14:paraId="211BE876"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17</w:t>
            </w:r>
          </w:p>
        </w:tc>
        <w:tc>
          <w:tcPr>
            <w:tcW w:w="678" w:type="dxa"/>
            <w:noWrap/>
            <w:hideMark/>
          </w:tcPr>
          <w:p w14:paraId="211BE877"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18</w:t>
            </w:r>
          </w:p>
        </w:tc>
        <w:tc>
          <w:tcPr>
            <w:tcW w:w="750" w:type="dxa"/>
            <w:noWrap/>
            <w:hideMark/>
          </w:tcPr>
          <w:p w14:paraId="211BE878"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33</w:t>
            </w:r>
          </w:p>
        </w:tc>
        <w:tc>
          <w:tcPr>
            <w:tcW w:w="709" w:type="dxa"/>
            <w:noWrap/>
            <w:hideMark/>
          </w:tcPr>
          <w:p w14:paraId="211BE879"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31</w:t>
            </w:r>
          </w:p>
        </w:tc>
        <w:tc>
          <w:tcPr>
            <w:tcW w:w="708" w:type="dxa"/>
            <w:noWrap/>
            <w:hideMark/>
          </w:tcPr>
          <w:p w14:paraId="211BE87A"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32</w:t>
            </w:r>
          </w:p>
        </w:tc>
        <w:tc>
          <w:tcPr>
            <w:tcW w:w="851" w:type="dxa"/>
            <w:noWrap/>
            <w:hideMark/>
          </w:tcPr>
          <w:p w14:paraId="211BE87B"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30</w:t>
            </w:r>
          </w:p>
        </w:tc>
        <w:tc>
          <w:tcPr>
            <w:tcW w:w="709" w:type="dxa"/>
            <w:noWrap/>
            <w:hideMark/>
          </w:tcPr>
          <w:p w14:paraId="211BE87C"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28</w:t>
            </w:r>
          </w:p>
        </w:tc>
      </w:tr>
      <w:tr w:rsidR="006B6785" w:rsidRPr="0027764B" w14:paraId="211BE886" w14:textId="77777777" w:rsidTr="0014605E">
        <w:trPr>
          <w:trHeight w:val="300"/>
        </w:trPr>
        <w:tc>
          <w:tcPr>
            <w:cnfStyle w:val="001000000000" w:firstRow="0" w:lastRow="0" w:firstColumn="1" w:lastColumn="0" w:oddVBand="0" w:evenVBand="0" w:oddHBand="0" w:evenHBand="0" w:firstRowFirstColumn="0" w:firstRowLastColumn="0" w:lastRowFirstColumn="0" w:lastRowLastColumn="0"/>
            <w:tcW w:w="1575" w:type="dxa"/>
            <w:noWrap/>
            <w:hideMark/>
          </w:tcPr>
          <w:p w14:paraId="211BE87E" w14:textId="77777777" w:rsidR="006B6785" w:rsidRPr="00702D06" w:rsidRDefault="006B6785" w:rsidP="006C5A0B">
            <w:pPr>
              <w:spacing w:before="0" w:after="0"/>
              <w:ind w:firstLine="0"/>
              <w:rPr>
                <w:sz w:val="17"/>
                <w:szCs w:val="17"/>
                <w:lang w:eastAsia="fr-FR"/>
              </w:rPr>
            </w:pPr>
            <w:r w:rsidRPr="00702D06">
              <w:rPr>
                <w:sz w:val="17"/>
                <w:szCs w:val="17"/>
                <w:lang w:eastAsia="fr-FR"/>
              </w:rPr>
              <w:t>Yurtici Cargo</w:t>
            </w:r>
          </w:p>
        </w:tc>
        <w:tc>
          <w:tcPr>
            <w:tcW w:w="678" w:type="dxa"/>
            <w:noWrap/>
            <w:hideMark/>
          </w:tcPr>
          <w:p w14:paraId="211BE87F"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43</w:t>
            </w:r>
          </w:p>
        </w:tc>
        <w:tc>
          <w:tcPr>
            <w:tcW w:w="678" w:type="dxa"/>
            <w:noWrap/>
            <w:hideMark/>
          </w:tcPr>
          <w:p w14:paraId="211BE880"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38</w:t>
            </w:r>
          </w:p>
        </w:tc>
        <w:tc>
          <w:tcPr>
            <w:tcW w:w="750" w:type="dxa"/>
            <w:noWrap/>
            <w:hideMark/>
          </w:tcPr>
          <w:p w14:paraId="211BE881"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41</w:t>
            </w:r>
          </w:p>
        </w:tc>
        <w:tc>
          <w:tcPr>
            <w:tcW w:w="709" w:type="dxa"/>
            <w:noWrap/>
            <w:hideMark/>
          </w:tcPr>
          <w:p w14:paraId="211BE882"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33</w:t>
            </w:r>
          </w:p>
        </w:tc>
        <w:tc>
          <w:tcPr>
            <w:tcW w:w="708" w:type="dxa"/>
            <w:noWrap/>
            <w:hideMark/>
          </w:tcPr>
          <w:p w14:paraId="211BE883"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33</w:t>
            </w:r>
          </w:p>
        </w:tc>
        <w:tc>
          <w:tcPr>
            <w:tcW w:w="851" w:type="dxa"/>
            <w:noWrap/>
            <w:hideMark/>
          </w:tcPr>
          <w:p w14:paraId="211BE884"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32</w:t>
            </w:r>
          </w:p>
        </w:tc>
        <w:tc>
          <w:tcPr>
            <w:tcW w:w="709" w:type="dxa"/>
            <w:noWrap/>
            <w:hideMark/>
          </w:tcPr>
          <w:p w14:paraId="211BE885"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28</w:t>
            </w:r>
          </w:p>
        </w:tc>
      </w:tr>
      <w:tr w:rsidR="006B6785" w:rsidRPr="0027764B" w14:paraId="211BE88F" w14:textId="77777777" w:rsidTr="0014605E">
        <w:trPr>
          <w:trHeight w:val="300"/>
        </w:trPr>
        <w:tc>
          <w:tcPr>
            <w:cnfStyle w:val="001000000000" w:firstRow="0" w:lastRow="0" w:firstColumn="1" w:lastColumn="0" w:oddVBand="0" w:evenVBand="0" w:oddHBand="0" w:evenHBand="0" w:firstRowFirstColumn="0" w:firstRowLastColumn="0" w:lastRowFirstColumn="0" w:lastRowLastColumn="0"/>
            <w:tcW w:w="1575" w:type="dxa"/>
            <w:noWrap/>
            <w:hideMark/>
          </w:tcPr>
          <w:p w14:paraId="211BE887" w14:textId="77777777" w:rsidR="006B6785" w:rsidRPr="00702D06" w:rsidRDefault="006B6785" w:rsidP="006C5A0B">
            <w:pPr>
              <w:spacing w:before="0" w:after="0"/>
              <w:ind w:firstLine="0"/>
              <w:rPr>
                <w:sz w:val="17"/>
                <w:szCs w:val="17"/>
                <w:lang w:eastAsia="fr-FR"/>
              </w:rPr>
            </w:pPr>
            <w:r w:rsidRPr="00702D06">
              <w:rPr>
                <w:sz w:val="17"/>
                <w:szCs w:val="17"/>
                <w:lang w:eastAsia="fr-FR"/>
              </w:rPr>
              <w:t>Asendia (contrôle conjoint)</w:t>
            </w:r>
          </w:p>
        </w:tc>
        <w:tc>
          <w:tcPr>
            <w:tcW w:w="678" w:type="dxa"/>
            <w:noWrap/>
            <w:hideMark/>
          </w:tcPr>
          <w:p w14:paraId="211BE888"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p>
        </w:tc>
        <w:tc>
          <w:tcPr>
            <w:tcW w:w="678" w:type="dxa"/>
            <w:noWrap/>
            <w:hideMark/>
          </w:tcPr>
          <w:p w14:paraId="211BE889"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p>
        </w:tc>
        <w:tc>
          <w:tcPr>
            <w:tcW w:w="750" w:type="dxa"/>
            <w:noWrap/>
            <w:hideMark/>
          </w:tcPr>
          <w:p w14:paraId="211BE88A"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p>
        </w:tc>
        <w:tc>
          <w:tcPr>
            <w:tcW w:w="709" w:type="dxa"/>
            <w:noWrap/>
            <w:hideMark/>
          </w:tcPr>
          <w:p w14:paraId="211BE88B"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p>
        </w:tc>
        <w:tc>
          <w:tcPr>
            <w:tcW w:w="708" w:type="dxa"/>
            <w:noWrap/>
            <w:hideMark/>
          </w:tcPr>
          <w:p w14:paraId="211BE88C"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48</w:t>
            </w:r>
          </w:p>
        </w:tc>
        <w:tc>
          <w:tcPr>
            <w:tcW w:w="851" w:type="dxa"/>
            <w:noWrap/>
            <w:hideMark/>
          </w:tcPr>
          <w:p w14:paraId="211BE88D"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51</w:t>
            </w:r>
          </w:p>
        </w:tc>
        <w:tc>
          <w:tcPr>
            <w:tcW w:w="709" w:type="dxa"/>
            <w:noWrap/>
            <w:hideMark/>
          </w:tcPr>
          <w:p w14:paraId="211BE88E"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53</w:t>
            </w:r>
          </w:p>
        </w:tc>
      </w:tr>
      <w:tr w:rsidR="006B6785" w:rsidRPr="0027764B" w14:paraId="211BE898" w14:textId="77777777" w:rsidTr="0014605E">
        <w:trPr>
          <w:trHeight w:val="300"/>
        </w:trPr>
        <w:tc>
          <w:tcPr>
            <w:cnfStyle w:val="001000000000" w:firstRow="0" w:lastRow="0" w:firstColumn="1" w:lastColumn="0" w:oddVBand="0" w:evenVBand="0" w:oddHBand="0" w:evenHBand="0" w:firstRowFirstColumn="0" w:firstRowLastColumn="0" w:lastRowFirstColumn="0" w:lastRowLastColumn="0"/>
            <w:tcW w:w="1575" w:type="dxa"/>
            <w:noWrap/>
            <w:hideMark/>
          </w:tcPr>
          <w:p w14:paraId="211BE890" w14:textId="77777777" w:rsidR="006B6785" w:rsidRPr="00702D06" w:rsidRDefault="006B6785" w:rsidP="006C5A0B">
            <w:pPr>
              <w:spacing w:before="0" w:after="0"/>
              <w:ind w:firstLine="0"/>
              <w:rPr>
                <w:sz w:val="17"/>
                <w:szCs w:val="17"/>
                <w:lang w:eastAsia="fr-FR"/>
              </w:rPr>
            </w:pPr>
            <w:r w:rsidRPr="00702D06">
              <w:rPr>
                <w:sz w:val="17"/>
                <w:szCs w:val="17"/>
                <w:lang w:eastAsia="fr-FR"/>
              </w:rPr>
              <w:t>Autres</w:t>
            </w:r>
          </w:p>
        </w:tc>
        <w:tc>
          <w:tcPr>
            <w:tcW w:w="678" w:type="dxa"/>
            <w:noWrap/>
            <w:hideMark/>
          </w:tcPr>
          <w:p w14:paraId="211BE891"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24</w:t>
            </w:r>
          </w:p>
        </w:tc>
        <w:tc>
          <w:tcPr>
            <w:tcW w:w="678" w:type="dxa"/>
            <w:noWrap/>
            <w:hideMark/>
          </w:tcPr>
          <w:p w14:paraId="211BE892"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29</w:t>
            </w:r>
          </w:p>
        </w:tc>
        <w:tc>
          <w:tcPr>
            <w:tcW w:w="750" w:type="dxa"/>
            <w:noWrap/>
            <w:hideMark/>
          </w:tcPr>
          <w:p w14:paraId="211BE893"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32</w:t>
            </w:r>
          </w:p>
        </w:tc>
        <w:tc>
          <w:tcPr>
            <w:tcW w:w="709" w:type="dxa"/>
            <w:noWrap/>
            <w:hideMark/>
          </w:tcPr>
          <w:p w14:paraId="211BE894"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40</w:t>
            </w:r>
          </w:p>
        </w:tc>
        <w:tc>
          <w:tcPr>
            <w:tcW w:w="708" w:type="dxa"/>
            <w:noWrap/>
            <w:hideMark/>
          </w:tcPr>
          <w:p w14:paraId="211BE895"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106</w:t>
            </w:r>
          </w:p>
        </w:tc>
        <w:tc>
          <w:tcPr>
            <w:tcW w:w="851" w:type="dxa"/>
            <w:noWrap/>
            <w:hideMark/>
          </w:tcPr>
          <w:p w14:paraId="211BE896"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133</w:t>
            </w:r>
          </w:p>
        </w:tc>
        <w:tc>
          <w:tcPr>
            <w:tcW w:w="709" w:type="dxa"/>
            <w:noWrap/>
            <w:hideMark/>
          </w:tcPr>
          <w:p w14:paraId="211BE897"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121</w:t>
            </w:r>
          </w:p>
        </w:tc>
      </w:tr>
      <w:tr w:rsidR="006B6785" w:rsidRPr="0027764B" w14:paraId="211BE8A1" w14:textId="77777777" w:rsidTr="0014605E">
        <w:trPr>
          <w:trHeight w:val="300"/>
        </w:trPr>
        <w:tc>
          <w:tcPr>
            <w:cnfStyle w:val="001000000000" w:firstRow="0" w:lastRow="0" w:firstColumn="1" w:lastColumn="0" w:oddVBand="0" w:evenVBand="0" w:oddHBand="0" w:evenHBand="0" w:firstRowFirstColumn="0" w:firstRowLastColumn="0" w:lastRowFirstColumn="0" w:lastRowLastColumn="0"/>
            <w:tcW w:w="1575" w:type="dxa"/>
            <w:noWrap/>
            <w:hideMark/>
          </w:tcPr>
          <w:p w14:paraId="211BE899" w14:textId="77777777" w:rsidR="006B6785" w:rsidRPr="00702D06" w:rsidRDefault="006B6785" w:rsidP="006C5A0B">
            <w:pPr>
              <w:spacing w:before="0" w:after="0"/>
              <w:ind w:firstLine="0"/>
              <w:rPr>
                <w:sz w:val="17"/>
                <w:szCs w:val="17"/>
                <w:lang w:eastAsia="fr-FR"/>
              </w:rPr>
            </w:pPr>
            <w:r w:rsidRPr="00702D06">
              <w:rPr>
                <w:sz w:val="17"/>
                <w:szCs w:val="17"/>
                <w:lang w:eastAsia="fr-FR"/>
              </w:rPr>
              <w:t>Total</w:t>
            </w:r>
          </w:p>
        </w:tc>
        <w:tc>
          <w:tcPr>
            <w:tcW w:w="678" w:type="dxa"/>
            <w:noWrap/>
            <w:hideMark/>
          </w:tcPr>
          <w:p w14:paraId="211BE89A"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2 060</w:t>
            </w:r>
          </w:p>
        </w:tc>
        <w:tc>
          <w:tcPr>
            <w:tcW w:w="678" w:type="dxa"/>
            <w:noWrap/>
            <w:hideMark/>
          </w:tcPr>
          <w:p w14:paraId="211BE89B"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2 048</w:t>
            </w:r>
          </w:p>
        </w:tc>
        <w:tc>
          <w:tcPr>
            <w:tcW w:w="750" w:type="dxa"/>
            <w:noWrap/>
            <w:hideMark/>
          </w:tcPr>
          <w:p w14:paraId="211BE89C"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2 446</w:t>
            </w:r>
          </w:p>
        </w:tc>
        <w:tc>
          <w:tcPr>
            <w:tcW w:w="709" w:type="dxa"/>
            <w:noWrap/>
            <w:hideMark/>
          </w:tcPr>
          <w:p w14:paraId="211BE89D"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2 634</w:t>
            </w:r>
          </w:p>
        </w:tc>
        <w:tc>
          <w:tcPr>
            <w:tcW w:w="708" w:type="dxa"/>
            <w:noWrap/>
            <w:hideMark/>
          </w:tcPr>
          <w:p w14:paraId="211BE89E"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2 741</w:t>
            </w:r>
          </w:p>
        </w:tc>
        <w:tc>
          <w:tcPr>
            <w:tcW w:w="851" w:type="dxa"/>
            <w:noWrap/>
            <w:hideMark/>
          </w:tcPr>
          <w:p w14:paraId="211BE89F"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3 075</w:t>
            </w:r>
          </w:p>
        </w:tc>
        <w:tc>
          <w:tcPr>
            <w:tcW w:w="709" w:type="dxa"/>
            <w:noWrap/>
            <w:hideMark/>
          </w:tcPr>
          <w:p w14:paraId="211BE8A0" w14:textId="77777777" w:rsidR="006B6785" w:rsidRPr="00702D06" w:rsidRDefault="006B6785" w:rsidP="00D60438">
            <w:pPr>
              <w:spacing w:before="0" w:after="0"/>
              <w:ind w:firstLine="0"/>
              <w:jc w:val="right"/>
              <w:cnfStyle w:val="000000000000" w:firstRow="0" w:lastRow="0" w:firstColumn="0" w:lastColumn="0" w:oddVBand="0" w:evenVBand="0" w:oddHBand="0" w:evenHBand="0" w:firstRowFirstColumn="0" w:firstRowLastColumn="0" w:lastRowFirstColumn="0" w:lastRowLastColumn="0"/>
              <w:rPr>
                <w:sz w:val="17"/>
                <w:szCs w:val="17"/>
                <w:lang w:eastAsia="fr-FR"/>
              </w:rPr>
            </w:pPr>
            <w:r w:rsidRPr="00702D06">
              <w:rPr>
                <w:sz w:val="17"/>
                <w:szCs w:val="17"/>
                <w:lang w:eastAsia="fr-FR"/>
              </w:rPr>
              <w:t>3 141</w:t>
            </w:r>
          </w:p>
        </w:tc>
      </w:tr>
    </w:tbl>
    <w:p w14:paraId="211BE8A2" w14:textId="77777777" w:rsidR="006B6785" w:rsidRPr="000B17A2" w:rsidRDefault="006B6785" w:rsidP="006B6785">
      <w:pPr>
        <w:ind w:firstLine="709"/>
        <w:rPr>
          <w:rFonts w:ascii="Times New Roman" w:eastAsia="Times New Roman" w:hAnsi="Times New Roman" w:cs="Times New Roman"/>
          <w:i/>
          <w:sz w:val="18"/>
          <w:szCs w:val="20"/>
          <w:lang w:eastAsia="fr-FR"/>
        </w:rPr>
      </w:pPr>
      <w:r w:rsidRPr="000B17A2">
        <w:rPr>
          <w:rFonts w:ascii="Times New Roman" w:eastAsia="Times New Roman" w:hAnsi="Times New Roman" w:cs="Times New Roman"/>
          <w:i/>
          <w:sz w:val="18"/>
          <w:szCs w:val="20"/>
          <w:lang w:eastAsia="fr-FR"/>
        </w:rPr>
        <w:t>Source : rapports annuels publiés du groupe La Poste</w:t>
      </w:r>
    </w:p>
    <w:p w14:paraId="211BE8A3" w14:textId="77777777" w:rsidR="006B6785" w:rsidRPr="000C548E" w:rsidRDefault="006B6785" w:rsidP="006B6785">
      <w:pPr>
        <w:rPr>
          <w:rFonts w:ascii="Times New Roman" w:eastAsia="Times New Roman" w:hAnsi="Times New Roman" w:cs="Times New Roman"/>
          <w:i/>
          <w:sz w:val="16"/>
          <w:szCs w:val="20"/>
          <w:lang w:eastAsia="fr-FR"/>
        </w:rPr>
      </w:pPr>
      <w:r w:rsidRPr="000C548E">
        <w:rPr>
          <w:rFonts w:ascii="Times New Roman" w:eastAsia="Times New Roman" w:hAnsi="Times New Roman" w:cs="Times New Roman"/>
          <w:i/>
          <w:sz w:val="16"/>
          <w:szCs w:val="20"/>
          <w:lang w:eastAsia="fr-FR"/>
        </w:rPr>
        <w:t xml:space="preserve">*S'agissant de CNP Assurances, choix du groupe de recevoir les dividendes 2012 et 2013 en actions </w:t>
      </w:r>
    </w:p>
    <w:p w14:paraId="211BE8A4" w14:textId="6A06F403" w:rsidR="006B6785" w:rsidRPr="000C548E" w:rsidRDefault="006B6785" w:rsidP="006B6785">
      <w:pPr>
        <w:rPr>
          <w:rFonts w:ascii="Times New Roman" w:eastAsia="Times New Roman" w:hAnsi="Times New Roman" w:cs="Times New Roman"/>
          <w:i/>
          <w:sz w:val="16"/>
          <w:szCs w:val="20"/>
          <w:lang w:eastAsia="fr-FR"/>
        </w:rPr>
      </w:pPr>
      <w:r w:rsidRPr="000C548E">
        <w:rPr>
          <w:rFonts w:ascii="Times New Roman" w:eastAsia="Times New Roman" w:hAnsi="Times New Roman" w:cs="Times New Roman"/>
          <w:i/>
          <w:sz w:val="16"/>
          <w:szCs w:val="20"/>
          <w:lang w:eastAsia="fr-FR"/>
        </w:rPr>
        <w:t xml:space="preserve">**variation principalement imputable à la variation positive sur IF et titres AFS </w:t>
      </w:r>
    </w:p>
    <w:p w14:paraId="211BE8A5" w14:textId="07354D20" w:rsidR="006B6785" w:rsidRPr="000C548E" w:rsidRDefault="006B6785" w:rsidP="006B6785">
      <w:pPr>
        <w:rPr>
          <w:rFonts w:ascii="Times New Roman" w:eastAsia="Times New Roman" w:hAnsi="Times New Roman" w:cs="Times New Roman"/>
          <w:i/>
          <w:sz w:val="16"/>
          <w:szCs w:val="20"/>
          <w:lang w:eastAsia="fr-FR"/>
        </w:rPr>
      </w:pPr>
      <w:r w:rsidRPr="000C548E">
        <w:rPr>
          <w:rFonts w:ascii="Times New Roman" w:eastAsia="Times New Roman" w:hAnsi="Times New Roman" w:cs="Times New Roman"/>
          <w:i/>
          <w:sz w:val="16"/>
          <w:szCs w:val="20"/>
          <w:lang w:eastAsia="fr-FR"/>
        </w:rPr>
        <w:t>juste valeur de la participation CNP Assurances par rapport au cours de bourse:</w:t>
      </w:r>
    </w:p>
    <w:p w14:paraId="211BE8A6" w14:textId="2589202F" w:rsidR="006B6785" w:rsidRPr="000C548E" w:rsidRDefault="006B6785" w:rsidP="006B6785">
      <w:pPr>
        <w:rPr>
          <w:rFonts w:ascii="Times New Roman" w:eastAsia="Times New Roman" w:hAnsi="Times New Roman" w:cs="Times New Roman"/>
          <w:i/>
          <w:sz w:val="16"/>
          <w:szCs w:val="20"/>
          <w:lang w:eastAsia="fr-FR"/>
        </w:rPr>
      </w:pPr>
      <w:r w:rsidRPr="000C548E">
        <w:rPr>
          <w:rFonts w:ascii="Times New Roman" w:eastAsia="Times New Roman" w:hAnsi="Times New Roman" w:cs="Times New Roman"/>
          <w:i/>
          <w:sz w:val="16"/>
          <w:szCs w:val="20"/>
          <w:lang w:eastAsia="fr-FR"/>
        </w:rPr>
        <w:t>A fin 2011: 1 122 M€ pour 19,72</w:t>
      </w:r>
      <w:r w:rsidR="00E21048">
        <w:rPr>
          <w:rFonts w:ascii="Times New Roman" w:eastAsia="Times New Roman" w:hAnsi="Times New Roman" w:cs="Times New Roman"/>
          <w:i/>
          <w:sz w:val="16"/>
          <w:szCs w:val="20"/>
          <w:lang w:eastAsia="fr-FR"/>
        </w:rPr>
        <w:t xml:space="preserve"> </w:t>
      </w:r>
      <w:r w:rsidRPr="000C548E">
        <w:rPr>
          <w:rFonts w:ascii="Times New Roman" w:eastAsia="Times New Roman" w:hAnsi="Times New Roman" w:cs="Times New Roman"/>
          <w:i/>
          <w:sz w:val="16"/>
          <w:szCs w:val="20"/>
          <w:lang w:eastAsia="fr-FR"/>
        </w:rPr>
        <w:t>% du capital pour une MEE de 1 945 M€</w:t>
      </w:r>
    </w:p>
    <w:p w14:paraId="211BE8A7" w14:textId="64593D4E" w:rsidR="006B6785" w:rsidRPr="000C548E" w:rsidRDefault="006B6785" w:rsidP="006B6785">
      <w:pPr>
        <w:rPr>
          <w:rFonts w:ascii="Times New Roman" w:eastAsia="Times New Roman" w:hAnsi="Times New Roman" w:cs="Times New Roman"/>
          <w:i/>
          <w:sz w:val="16"/>
          <w:szCs w:val="20"/>
          <w:lang w:eastAsia="fr-FR"/>
        </w:rPr>
      </w:pPr>
      <w:r w:rsidRPr="000C548E">
        <w:rPr>
          <w:rFonts w:ascii="Times New Roman" w:eastAsia="Times New Roman" w:hAnsi="Times New Roman" w:cs="Times New Roman"/>
          <w:i/>
          <w:sz w:val="16"/>
          <w:szCs w:val="20"/>
          <w:lang w:eastAsia="fr-FR"/>
        </w:rPr>
        <w:t>Afin 2012: 1 492 M€ pour 19,98</w:t>
      </w:r>
      <w:r w:rsidR="00E21048">
        <w:rPr>
          <w:rFonts w:ascii="Times New Roman" w:eastAsia="Times New Roman" w:hAnsi="Times New Roman" w:cs="Times New Roman"/>
          <w:i/>
          <w:sz w:val="16"/>
          <w:szCs w:val="20"/>
          <w:lang w:eastAsia="fr-FR"/>
        </w:rPr>
        <w:t xml:space="preserve"> </w:t>
      </w:r>
      <w:r w:rsidRPr="000C548E">
        <w:rPr>
          <w:rFonts w:ascii="Times New Roman" w:eastAsia="Times New Roman" w:hAnsi="Times New Roman" w:cs="Times New Roman"/>
          <w:i/>
          <w:sz w:val="16"/>
          <w:szCs w:val="20"/>
          <w:lang w:eastAsia="fr-FR"/>
        </w:rPr>
        <w:t>% du capital pour une MEE de 2 327 M€</w:t>
      </w:r>
    </w:p>
    <w:p w14:paraId="211BE8A8" w14:textId="1130BEA7" w:rsidR="006B6785" w:rsidRPr="000C548E" w:rsidRDefault="006B6785" w:rsidP="006B6785">
      <w:pPr>
        <w:rPr>
          <w:rFonts w:ascii="Times New Roman" w:eastAsia="Times New Roman" w:hAnsi="Times New Roman" w:cs="Times New Roman"/>
          <w:i/>
          <w:sz w:val="16"/>
          <w:szCs w:val="20"/>
          <w:lang w:eastAsia="fr-FR"/>
        </w:rPr>
      </w:pPr>
      <w:r w:rsidRPr="000C548E">
        <w:rPr>
          <w:rFonts w:ascii="Times New Roman" w:eastAsia="Times New Roman" w:hAnsi="Times New Roman" w:cs="Times New Roman"/>
          <w:i/>
          <w:sz w:val="16"/>
          <w:szCs w:val="20"/>
          <w:lang w:eastAsia="fr-FR"/>
        </w:rPr>
        <w:t>à fin 2013: 2 060 M€ pour 20,15</w:t>
      </w:r>
      <w:r w:rsidR="00E21048">
        <w:rPr>
          <w:rFonts w:ascii="Times New Roman" w:eastAsia="Times New Roman" w:hAnsi="Times New Roman" w:cs="Times New Roman"/>
          <w:i/>
          <w:sz w:val="16"/>
          <w:szCs w:val="20"/>
          <w:lang w:eastAsia="fr-FR"/>
        </w:rPr>
        <w:t xml:space="preserve"> </w:t>
      </w:r>
      <w:r w:rsidRPr="000C548E">
        <w:rPr>
          <w:rFonts w:ascii="Times New Roman" w:eastAsia="Times New Roman" w:hAnsi="Times New Roman" w:cs="Times New Roman"/>
          <w:i/>
          <w:sz w:val="16"/>
          <w:szCs w:val="20"/>
          <w:lang w:eastAsia="fr-FR"/>
        </w:rPr>
        <w:t>% du capital pour une MEE de 2 522 M€</w:t>
      </w:r>
    </w:p>
    <w:p w14:paraId="211BE8A9" w14:textId="60F24A10" w:rsidR="006B6785" w:rsidRPr="000C548E" w:rsidRDefault="006B6785" w:rsidP="006B6785">
      <w:pPr>
        <w:rPr>
          <w:rFonts w:ascii="Times New Roman" w:eastAsia="Times New Roman" w:hAnsi="Times New Roman" w:cs="Times New Roman"/>
          <w:i/>
          <w:sz w:val="16"/>
          <w:szCs w:val="20"/>
          <w:lang w:eastAsia="fr-FR"/>
        </w:rPr>
      </w:pPr>
      <w:r w:rsidRPr="000C548E">
        <w:rPr>
          <w:rFonts w:ascii="Times New Roman" w:eastAsia="Times New Roman" w:hAnsi="Times New Roman" w:cs="Times New Roman"/>
          <w:i/>
          <w:sz w:val="16"/>
          <w:szCs w:val="20"/>
          <w:lang w:eastAsia="fr-FR"/>
        </w:rPr>
        <w:t>à fin 2014: 2 037 M€ pour 20,15</w:t>
      </w:r>
      <w:r w:rsidR="00E21048">
        <w:rPr>
          <w:rFonts w:ascii="Times New Roman" w:eastAsia="Times New Roman" w:hAnsi="Times New Roman" w:cs="Times New Roman"/>
          <w:i/>
          <w:sz w:val="16"/>
          <w:szCs w:val="20"/>
          <w:lang w:eastAsia="fr-FR"/>
        </w:rPr>
        <w:t xml:space="preserve"> </w:t>
      </w:r>
      <w:r w:rsidRPr="000C548E">
        <w:rPr>
          <w:rFonts w:ascii="Times New Roman" w:eastAsia="Times New Roman" w:hAnsi="Times New Roman" w:cs="Times New Roman"/>
          <w:i/>
          <w:sz w:val="16"/>
          <w:szCs w:val="20"/>
          <w:lang w:eastAsia="fr-FR"/>
        </w:rPr>
        <w:t>% du capital pour une MEE de 2 830 M€</w:t>
      </w:r>
    </w:p>
    <w:p w14:paraId="211BE8AA" w14:textId="517EBAA8" w:rsidR="006B6785" w:rsidRPr="000C548E" w:rsidRDefault="006B6785" w:rsidP="006B6785">
      <w:pPr>
        <w:rPr>
          <w:rFonts w:ascii="Times New Roman" w:eastAsia="Times New Roman" w:hAnsi="Times New Roman"/>
          <w:i/>
          <w:sz w:val="16"/>
          <w:lang w:eastAsia="fr-FR"/>
        </w:rPr>
      </w:pPr>
      <w:r w:rsidRPr="000C548E">
        <w:rPr>
          <w:rFonts w:ascii="Times New Roman" w:eastAsia="Times New Roman" w:hAnsi="Times New Roman" w:cs="Times New Roman"/>
          <w:i/>
          <w:sz w:val="16"/>
          <w:szCs w:val="20"/>
          <w:lang w:eastAsia="fr-FR"/>
        </w:rPr>
        <w:t>à fin 2015: 1 721 M€ pour 20,125</w:t>
      </w:r>
      <w:r w:rsidR="00E21048">
        <w:rPr>
          <w:rFonts w:ascii="Times New Roman" w:eastAsia="Times New Roman" w:hAnsi="Times New Roman" w:cs="Times New Roman"/>
          <w:i/>
          <w:sz w:val="16"/>
          <w:szCs w:val="20"/>
          <w:lang w:eastAsia="fr-FR"/>
        </w:rPr>
        <w:t xml:space="preserve"> </w:t>
      </w:r>
      <w:r w:rsidRPr="000C548E">
        <w:rPr>
          <w:rFonts w:ascii="Times New Roman" w:eastAsia="Times New Roman" w:hAnsi="Times New Roman" w:cs="Times New Roman"/>
          <w:i/>
          <w:sz w:val="16"/>
          <w:szCs w:val="20"/>
          <w:lang w:eastAsia="fr-FR"/>
        </w:rPr>
        <w:t>% du capital pour une MEE de 2 911 M€</w:t>
      </w:r>
    </w:p>
    <w:p w14:paraId="2270308D" w14:textId="77777777" w:rsidR="00301002" w:rsidRDefault="00301002" w:rsidP="006B6785">
      <w:pPr>
        <w:rPr>
          <w:rFonts w:ascii="Times New Roman" w:eastAsia="Times New Roman" w:hAnsi="Times New Roman" w:cs="Times New Roman"/>
          <w:szCs w:val="21"/>
          <w:lang w:eastAsia="fr-FR"/>
        </w:rPr>
      </w:pPr>
    </w:p>
    <w:p w14:paraId="48B889F7" w14:textId="77777777" w:rsidR="00301002" w:rsidRDefault="00301002">
      <w:pPr>
        <w:spacing w:before="0" w:after="200" w:line="276" w:lineRule="auto"/>
        <w:ind w:firstLine="0"/>
        <w:jc w:val="left"/>
        <w:rPr>
          <w:rFonts w:ascii="Times New Roman" w:eastAsia="Times New Roman" w:hAnsi="Times New Roman" w:cs="Times New Roman"/>
          <w:szCs w:val="21"/>
          <w:lang w:eastAsia="fr-FR"/>
        </w:rPr>
      </w:pPr>
      <w:r>
        <w:rPr>
          <w:rFonts w:ascii="Times New Roman" w:eastAsia="Times New Roman" w:hAnsi="Times New Roman" w:cs="Times New Roman"/>
          <w:szCs w:val="21"/>
          <w:lang w:eastAsia="fr-FR"/>
        </w:rPr>
        <w:br w:type="page"/>
      </w:r>
    </w:p>
    <w:p w14:paraId="211BE8AB" w14:textId="3029A555" w:rsidR="006B6785" w:rsidRPr="000B17A2" w:rsidRDefault="006B6785" w:rsidP="006B6785">
      <w:pPr>
        <w:rPr>
          <w:rFonts w:ascii="Times New Roman" w:eastAsia="Times New Roman" w:hAnsi="Times New Roman" w:cs="Times New Roman"/>
          <w:szCs w:val="21"/>
          <w:lang w:eastAsia="fr-FR"/>
        </w:rPr>
      </w:pPr>
      <w:r w:rsidRPr="000B17A2">
        <w:rPr>
          <w:rFonts w:ascii="Times New Roman" w:eastAsia="Times New Roman" w:hAnsi="Times New Roman" w:cs="Times New Roman"/>
          <w:szCs w:val="21"/>
          <w:lang w:eastAsia="fr-FR"/>
        </w:rPr>
        <w:t>L’augmentation très sensible de la valeur comptable des titres mis en équivalence s’explique par :</w:t>
      </w:r>
    </w:p>
    <w:p w14:paraId="211BE8AC" w14:textId="77777777" w:rsidR="006B6785" w:rsidRPr="00D27F79" w:rsidRDefault="006B6785" w:rsidP="006B6785">
      <w:pPr>
        <w:numPr>
          <w:ilvl w:val="0"/>
          <w:numId w:val="44"/>
        </w:numPr>
        <w:spacing w:after="0"/>
        <w:rPr>
          <w:rFonts w:ascii="Times New Roman" w:hAnsi="Times New Roman"/>
          <w:szCs w:val="21"/>
        </w:rPr>
      </w:pPr>
      <w:r w:rsidRPr="00D27F79">
        <w:rPr>
          <w:rFonts w:ascii="Times New Roman" w:hAnsi="Times New Roman"/>
          <w:szCs w:val="21"/>
        </w:rPr>
        <w:t>le durcissement des normes IFRS en matière d’appréciation des critères de contrôle conjoint et de coentreprises à compter de 2014 : cela explique le passage en consolidation par mise en équivalence d’Asendia, co-entreprise avec la poste suisse consolidée jusqu’alors par intégration proportionnelle ;</w:t>
      </w:r>
    </w:p>
    <w:p w14:paraId="211BE8AD" w14:textId="55A11B16" w:rsidR="006B6785" w:rsidRPr="00270E7A" w:rsidRDefault="006B6785" w:rsidP="006B6785">
      <w:pPr>
        <w:numPr>
          <w:ilvl w:val="0"/>
          <w:numId w:val="44"/>
        </w:numPr>
        <w:spacing w:after="0"/>
        <w:rPr>
          <w:rFonts w:ascii="Times New Roman" w:eastAsia="Times New Roman" w:hAnsi="Times New Roman" w:cs="Times New Roman"/>
          <w:sz w:val="24"/>
          <w:szCs w:val="24"/>
          <w:lang w:eastAsia="fr-FR"/>
        </w:rPr>
      </w:pPr>
      <w:r w:rsidRPr="00D27F79">
        <w:rPr>
          <w:rFonts w:ascii="Times New Roman" w:hAnsi="Times New Roman"/>
          <w:szCs w:val="21"/>
        </w:rPr>
        <w:t>et, surtout, l’augmentation de la valeur de la participation CNP (+957 M€ pour une augmentation totale du poste de « titres mis en équivalence » de 1081 M€). Il convient à cet égard de relever que la valeur inscrite dans les comptes consolidés reste structurellement supérieure à la valeur boursière de la participation et que cet écart a augmenté tout au long de la période pour s’élever fin 2015 à 1</w:t>
      </w:r>
      <w:r w:rsidR="00910CC8">
        <w:rPr>
          <w:rFonts w:ascii="Times New Roman" w:hAnsi="Times New Roman"/>
          <w:szCs w:val="21"/>
        </w:rPr>
        <w:t> </w:t>
      </w:r>
      <w:r w:rsidRPr="00D27F79">
        <w:rPr>
          <w:rFonts w:ascii="Times New Roman" w:hAnsi="Times New Roman"/>
          <w:szCs w:val="21"/>
        </w:rPr>
        <w:t>190</w:t>
      </w:r>
      <w:r w:rsidR="00910CC8">
        <w:rPr>
          <w:rFonts w:ascii="Times New Roman" w:hAnsi="Times New Roman"/>
          <w:szCs w:val="21"/>
        </w:rPr>
        <w:t xml:space="preserve"> </w:t>
      </w:r>
      <w:r w:rsidRPr="00D27F79">
        <w:rPr>
          <w:rFonts w:ascii="Times New Roman" w:hAnsi="Times New Roman"/>
          <w:szCs w:val="21"/>
        </w:rPr>
        <w:t>M€, ce qui représente 41</w:t>
      </w:r>
      <w:r w:rsidR="00E21048">
        <w:rPr>
          <w:rFonts w:ascii="Times New Roman" w:hAnsi="Times New Roman"/>
          <w:szCs w:val="21"/>
        </w:rPr>
        <w:t> </w:t>
      </w:r>
      <w:r w:rsidRPr="00D27F79">
        <w:rPr>
          <w:rFonts w:ascii="Times New Roman" w:hAnsi="Times New Roman"/>
          <w:szCs w:val="21"/>
        </w:rPr>
        <w:t>% de la ligne</w:t>
      </w:r>
      <w:r w:rsidRPr="00D27F79">
        <w:rPr>
          <w:rFonts w:ascii="Times New Roman" w:hAnsi="Times New Roman"/>
          <w:szCs w:val="21"/>
          <w:vertAlign w:val="superscript"/>
        </w:rPr>
        <w:footnoteReference w:id="195"/>
      </w:r>
      <w:r w:rsidRPr="00D27F79">
        <w:rPr>
          <w:rFonts w:ascii="Times New Roman" w:hAnsi="Times New Roman"/>
          <w:szCs w:val="21"/>
        </w:rPr>
        <w:t>.</w:t>
      </w:r>
    </w:p>
    <w:p w14:paraId="211BE8AE" w14:textId="77777777" w:rsidR="006B6785" w:rsidRPr="00BF5A43" w:rsidRDefault="006B6785" w:rsidP="006B6785">
      <w:pPr>
        <w:spacing w:after="0"/>
        <w:rPr>
          <w:rFonts w:ascii="Times New Roman" w:eastAsia="Times New Roman" w:hAnsi="Times New Roman" w:cs="Times New Roman"/>
          <w:sz w:val="24"/>
          <w:szCs w:val="24"/>
          <w:lang w:eastAsia="fr-FR"/>
        </w:rPr>
      </w:pPr>
    </w:p>
    <w:p w14:paraId="211BE8AF" w14:textId="77777777" w:rsidR="006B6785" w:rsidRPr="00A13925" w:rsidRDefault="006B6785" w:rsidP="006B6785">
      <w:pPr>
        <w:numPr>
          <w:ilvl w:val="0"/>
          <w:numId w:val="46"/>
        </w:numPr>
        <w:rPr>
          <w:rFonts w:ascii="Times New Roman" w:hAnsi="Times New Roman"/>
        </w:rPr>
      </w:pPr>
      <w:r w:rsidRPr="00A13925">
        <w:rPr>
          <w:rFonts w:ascii="Times New Roman" w:hAnsi="Times New Roman"/>
        </w:rPr>
        <w:t xml:space="preserve">Les comptes de passifs non courants </w:t>
      </w:r>
    </w:p>
    <w:p w14:paraId="211BE8B0" w14:textId="77777777" w:rsidR="006B6785" w:rsidRPr="00D27F79" w:rsidRDefault="006B6785" w:rsidP="006B6785">
      <w:pPr>
        <w:rPr>
          <w:rFonts w:ascii="Times New Roman" w:eastAsia="Times New Roman" w:hAnsi="Times New Roman" w:cs="Times New Roman"/>
          <w:b/>
          <w:szCs w:val="21"/>
          <w:lang w:eastAsia="fr-FR"/>
        </w:rPr>
      </w:pPr>
      <w:r w:rsidRPr="00D27F79">
        <w:rPr>
          <w:rFonts w:ascii="Times New Roman" w:eastAsia="Times New Roman" w:hAnsi="Times New Roman" w:cs="Times New Roman"/>
          <w:szCs w:val="21"/>
          <w:lang w:eastAsia="fr-FR"/>
        </w:rPr>
        <w:t>L’augmentation du passif non courant, qui est passé de 7,7 Md€ à 8,6 M€</w:t>
      </w:r>
      <w:r>
        <w:rPr>
          <w:rFonts w:ascii="Times New Roman" w:eastAsia="Times New Roman" w:hAnsi="Times New Roman" w:cs="Times New Roman"/>
          <w:szCs w:val="21"/>
          <w:lang w:eastAsia="fr-FR"/>
        </w:rPr>
        <w:t xml:space="preserve"> entre 2010 et 2015</w:t>
      </w:r>
      <w:r w:rsidRPr="00D27F79">
        <w:rPr>
          <w:rFonts w:ascii="Times New Roman" w:eastAsia="Times New Roman" w:hAnsi="Times New Roman" w:cs="Times New Roman"/>
          <w:szCs w:val="21"/>
          <w:lang w:eastAsia="fr-FR"/>
        </w:rPr>
        <w:t>, est principalement imputable à l’évolution des provisions non courantes</w:t>
      </w:r>
      <w:r>
        <w:rPr>
          <w:rFonts w:ascii="Times New Roman" w:eastAsia="Times New Roman" w:hAnsi="Times New Roman" w:cs="Times New Roman"/>
          <w:szCs w:val="21"/>
          <w:lang w:eastAsia="fr-FR"/>
        </w:rPr>
        <w:t>,</w:t>
      </w:r>
      <w:r w:rsidRPr="00D27F79">
        <w:rPr>
          <w:rFonts w:ascii="Times New Roman" w:eastAsia="Times New Roman" w:hAnsi="Times New Roman" w:cs="Times New Roman"/>
          <w:szCs w:val="21"/>
          <w:lang w:eastAsia="fr-FR"/>
        </w:rPr>
        <w:t xml:space="preserve"> relatives notamment aux avantages au personnel. </w:t>
      </w:r>
    </w:p>
    <w:tbl>
      <w:tblPr>
        <w:tblStyle w:val="TABLEAURAPPORTPUBLICTHMATIQUE"/>
        <w:tblW w:w="7037" w:type="dxa"/>
        <w:tblInd w:w="-318" w:type="dxa"/>
        <w:tblLook w:val="04A0" w:firstRow="1" w:lastRow="0" w:firstColumn="1" w:lastColumn="0" w:noHBand="0" w:noVBand="1"/>
      </w:tblPr>
      <w:tblGrid>
        <w:gridCol w:w="1277"/>
        <w:gridCol w:w="945"/>
        <w:gridCol w:w="945"/>
        <w:gridCol w:w="945"/>
        <w:gridCol w:w="785"/>
        <w:gridCol w:w="945"/>
        <w:gridCol w:w="1183"/>
        <w:gridCol w:w="12"/>
      </w:tblGrid>
      <w:tr w:rsidR="006B6785" w:rsidRPr="00A01A6D" w14:paraId="211BE8BE" w14:textId="77777777" w:rsidTr="001C0C7F">
        <w:trPr>
          <w:gridAfter w:val="1"/>
          <w:cnfStyle w:val="100000000000" w:firstRow="1" w:lastRow="0" w:firstColumn="0" w:lastColumn="0" w:oddVBand="0" w:evenVBand="0" w:oddHBand="0" w:evenHBand="0" w:firstRowFirstColumn="0" w:firstRowLastColumn="0" w:lastRowFirstColumn="0" w:lastRowLastColumn="0"/>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8B1" w14:textId="77777777" w:rsidR="006B6785" w:rsidRPr="001C0C7F" w:rsidRDefault="006B6785" w:rsidP="001C0C7F">
            <w:pPr>
              <w:keepLines/>
              <w:spacing w:before="0" w:after="0"/>
              <w:ind w:firstLine="0"/>
              <w:jc w:val="center"/>
              <w:rPr>
                <w:rFonts w:ascii="Times New Roman" w:eastAsia="Calibri" w:hAnsi="Times New Roman" w:cs="Times New Roman"/>
                <w:i w:val="0"/>
                <w:color w:val="000000" w:themeColor="text1"/>
                <w:sz w:val="16"/>
                <w:szCs w:val="16"/>
                <w:lang w:eastAsia="fr-FR"/>
              </w:rPr>
            </w:pPr>
            <w:r w:rsidRPr="001C0C7F">
              <w:rPr>
                <w:rFonts w:ascii="Times New Roman" w:eastAsia="Calibri" w:hAnsi="Times New Roman" w:cs="Times New Roman"/>
                <w:i w:val="0"/>
                <w:color w:val="000000" w:themeColor="text1"/>
                <w:sz w:val="16"/>
                <w:szCs w:val="16"/>
                <w:lang w:eastAsia="fr-FR"/>
              </w:rPr>
              <w:t>2. Capitaux propres et passif non courant en M€</w:t>
            </w:r>
          </w:p>
        </w:tc>
        <w:tc>
          <w:tcPr>
            <w:tcW w:w="945" w:type="dxa"/>
            <w:noWrap/>
            <w:hideMark/>
          </w:tcPr>
          <w:p w14:paraId="211BE8B2" w14:textId="77777777" w:rsidR="006B6785" w:rsidRPr="001C0C7F"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6"/>
                <w:szCs w:val="16"/>
              </w:rPr>
            </w:pPr>
            <w:r w:rsidRPr="001C0C7F">
              <w:rPr>
                <w:rFonts w:ascii="Times New Roman" w:eastAsia="Calibri" w:hAnsi="Times New Roman" w:cs="Times New Roman"/>
                <w:color w:val="000000" w:themeColor="text1"/>
                <w:sz w:val="16"/>
                <w:szCs w:val="16"/>
                <w:lang w:eastAsia="fr-FR"/>
              </w:rPr>
              <w:t>31/12/2010</w:t>
            </w:r>
          </w:p>
          <w:p w14:paraId="211BE8B3" w14:textId="77777777" w:rsidR="006B6785" w:rsidRPr="001C0C7F"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6"/>
                <w:szCs w:val="16"/>
                <w:lang w:eastAsia="fr-FR"/>
              </w:rPr>
            </w:pPr>
            <w:r w:rsidRPr="001C0C7F">
              <w:rPr>
                <w:rFonts w:ascii="Times New Roman" w:eastAsia="Calibri" w:hAnsi="Times New Roman" w:cs="Times New Roman"/>
                <w:color w:val="000000" w:themeColor="text1"/>
                <w:sz w:val="16"/>
                <w:szCs w:val="16"/>
                <w:lang w:eastAsia="fr-FR"/>
              </w:rPr>
              <w:t>publié</w:t>
            </w:r>
          </w:p>
        </w:tc>
        <w:tc>
          <w:tcPr>
            <w:tcW w:w="945" w:type="dxa"/>
            <w:noWrap/>
            <w:hideMark/>
          </w:tcPr>
          <w:p w14:paraId="211BE8B4" w14:textId="77777777" w:rsidR="006B6785" w:rsidRPr="001C0C7F"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6"/>
                <w:szCs w:val="16"/>
              </w:rPr>
            </w:pPr>
            <w:r w:rsidRPr="001C0C7F">
              <w:rPr>
                <w:rFonts w:ascii="Times New Roman" w:eastAsia="Calibri" w:hAnsi="Times New Roman" w:cs="Times New Roman"/>
                <w:color w:val="000000" w:themeColor="text1"/>
                <w:sz w:val="16"/>
                <w:szCs w:val="16"/>
                <w:lang w:eastAsia="fr-FR"/>
              </w:rPr>
              <w:t>31/12/2011</w:t>
            </w:r>
          </w:p>
          <w:p w14:paraId="211BE8B5" w14:textId="77777777" w:rsidR="006B6785" w:rsidRPr="001C0C7F"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6"/>
                <w:szCs w:val="16"/>
                <w:lang w:eastAsia="fr-FR"/>
              </w:rPr>
            </w:pPr>
            <w:r w:rsidRPr="001C0C7F">
              <w:rPr>
                <w:rFonts w:ascii="Times New Roman" w:eastAsia="Calibri" w:hAnsi="Times New Roman" w:cs="Times New Roman"/>
                <w:color w:val="000000" w:themeColor="text1"/>
                <w:sz w:val="16"/>
                <w:szCs w:val="16"/>
                <w:lang w:eastAsia="fr-FR"/>
              </w:rPr>
              <w:t>publié</w:t>
            </w:r>
          </w:p>
        </w:tc>
        <w:tc>
          <w:tcPr>
            <w:tcW w:w="945" w:type="dxa"/>
            <w:noWrap/>
            <w:hideMark/>
          </w:tcPr>
          <w:p w14:paraId="211BE8B6" w14:textId="77777777" w:rsidR="006B6785" w:rsidRPr="001C0C7F"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6"/>
                <w:szCs w:val="16"/>
              </w:rPr>
            </w:pPr>
            <w:r w:rsidRPr="001C0C7F">
              <w:rPr>
                <w:rFonts w:ascii="Times New Roman" w:eastAsia="Calibri" w:hAnsi="Times New Roman" w:cs="Times New Roman"/>
                <w:color w:val="000000" w:themeColor="text1"/>
                <w:sz w:val="16"/>
                <w:szCs w:val="16"/>
                <w:lang w:eastAsia="fr-FR"/>
              </w:rPr>
              <w:t>31/12/2012</w:t>
            </w:r>
          </w:p>
          <w:p w14:paraId="211BE8B7" w14:textId="77777777" w:rsidR="006B6785" w:rsidRPr="001C0C7F"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6"/>
                <w:szCs w:val="16"/>
                <w:lang w:eastAsia="fr-FR"/>
              </w:rPr>
            </w:pPr>
            <w:r w:rsidRPr="001C0C7F">
              <w:rPr>
                <w:rFonts w:ascii="Times New Roman" w:eastAsia="Calibri" w:hAnsi="Times New Roman" w:cs="Times New Roman"/>
                <w:color w:val="000000" w:themeColor="text1"/>
                <w:sz w:val="16"/>
                <w:szCs w:val="16"/>
                <w:lang w:eastAsia="fr-FR"/>
              </w:rPr>
              <w:t>publié</w:t>
            </w:r>
          </w:p>
        </w:tc>
        <w:tc>
          <w:tcPr>
            <w:tcW w:w="785" w:type="dxa"/>
            <w:noWrap/>
            <w:hideMark/>
          </w:tcPr>
          <w:p w14:paraId="211BE8B8" w14:textId="77777777" w:rsidR="006B6785" w:rsidRPr="001C0C7F"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6"/>
                <w:szCs w:val="16"/>
              </w:rPr>
            </w:pPr>
            <w:r w:rsidRPr="001C0C7F">
              <w:rPr>
                <w:rFonts w:ascii="Times New Roman" w:eastAsia="Calibri" w:hAnsi="Times New Roman" w:cs="Times New Roman"/>
                <w:color w:val="000000" w:themeColor="text1"/>
                <w:sz w:val="16"/>
                <w:szCs w:val="16"/>
                <w:lang w:eastAsia="fr-FR"/>
              </w:rPr>
              <w:t>31/12/13 PF</w:t>
            </w:r>
          </w:p>
          <w:p w14:paraId="211BE8B9" w14:textId="77777777" w:rsidR="006B6785" w:rsidRPr="001C0C7F"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6"/>
                <w:szCs w:val="16"/>
                <w:lang w:eastAsia="fr-FR"/>
              </w:rPr>
            </w:pPr>
            <w:r w:rsidRPr="001C0C7F">
              <w:rPr>
                <w:rFonts w:ascii="Times New Roman" w:eastAsia="Calibri" w:hAnsi="Times New Roman" w:cs="Times New Roman"/>
                <w:color w:val="000000" w:themeColor="text1"/>
                <w:sz w:val="16"/>
                <w:szCs w:val="16"/>
                <w:lang w:eastAsia="fr-FR"/>
              </w:rPr>
              <w:t>2014</w:t>
            </w:r>
          </w:p>
        </w:tc>
        <w:tc>
          <w:tcPr>
            <w:tcW w:w="945" w:type="dxa"/>
            <w:noWrap/>
            <w:hideMark/>
          </w:tcPr>
          <w:p w14:paraId="211BE8BA" w14:textId="77777777" w:rsidR="006B6785" w:rsidRPr="001C0C7F"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6"/>
                <w:szCs w:val="16"/>
              </w:rPr>
            </w:pPr>
            <w:r w:rsidRPr="001C0C7F">
              <w:rPr>
                <w:rFonts w:ascii="Times New Roman" w:eastAsia="Calibri" w:hAnsi="Times New Roman" w:cs="Times New Roman"/>
                <w:color w:val="000000" w:themeColor="text1"/>
                <w:sz w:val="16"/>
                <w:szCs w:val="16"/>
                <w:lang w:eastAsia="fr-FR"/>
              </w:rPr>
              <w:t>31/12/2014</w:t>
            </w:r>
          </w:p>
          <w:p w14:paraId="211BE8BB" w14:textId="77777777" w:rsidR="006B6785" w:rsidRPr="001C0C7F"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6"/>
                <w:szCs w:val="16"/>
                <w:lang w:eastAsia="fr-FR"/>
              </w:rPr>
            </w:pPr>
            <w:r w:rsidRPr="001C0C7F">
              <w:rPr>
                <w:rFonts w:ascii="Times New Roman" w:eastAsia="Calibri" w:hAnsi="Times New Roman" w:cs="Times New Roman"/>
                <w:color w:val="000000" w:themeColor="text1"/>
                <w:sz w:val="16"/>
                <w:szCs w:val="16"/>
                <w:lang w:eastAsia="fr-FR"/>
              </w:rPr>
              <w:t>publié</w:t>
            </w:r>
          </w:p>
        </w:tc>
        <w:tc>
          <w:tcPr>
            <w:tcW w:w="1183" w:type="dxa"/>
            <w:noWrap/>
            <w:hideMark/>
          </w:tcPr>
          <w:p w14:paraId="211BE8BC" w14:textId="77777777" w:rsidR="006B6785" w:rsidRPr="001C0C7F"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6"/>
                <w:szCs w:val="16"/>
              </w:rPr>
            </w:pPr>
            <w:r w:rsidRPr="001C0C7F">
              <w:rPr>
                <w:rFonts w:ascii="Times New Roman" w:eastAsia="Calibri" w:hAnsi="Times New Roman" w:cs="Times New Roman"/>
                <w:color w:val="000000" w:themeColor="text1"/>
                <w:sz w:val="16"/>
                <w:szCs w:val="16"/>
                <w:lang w:eastAsia="fr-FR"/>
              </w:rPr>
              <w:t>31/12/2015</w:t>
            </w:r>
          </w:p>
          <w:p w14:paraId="211BE8BD" w14:textId="77777777" w:rsidR="006B6785" w:rsidRPr="001C0C7F"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6"/>
                <w:szCs w:val="16"/>
                <w:lang w:eastAsia="fr-FR"/>
              </w:rPr>
            </w:pPr>
            <w:r w:rsidRPr="001C0C7F">
              <w:rPr>
                <w:rFonts w:ascii="Times New Roman" w:eastAsia="Calibri" w:hAnsi="Times New Roman" w:cs="Times New Roman"/>
                <w:color w:val="000000" w:themeColor="text1"/>
                <w:sz w:val="16"/>
                <w:szCs w:val="16"/>
                <w:lang w:eastAsia="fr-FR"/>
              </w:rPr>
              <w:t>publié</w:t>
            </w:r>
          </w:p>
        </w:tc>
      </w:tr>
      <w:tr w:rsidR="006B6785" w:rsidRPr="00A01A6D" w14:paraId="211BE8C0" w14:textId="77777777" w:rsidTr="001C0C7F">
        <w:trPr>
          <w:trHeight w:val="300"/>
        </w:trPr>
        <w:tc>
          <w:tcPr>
            <w:cnfStyle w:val="001000000000" w:firstRow="0" w:lastRow="0" w:firstColumn="1" w:lastColumn="0" w:oddVBand="0" w:evenVBand="0" w:oddHBand="0" w:evenHBand="0" w:firstRowFirstColumn="0" w:firstRowLastColumn="0" w:lastRowFirstColumn="0" w:lastRowLastColumn="0"/>
            <w:tcW w:w="7037" w:type="dxa"/>
            <w:gridSpan w:val="8"/>
            <w:noWrap/>
            <w:hideMark/>
          </w:tcPr>
          <w:p w14:paraId="211BE8BF" w14:textId="77777777" w:rsidR="006B6785" w:rsidRPr="00A01A6D" w:rsidRDefault="006B6785" w:rsidP="0014605E">
            <w:pPr>
              <w:keepNext/>
              <w:keepLines/>
              <w:ind w:firstLine="0"/>
              <w:jc w:val="center"/>
              <w:rPr>
                <w:rFonts w:ascii="Times New Roman" w:eastAsia="Calibri" w:hAnsi="Times New Roman" w:cs="Times New Roman"/>
                <w:sz w:val="17"/>
                <w:szCs w:val="17"/>
                <w:lang w:eastAsia="fr-FR"/>
              </w:rPr>
            </w:pPr>
            <w:r>
              <w:rPr>
                <w:rFonts w:ascii="Times New Roman" w:eastAsia="Calibri" w:hAnsi="Times New Roman" w:cs="Times New Roman"/>
                <w:sz w:val="17"/>
                <w:szCs w:val="17"/>
                <w:lang w:eastAsia="fr-FR"/>
              </w:rPr>
              <w:t>2.1. Capitaux propres</w:t>
            </w:r>
          </w:p>
        </w:tc>
      </w:tr>
      <w:tr w:rsidR="006B6785" w:rsidRPr="00A01A6D" w14:paraId="211BE8C8"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8C1"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Capital social</w:t>
            </w:r>
          </w:p>
        </w:tc>
        <w:tc>
          <w:tcPr>
            <w:tcW w:w="945" w:type="dxa"/>
            <w:noWrap/>
            <w:hideMark/>
          </w:tcPr>
          <w:p w14:paraId="211BE8C2"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1 000</w:t>
            </w:r>
          </w:p>
        </w:tc>
        <w:tc>
          <w:tcPr>
            <w:tcW w:w="945" w:type="dxa"/>
            <w:noWrap/>
            <w:hideMark/>
          </w:tcPr>
          <w:p w14:paraId="211BE8C3"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3 400</w:t>
            </w:r>
          </w:p>
        </w:tc>
        <w:tc>
          <w:tcPr>
            <w:tcW w:w="945" w:type="dxa"/>
            <w:noWrap/>
            <w:hideMark/>
          </w:tcPr>
          <w:p w14:paraId="211BE8C4"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3 400</w:t>
            </w:r>
          </w:p>
        </w:tc>
        <w:tc>
          <w:tcPr>
            <w:tcW w:w="785" w:type="dxa"/>
            <w:noWrap/>
            <w:hideMark/>
          </w:tcPr>
          <w:p w14:paraId="211BE8C5"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3 800</w:t>
            </w:r>
          </w:p>
        </w:tc>
        <w:tc>
          <w:tcPr>
            <w:tcW w:w="945" w:type="dxa"/>
            <w:noWrap/>
            <w:hideMark/>
          </w:tcPr>
          <w:p w14:paraId="211BE8C6"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3 800</w:t>
            </w:r>
          </w:p>
        </w:tc>
        <w:tc>
          <w:tcPr>
            <w:tcW w:w="1183" w:type="dxa"/>
            <w:noWrap/>
            <w:hideMark/>
          </w:tcPr>
          <w:p w14:paraId="211BE8C7"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3 800</w:t>
            </w:r>
          </w:p>
        </w:tc>
      </w:tr>
      <w:tr w:rsidR="006B6785" w:rsidRPr="00A01A6D" w14:paraId="211BE8D0"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8C9"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Prime d'émission</w:t>
            </w:r>
          </w:p>
        </w:tc>
        <w:tc>
          <w:tcPr>
            <w:tcW w:w="945" w:type="dxa"/>
            <w:noWrap/>
            <w:hideMark/>
          </w:tcPr>
          <w:p w14:paraId="211BE8CA"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0</w:t>
            </w:r>
          </w:p>
        </w:tc>
        <w:tc>
          <w:tcPr>
            <w:tcW w:w="945" w:type="dxa"/>
            <w:noWrap/>
            <w:hideMark/>
          </w:tcPr>
          <w:p w14:paraId="211BE8CB"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700</w:t>
            </w:r>
          </w:p>
        </w:tc>
        <w:tc>
          <w:tcPr>
            <w:tcW w:w="945" w:type="dxa"/>
            <w:noWrap/>
            <w:hideMark/>
          </w:tcPr>
          <w:p w14:paraId="211BE8CC"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700</w:t>
            </w:r>
          </w:p>
        </w:tc>
        <w:tc>
          <w:tcPr>
            <w:tcW w:w="785" w:type="dxa"/>
            <w:noWrap/>
            <w:hideMark/>
          </w:tcPr>
          <w:p w14:paraId="211BE8CD"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900</w:t>
            </w:r>
          </w:p>
        </w:tc>
        <w:tc>
          <w:tcPr>
            <w:tcW w:w="945" w:type="dxa"/>
            <w:noWrap/>
            <w:hideMark/>
          </w:tcPr>
          <w:p w14:paraId="211BE8CE"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900</w:t>
            </w:r>
          </w:p>
        </w:tc>
        <w:tc>
          <w:tcPr>
            <w:tcW w:w="1183" w:type="dxa"/>
            <w:noWrap/>
            <w:hideMark/>
          </w:tcPr>
          <w:p w14:paraId="211BE8CF"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900</w:t>
            </w:r>
          </w:p>
        </w:tc>
      </w:tr>
      <w:tr w:rsidR="006B6785" w:rsidRPr="00A01A6D" w14:paraId="211BE8D8"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8D1"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Apport initial et autres fonds propres</w:t>
            </w:r>
          </w:p>
        </w:tc>
        <w:tc>
          <w:tcPr>
            <w:tcW w:w="945" w:type="dxa"/>
            <w:noWrap/>
            <w:hideMark/>
          </w:tcPr>
          <w:p w14:paraId="211BE8D2"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945" w:type="dxa"/>
            <w:noWrap/>
            <w:hideMark/>
          </w:tcPr>
          <w:p w14:paraId="211BE8D3"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945" w:type="dxa"/>
            <w:noWrap/>
            <w:hideMark/>
          </w:tcPr>
          <w:p w14:paraId="211BE8D4"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785" w:type="dxa"/>
            <w:noWrap/>
            <w:hideMark/>
          </w:tcPr>
          <w:p w14:paraId="211BE8D5"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945" w:type="dxa"/>
            <w:noWrap/>
            <w:hideMark/>
          </w:tcPr>
          <w:p w14:paraId="211BE8D6"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1183" w:type="dxa"/>
            <w:noWrap/>
            <w:hideMark/>
          </w:tcPr>
          <w:p w14:paraId="211BE8D7"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r>
      <w:tr w:rsidR="006B6785" w:rsidRPr="00A01A6D" w14:paraId="211BE8E0"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8D9"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Réserves</w:t>
            </w:r>
          </w:p>
        </w:tc>
        <w:tc>
          <w:tcPr>
            <w:tcW w:w="945" w:type="dxa"/>
            <w:noWrap/>
            <w:hideMark/>
          </w:tcPr>
          <w:p w14:paraId="211BE8DA"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2 594</w:t>
            </w:r>
          </w:p>
        </w:tc>
        <w:tc>
          <w:tcPr>
            <w:tcW w:w="945" w:type="dxa"/>
            <w:noWrap/>
            <w:hideMark/>
          </w:tcPr>
          <w:p w14:paraId="211BE8DB"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2 093</w:t>
            </w:r>
          </w:p>
        </w:tc>
        <w:tc>
          <w:tcPr>
            <w:tcW w:w="945" w:type="dxa"/>
            <w:noWrap/>
            <w:hideMark/>
          </w:tcPr>
          <w:p w14:paraId="211BE8DC"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2 355</w:t>
            </w:r>
          </w:p>
        </w:tc>
        <w:tc>
          <w:tcPr>
            <w:tcW w:w="785" w:type="dxa"/>
            <w:noWrap/>
            <w:hideMark/>
          </w:tcPr>
          <w:p w14:paraId="211BE8DD"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2 879</w:t>
            </w:r>
          </w:p>
        </w:tc>
        <w:tc>
          <w:tcPr>
            <w:tcW w:w="945" w:type="dxa"/>
            <w:noWrap/>
            <w:hideMark/>
          </w:tcPr>
          <w:p w14:paraId="211BE8DE"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3 276</w:t>
            </w:r>
          </w:p>
        </w:tc>
        <w:tc>
          <w:tcPr>
            <w:tcW w:w="1183" w:type="dxa"/>
            <w:noWrap/>
            <w:hideMark/>
          </w:tcPr>
          <w:p w14:paraId="211BE8DF"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3 735</w:t>
            </w:r>
          </w:p>
        </w:tc>
      </w:tr>
      <w:tr w:rsidR="006B6785" w:rsidRPr="00A01A6D" w14:paraId="211BE8E8"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8E1"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Résultat latent sur instruments financiers</w:t>
            </w:r>
          </w:p>
        </w:tc>
        <w:tc>
          <w:tcPr>
            <w:tcW w:w="945" w:type="dxa"/>
            <w:noWrap/>
            <w:hideMark/>
          </w:tcPr>
          <w:p w14:paraId="211BE8E2"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326</w:t>
            </w:r>
          </w:p>
        </w:tc>
        <w:tc>
          <w:tcPr>
            <w:tcW w:w="945" w:type="dxa"/>
            <w:noWrap/>
            <w:hideMark/>
          </w:tcPr>
          <w:p w14:paraId="211BE8E3"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142</w:t>
            </w:r>
          </w:p>
        </w:tc>
        <w:tc>
          <w:tcPr>
            <w:tcW w:w="945" w:type="dxa"/>
            <w:noWrap/>
            <w:hideMark/>
          </w:tcPr>
          <w:p w14:paraId="211BE8E4"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581</w:t>
            </w:r>
          </w:p>
        </w:tc>
        <w:tc>
          <w:tcPr>
            <w:tcW w:w="785" w:type="dxa"/>
            <w:noWrap/>
            <w:hideMark/>
          </w:tcPr>
          <w:p w14:paraId="211BE8E5"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613</w:t>
            </w:r>
          </w:p>
        </w:tc>
        <w:tc>
          <w:tcPr>
            <w:tcW w:w="945" w:type="dxa"/>
            <w:noWrap/>
            <w:hideMark/>
          </w:tcPr>
          <w:p w14:paraId="211BE8E6"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888</w:t>
            </w:r>
          </w:p>
        </w:tc>
        <w:tc>
          <w:tcPr>
            <w:tcW w:w="1183" w:type="dxa"/>
            <w:noWrap/>
            <w:hideMark/>
          </w:tcPr>
          <w:p w14:paraId="211BE8E7"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952</w:t>
            </w:r>
          </w:p>
        </w:tc>
      </w:tr>
      <w:tr w:rsidR="006B6785" w:rsidRPr="00A01A6D" w14:paraId="211BE8F0"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8E9"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rPr>
              <w:t>Écarts</w:t>
            </w:r>
            <w:r w:rsidRPr="00A01A6D">
              <w:rPr>
                <w:rFonts w:ascii="Times New Roman" w:eastAsia="Calibri" w:hAnsi="Times New Roman" w:cs="Times New Roman"/>
                <w:sz w:val="17"/>
                <w:szCs w:val="17"/>
                <w:lang w:eastAsia="fr-FR"/>
              </w:rPr>
              <w:t xml:space="preserve"> actuariels sur avantages du personnel*</w:t>
            </w:r>
          </w:p>
        </w:tc>
        <w:tc>
          <w:tcPr>
            <w:tcW w:w="945" w:type="dxa"/>
            <w:noWrap/>
            <w:hideMark/>
          </w:tcPr>
          <w:p w14:paraId="211BE8EA"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945" w:type="dxa"/>
            <w:noWrap/>
            <w:hideMark/>
          </w:tcPr>
          <w:p w14:paraId="211BE8EB"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945" w:type="dxa"/>
            <w:noWrap/>
            <w:hideMark/>
          </w:tcPr>
          <w:p w14:paraId="211BE8EC"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785" w:type="dxa"/>
            <w:noWrap/>
            <w:hideMark/>
          </w:tcPr>
          <w:p w14:paraId="211BE8ED"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-80</w:t>
            </w:r>
          </w:p>
        </w:tc>
        <w:tc>
          <w:tcPr>
            <w:tcW w:w="945" w:type="dxa"/>
            <w:noWrap/>
            <w:hideMark/>
          </w:tcPr>
          <w:p w14:paraId="211BE8EE"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-198</w:t>
            </w:r>
          </w:p>
        </w:tc>
        <w:tc>
          <w:tcPr>
            <w:tcW w:w="1183" w:type="dxa"/>
            <w:noWrap/>
            <w:hideMark/>
          </w:tcPr>
          <w:p w14:paraId="211BE8EF"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-179</w:t>
            </w:r>
          </w:p>
        </w:tc>
      </w:tr>
      <w:tr w:rsidR="006B6785" w:rsidRPr="00A01A6D" w14:paraId="211BE8F8"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8F1"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Réserve de conversion</w:t>
            </w:r>
          </w:p>
        </w:tc>
        <w:tc>
          <w:tcPr>
            <w:tcW w:w="945" w:type="dxa"/>
            <w:noWrap/>
            <w:hideMark/>
          </w:tcPr>
          <w:p w14:paraId="211BE8F2"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-5</w:t>
            </w:r>
          </w:p>
        </w:tc>
        <w:tc>
          <w:tcPr>
            <w:tcW w:w="945" w:type="dxa"/>
            <w:noWrap/>
            <w:hideMark/>
          </w:tcPr>
          <w:p w14:paraId="211BE8F3"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-29</w:t>
            </w:r>
          </w:p>
        </w:tc>
        <w:tc>
          <w:tcPr>
            <w:tcW w:w="945" w:type="dxa"/>
            <w:noWrap/>
            <w:hideMark/>
          </w:tcPr>
          <w:p w14:paraId="211BE8F4"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-45</w:t>
            </w:r>
          </w:p>
        </w:tc>
        <w:tc>
          <w:tcPr>
            <w:tcW w:w="785" w:type="dxa"/>
            <w:noWrap/>
            <w:hideMark/>
          </w:tcPr>
          <w:p w14:paraId="211BE8F5"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-120</w:t>
            </w:r>
          </w:p>
        </w:tc>
        <w:tc>
          <w:tcPr>
            <w:tcW w:w="945" w:type="dxa"/>
            <w:noWrap/>
            <w:hideMark/>
          </w:tcPr>
          <w:p w14:paraId="211BE8F6"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-92</w:t>
            </w:r>
          </w:p>
        </w:tc>
        <w:tc>
          <w:tcPr>
            <w:tcW w:w="1183" w:type="dxa"/>
            <w:noWrap/>
            <w:hideMark/>
          </w:tcPr>
          <w:p w14:paraId="211BE8F7"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-121</w:t>
            </w:r>
          </w:p>
        </w:tc>
      </w:tr>
      <w:tr w:rsidR="006B6785" w:rsidRPr="00A01A6D" w14:paraId="211BE900"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8F9"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Résultat de l'exercice part du groupe</w:t>
            </w:r>
          </w:p>
        </w:tc>
        <w:tc>
          <w:tcPr>
            <w:tcW w:w="945" w:type="dxa"/>
            <w:noWrap/>
            <w:hideMark/>
          </w:tcPr>
          <w:p w14:paraId="211BE8FA"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550</w:t>
            </w:r>
          </w:p>
        </w:tc>
        <w:tc>
          <w:tcPr>
            <w:tcW w:w="945" w:type="dxa"/>
            <w:noWrap/>
            <w:hideMark/>
          </w:tcPr>
          <w:p w14:paraId="211BE8FB"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478</w:t>
            </w:r>
          </w:p>
        </w:tc>
        <w:tc>
          <w:tcPr>
            <w:tcW w:w="945" w:type="dxa"/>
            <w:noWrap/>
            <w:hideMark/>
          </w:tcPr>
          <w:p w14:paraId="211BE8FC"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479</w:t>
            </w:r>
          </w:p>
        </w:tc>
        <w:tc>
          <w:tcPr>
            <w:tcW w:w="785" w:type="dxa"/>
            <w:noWrap/>
            <w:hideMark/>
          </w:tcPr>
          <w:p w14:paraId="211BE8FD"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624</w:t>
            </w:r>
          </w:p>
        </w:tc>
        <w:tc>
          <w:tcPr>
            <w:tcW w:w="945" w:type="dxa"/>
            <w:noWrap/>
            <w:hideMark/>
          </w:tcPr>
          <w:p w14:paraId="211BE8FE"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513</w:t>
            </w:r>
          </w:p>
        </w:tc>
        <w:tc>
          <w:tcPr>
            <w:tcW w:w="1183" w:type="dxa"/>
            <w:noWrap/>
            <w:hideMark/>
          </w:tcPr>
          <w:p w14:paraId="211BE8FF"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636</w:t>
            </w:r>
          </w:p>
        </w:tc>
      </w:tr>
      <w:tr w:rsidR="006B6785" w:rsidRPr="00A01A6D" w14:paraId="211BE908"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901"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Capitaux propres part du groupe</w:t>
            </w:r>
          </w:p>
        </w:tc>
        <w:tc>
          <w:tcPr>
            <w:tcW w:w="945" w:type="dxa"/>
            <w:noWrap/>
            <w:hideMark/>
          </w:tcPr>
          <w:p w14:paraId="211BE902"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4 465</w:t>
            </w:r>
          </w:p>
        </w:tc>
        <w:tc>
          <w:tcPr>
            <w:tcW w:w="945" w:type="dxa"/>
            <w:noWrap/>
            <w:hideMark/>
          </w:tcPr>
          <w:p w14:paraId="211BE903"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6 783</w:t>
            </w:r>
          </w:p>
        </w:tc>
        <w:tc>
          <w:tcPr>
            <w:tcW w:w="945" w:type="dxa"/>
            <w:noWrap/>
            <w:hideMark/>
          </w:tcPr>
          <w:p w14:paraId="211BE904"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7 470</w:t>
            </w:r>
          </w:p>
        </w:tc>
        <w:tc>
          <w:tcPr>
            <w:tcW w:w="785" w:type="dxa"/>
            <w:noWrap/>
            <w:hideMark/>
          </w:tcPr>
          <w:p w14:paraId="211BE905"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8 615</w:t>
            </w:r>
          </w:p>
        </w:tc>
        <w:tc>
          <w:tcPr>
            <w:tcW w:w="945" w:type="dxa"/>
            <w:noWrap/>
            <w:hideMark/>
          </w:tcPr>
          <w:p w14:paraId="211BE906"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9 088</w:t>
            </w:r>
          </w:p>
        </w:tc>
        <w:tc>
          <w:tcPr>
            <w:tcW w:w="1183" w:type="dxa"/>
            <w:noWrap/>
            <w:hideMark/>
          </w:tcPr>
          <w:p w14:paraId="211BE907"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9 723</w:t>
            </w:r>
          </w:p>
        </w:tc>
      </w:tr>
      <w:tr w:rsidR="006B6785" w:rsidRPr="00A01A6D" w14:paraId="211BE910"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909"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intérêts minoritaires</w:t>
            </w:r>
          </w:p>
        </w:tc>
        <w:tc>
          <w:tcPr>
            <w:tcW w:w="945" w:type="dxa"/>
            <w:noWrap/>
            <w:hideMark/>
          </w:tcPr>
          <w:p w14:paraId="211BE90A"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18</w:t>
            </w:r>
          </w:p>
        </w:tc>
        <w:tc>
          <w:tcPr>
            <w:tcW w:w="945" w:type="dxa"/>
            <w:noWrap/>
            <w:hideMark/>
          </w:tcPr>
          <w:p w14:paraId="211BE90B"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3</w:t>
            </w:r>
          </w:p>
        </w:tc>
        <w:tc>
          <w:tcPr>
            <w:tcW w:w="945" w:type="dxa"/>
            <w:noWrap/>
            <w:hideMark/>
          </w:tcPr>
          <w:p w14:paraId="211BE90C"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65</w:t>
            </w:r>
          </w:p>
        </w:tc>
        <w:tc>
          <w:tcPr>
            <w:tcW w:w="785" w:type="dxa"/>
            <w:noWrap/>
            <w:hideMark/>
          </w:tcPr>
          <w:p w14:paraId="211BE90D"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235</w:t>
            </w:r>
          </w:p>
        </w:tc>
        <w:tc>
          <w:tcPr>
            <w:tcW w:w="945" w:type="dxa"/>
            <w:noWrap/>
            <w:hideMark/>
          </w:tcPr>
          <w:p w14:paraId="211BE90E"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270</w:t>
            </w:r>
          </w:p>
        </w:tc>
        <w:tc>
          <w:tcPr>
            <w:tcW w:w="1183" w:type="dxa"/>
            <w:noWrap/>
            <w:hideMark/>
          </w:tcPr>
          <w:p w14:paraId="211BE90F"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292</w:t>
            </w:r>
          </w:p>
        </w:tc>
      </w:tr>
      <w:tr w:rsidR="006B6785" w:rsidRPr="00A01A6D" w14:paraId="211BE918"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911"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Capitaux propres de l'ensemble consolidé</w:t>
            </w:r>
          </w:p>
        </w:tc>
        <w:tc>
          <w:tcPr>
            <w:tcW w:w="945" w:type="dxa"/>
            <w:noWrap/>
            <w:hideMark/>
          </w:tcPr>
          <w:p w14:paraId="211BE912"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4 483</w:t>
            </w:r>
          </w:p>
        </w:tc>
        <w:tc>
          <w:tcPr>
            <w:tcW w:w="945" w:type="dxa"/>
            <w:noWrap/>
            <w:hideMark/>
          </w:tcPr>
          <w:p w14:paraId="211BE913"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6 786</w:t>
            </w:r>
          </w:p>
        </w:tc>
        <w:tc>
          <w:tcPr>
            <w:tcW w:w="945" w:type="dxa"/>
            <w:noWrap/>
            <w:hideMark/>
          </w:tcPr>
          <w:p w14:paraId="211BE914"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7 535</w:t>
            </w:r>
          </w:p>
        </w:tc>
        <w:tc>
          <w:tcPr>
            <w:tcW w:w="785" w:type="dxa"/>
            <w:noWrap/>
            <w:hideMark/>
          </w:tcPr>
          <w:p w14:paraId="211BE915"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8 850</w:t>
            </w:r>
          </w:p>
        </w:tc>
        <w:tc>
          <w:tcPr>
            <w:tcW w:w="945" w:type="dxa"/>
            <w:noWrap/>
            <w:hideMark/>
          </w:tcPr>
          <w:p w14:paraId="211BE916"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9 358</w:t>
            </w:r>
          </w:p>
        </w:tc>
        <w:tc>
          <w:tcPr>
            <w:tcW w:w="1183" w:type="dxa"/>
            <w:noWrap/>
            <w:hideMark/>
          </w:tcPr>
          <w:p w14:paraId="211BE917"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10 015</w:t>
            </w:r>
          </w:p>
        </w:tc>
      </w:tr>
      <w:tr w:rsidR="006B6785" w:rsidRPr="00A01A6D" w14:paraId="211BE91A" w14:textId="77777777" w:rsidTr="001C0C7F">
        <w:trPr>
          <w:trHeight w:val="285"/>
        </w:trPr>
        <w:tc>
          <w:tcPr>
            <w:cnfStyle w:val="001000000000" w:firstRow="0" w:lastRow="0" w:firstColumn="1" w:lastColumn="0" w:oddVBand="0" w:evenVBand="0" w:oddHBand="0" w:evenHBand="0" w:firstRowFirstColumn="0" w:firstRowLastColumn="0" w:lastRowFirstColumn="0" w:lastRowLastColumn="0"/>
            <w:tcW w:w="7037" w:type="dxa"/>
            <w:gridSpan w:val="8"/>
            <w:noWrap/>
            <w:hideMark/>
          </w:tcPr>
          <w:p w14:paraId="211BE919" w14:textId="77777777" w:rsidR="006B6785" w:rsidRPr="00A01A6D" w:rsidRDefault="006B6785" w:rsidP="0014605E">
            <w:pPr>
              <w:keepNext/>
              <w:keepLines/>
              <w:ind w:firstLine="0"/>
              <w:jc w:val="center"/>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2.2 Passif non courant</w:t>
            </w:r>
          </w:p>
        </w:tc>
      </w:tr>
      <w:tr w:rsidR="006B6785" w:rsidRPr="00A01A6D" w14:paraId="211BE922"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91B"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Emprunts obligataires et dettes financières non courants</w:t>
            </w:r>
          </w:p>
        </w:tc>
        <w:tc>
          <w:tcPr>
            <w:tcW w:w="945" w:type="dxa"/>
            <w:noWrap/>
            <w:hideMark/>
          </w:tcPr>
          <w:p w14:paraId="211BE91C"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5 870</w:t>
            </w:r>
          </w:p>
        </w:tc>
        <w:tc>
          <w:tcPr>
            <w:tcW w:w="945" w:type="dxa"/>
            <w:noWrap/>
            <w:hideMark/>
          </w:tcPr>
          <w:p w14:paraId="211BE91D"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5 941</w:t>
            </w:r>
          </w:p>
        </w:tc>
        <w:tc>
          <w:tcPr>
            <w:tcW w:w="945" w:type="dxa"/>
            <w:noWrap/>
            <w:hideMark/>
          </w:tcPr>
          <w:p w14:paraId="211BE91E"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6 085</w:t>
            </w:r>
          </w:p>
        </w:tc>
        <w:tc>
          <w:tcPr>
            <w:tcW w:w="785" w:type="dxa"/>
            <w:noWrap/>
            <w:hideMark/>
          </w:tcPr>
          <w:p w14:paraId="211BE91F"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6 048</w:t>
            </w:r>
          </w:p>
        </w:tc>
        <w:tc>
          <w:tcPr>
            <w:tcW w:w="945" w:type="dxa"/>
            <w:noWrap/>
            <w:hideMark/>
          </w:tcPr>
          <w:p w14:paraId="211BE920"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6 120</w:t>
            </w:r>
          </w:p>
        </w:tc>
        <w:tc>
          <w:tcPr>
            <w:tcW w:w="1183" w:type="dxa"/>
            <w:noWrap/>
            <w:hideMark/>
          </w:tcPr>
          <w:p w14:paraId="211BE921"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5 968</w:t>
            </w:r>
          </w:p>
        </w:tc>
      </w:tr>
      <w:tr w:rsidR="006B6785" w:rsidRPr="00A01A6D" w14:paraId="211BE92A"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923"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Avantages du personnel - dette non courante</w:t>
            </w:r>
          </w:p>
        </w:tc>
        <w:tc>
          <w:tcPr>
            <w:tcW w:w="945" w:type="dxa"/>
            <w:noWrap/>
            <w:hideMark/>
          </w:tcPr>
          <w:p w14:paraId="211BE924"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1 650</w:t>
            </w:r>
          </w:p>
        </w:tc>
        <w:tc>
          <w:tcPr>
            <w:tcW w:w="945" w:type="dxa"/>
            <w:noWrap/>
            <w:hideMark/>
          </w:tcPr>
          <w:p w14:paraId="211BE925"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1 716</w:t>
            </w:r>
          </w:p>
        </w:tc>
        <w:tc>
          <w:tcPr>
            <w:tcW w:w="945" w:type="dxa"/>
            <w:noWrap/>
            <w:hideMark/>
          </w:tcPr>
          <w:p w14:paraId="211BE926"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1 713</w:t>
            </w:r>
          </w:p>
        </w:tc>
        <w:tc>
          <w:tcPr>
            <w:tcW w:w="785" w:type="dxa"/>
            <w:noWrap/>
            <w:hideMark/>
          </w:tcPr>
          <w:p w14:paraId="211BE927"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1 685</w:t>
            </w:r>
          </w:p>
        </w:tc>
        <w:tc>
          <w:tcPr>
            <w:tcW w:w="945" w:type="dxa"/>
            <w:noWrap/>
            <w:hideMark/>
          </w:tcPr>
          <w:p w14:paraId="211BE928"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1 912</w:t>
            </w:r>
          </w:p>
        </w:tc>
        <w:tc>
          <w:tcPr>
            <w:tcW w:w="1183" w:type="dxa"/>
            <w:noWrap/>
            <w:hideMark/>
          </w:tcPr>
          <w:p w14:paraId="211BE929"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2 093</w:t>
            </w:r>
          </w:p>
        </w:tc>
      </w:tr>
      <w:tr w:rsidR="006B6785" w:rsidRPr="00A01A6D" w14:paraId="211BE932"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92B"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Provisions pour risques et charges non courantes</w:t>
            </w:r>
          </w:p>
        </w:tc>
        <w:tc>
          <w:tcPr>
            <w:tcW w:w="945" w:type="dxa"/>
            <w:noWrap/>
            <w:hideMark/>
          </w:tcPr>
          <w:p w14:paraId="211BE92C"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137</w:t>
            </w:r>
          </w:p>
        </w:tc>
        <w:tc>
          <w:tcPr>
            <w:tcW w:w="945" w:type="dxa"/>
            <w:noWrap/>
            <w:hideMark/>
          </w:tcPr>
          <w:p w14:paraId="211BE92D"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94</w:t>
            </w:r>
          </w:p>
        </w:tc>
        <w:tc>
          <w:tcPr>
            <w:tcW w:w="945" w:type="dxa"/>
            <w:noWrap/>
            <w:hideMark/>
          </w:tcPr>
          <w:p w14:paraId="211BE92E"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90</w:t>
            </w:r>
          </w:p>
        </w:tc>
        <w:tc>
          <w:tcPr>
            <w:tcW w:w="785" w:type="dxa"/>
            <w:noWrap/>
            <w:hideMark/>
          </w:tcPr>
          <w:p w14:paraId="211BE92F"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114</w:t>
            </w:r>
          </w:p>
        </w:tc>
        <w:tc>
          <w:tcPr>
            <w:tcW w:w="945" w:type="dxa"/>
            <w:noWrap/>
            <w:hideMark/>
          </w:tcPr>
          <w:p w14:paraId="211BE930"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172</w:t>
            </w:r>
          </w:p>
        </w:tc>
        <w:tc>
          <w:tcPr>
            <w:tcW w:w="1183" w:type="dxa"/>
            <w:noWrap/>
            <w:hideMark/>
          </w:tcPr>
          <w:p w14:paraId="211BE931"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290</w:t>
            </w:r>
          </w:p>
        </w:tc>
      </w:tr>
      <w:tr w:rsidR="006B6785" w:rsidRPr="00A01A6D" w14:paraId="211BE93A"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933"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Impôts différés passifs</w:t>
            </w:r>
          </w:p>
        </w:tc>
        <w:tc>
          <w:tcPr>
            <w:tcW w:w="945" w:type="dxa"/>
            <w:noWrap/>
            <w:hideMark/>
          </w:tcPr>
          <w:p w14:paraId="211BE934"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79</w:t>
            </w:r>
          </w:p>
        </w:tc>
        <w:tc>
          <w:tcPr>
            <w:tcW w:w="945" w:type="dxa"/>
            <w:noWrap/>
            <w:hideMark/>
          </w:tcPr>
          <w:p w14:paraId="211BE935"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103</w:t>
            </w:r>
          </w:p>
        </w:tc>
        <w:tc>
          <w:tcPr>
            <w:tcW w:w="945" w:type="dxa"/>
            <w:noWrap/>
            <w:hideMark/>
          </w:tcPr>
          <w:p w14:paraId="211BE936"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142</w:t>
            </w:r>
          </w:p>
        </w:tc>
        <w:tc>
          <w:tcPr>
            <w:tcW w:w="785" w:type="dxa"/>
            <w:noWrap/>
            <w:hideMark/>
          </w:tcPr>
          <w:p w14:paraId="211BE937"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238</w:t>
            </w:r>
          </w:p>
        </w:tc>
        <w:tc>
          <w:tcPr>
            <w:tcW w:w="945" w:type="dxa"/>
            <w:noWrap/>
            <w:hideMark/>
          </w:tcPr>
          <w:p w14:paraId="211BE938"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309</w:t>
            </w:r>
          </w:p>
        </w:tc>
        <w:tc>
          <w:tcPr>
            <w:tcW w:w="1183" w:type="dxa"/>
            <w:noWrap/>
            <w:hideMark/>
          </w:tcPr>
          <w:p w14:paraId="211BE939"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293</w:t>
            </w:r>
          </w:p>
        </w:tc>
      </w:tr>
      <w:tr w:rsidR="006B6785" w:rsidRPr="00A01A6D" w14:paraId="211BE942"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93B"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Autres dettes non courantes</w:t>
            </w:r>
          </w:p>
        </w:tc>
        <w:tc>
          <w:tcPr>
            <w:tcW w:w="945" w:type="dxa"/>
            <w:noWrap/>
            <w:hideMark/>
          </w:tcPr>
          <w:p w14:paraId="211BE93C"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945" w:type="dxa"/>
            <w:noWrap/>
            <w:hideMark/>
          </w:tcPr>
          <w:p w14:paraId="211BE93D"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945" w:type="dxa"/>
            <w:noWrap/>
            <w:hideMark/>
          </w:tcPr>
          <w:p w14:paraId="211BE93E"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785" w:type="dxa"/>
            <w:noWrap/>
            <w:hideMark/>
          </w:tcPr>
          <w:p w14:paraId="211BE93F"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945" w:type="dxa"/>
            <w:noWrap/>
            <w:hideMark/>
          </w:tcPr>
          <w:p w14:paraId="211BE940"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1183" w:type="dxa"/>
            <w:noWrap/>
            <w:hideMark/>
          </w:tcPr>
          <w:p w14:paraId="211BE941"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r>
      <w:tr w:rsidR="006B6785" w:rsidRPr="00A01A6D" w14:paraId="211BE94A" w14:textId="77777777" w:rsidTr="001C0C7F">
        <w:trPr>
          <w:gridAfter w:val="1"/>
          <w:wAfter w:w="12" w:type="dxa"/>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943"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Total passif non courant</w:t>
            </w:r>
          </w:p>
        </w:tc>
        <w:tc>
          <w:tcPr>
            <w:tcW w:w="945" w:type="dxa"/>
            <w:noWrap/>
            <w:hideMark/>
          </w:tcPr>
          <w:p w14:paraId="211BE944"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7 735</w:t>
            </w:r>
          </w:p>
        </w:tc>
        <w:tc>
          <w:tcPr>
            <w:tcW w:w="945" w:type="dxa"/>
            <w:noWrap/>
            <w:hideMark/>
          </w:tcPr>
          <w:p w14:paraId="211BE945"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7 855</w:t>
            </w:r>
          </w:p>
        </w:tc>
        <w:tc>
          <w:tcPr>
            <w:tcW w:w="945" w:type="dxa"/>
            <w:noWrap/>
            <w:hideMark/>
          </w:tcPr>
          <w:p w14:paraId="211BE946"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8 032</w:t>
            </w:r>
          </w:p>
        </w:tc>
        <w:tc>
          <w:tcPr>
            <w:tcW w:w="785" w:type="dxa"/>
            <w:noWrap/>
            <w:hideMark/>
          </w:tcPr>
          <w:p w14:paraId="211BE947"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8 086</w:t>
            </w:r>
          </w:p>
        </w:tc>
        <w:tc>
          <w:tcPr>
            <w:tcW w:w="945" w:type="dxa"/>
            <w:noWrap/>
            <w:hideMark/>
          </w:tcPr>
          <w:p w14:paraId="211BE948"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8 513</w:t>
            </w:r>
          </w:p>
        </w:tc>
        <w:tc>
          <w:tcPr>
            <w:tcW w:w="1183" w:type="dxa"/>
            <w:noWrap/>
            <w:hideMark/>
          </w:tcPr>
          <w:p w14:paraId="211BE949"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8 644</w:t>
            </w:r>
          </w:p>
        </w:tc>
      </w:tr>
      <w:tr w:rsidR="006B6785" w:rsidRPr="00A01A6D" w14:paraId="211BE952" w14:textId="77777777" w:rsidTr="001C0C7F">
        <w:trPr>
          <w:gridAfter w:val="1"/>
          <w:wAfter w:w="12" w:type="dxa"/>
          <w:trHeight w:val="27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11BE94B" w14:textId="77777777" w:rsidR="006B6785" w:rsidRPr="00A01A6D" w:rsidRDefault="006B6785" w:rsidP="006C5A0B">
            <w:pPr>
              <w:keepNext/>
              <w:keepLines/>
              <w:spacing w:before="0" w:after="0"/>
              <w:ind w:firstLine="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Total capitaux propres + Passif non courant</w:t>
            </w:r>
          </w:p>
        </w:tc>
        <w:tc>
          <w:tcPr>
            <w:tcW w:w="945" w:type="dxa"/>
            <w:noWrap/>
            <w:hideMark/>
          </w:tcPr>
          <w:p w14:paraId="211BE94C"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12 218</w:t>
            </w:r>
          </w:p>
        </w:tc>
        <w:tc>
          <w:tcPr>
            <w:tcW w:w="945" w:type="dxa"/>
            <w:noWrap/>
            <w:hideMark/>
          </w:tcPr>
          <w:p w14:paraId="211BE94D"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14 641</w:t>
            </w:r>
          </w:p>
        </w:tc>
        <w:tc>
          <w:tcPr>
            <w:tcW w:w="945" w:type="dxa"/>
            <w:noWrap/>
            <w:hideMark/>
          </w:tcPr>
          <w:p w14:paraId="211BE94E"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15 667</w:t>
            </w:r>
          </w:p>
        </w:tc>
        <w:tc>
          <w:tcPr>
            <w:tcW w:w="785" w:type="dxa"/>
            <w:noWrap/>
            <w:hideMark/>
          </w:tcPr>
          <w:p w14:paraId="211BE94F"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16 936</w:t>
            </w:r>
          </w:p>
        </w:tc>
        <w:tc>
          <w:tcPr>
            <w:tcW w:w="945" w:type="dxa"/>
            <w:noWrap/>
            <w:hideMark/>
          </w:tcPr>
          <w:p w14:paraId="211BE950"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17 871</w:t>
            </w:r>
          </w:p>
        </w:tc>
        <w:tc>
          <w:tcPr>
            <w:tcW w:w="1183" w:type="dxa"/>
            <w:noWrap/>
            <w:hideMark/>
          </w:tcPr>
          <w:p w14:paraId="211BE951" w14:textId="77777777" w:rsidR="006B6785" w:rsidRPr="00A01A6D"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A01A6D">
              <w:rPr>
                <w:rFonts w:ascii="Times New Roman" w:eastAsia="Calibri" w:hAnsi="Times New Roman" w:cs="Times New Roman"/>
                <w:sz w:val="17"/>
                <w:szCs w:val="17"/>
                <w:lang w:eastAsia="fr-FR"/>
              </w:rPr>
              <w:t>18 659</w:t>
            </w:r>
          </w:p>
        </w:tc>
      </w:tr>
    </w:tbl>
    <w:p w14:paraId="211BE953" w14:textId="77777777" w:rsidR="006B6785" w:rsidRPr="00270E7A" w:rsidRDefault="006B6785" w:rsidP="006B6785">
      <w:pPr>
        <w:ind w:firstLine="709"/>
        <w:rPr>
          <w:rFonts w:ascii="Times New Roman" w:eastAsia="Times New Roman" w:hAnsi="Times New Roman" w:cs="Times New Roman"/>
          <w:i/>
          <w:sz w:val="20"/>
          <w:szCs w:val="20"/>
          <w:lang w:eastAsia="fr-FR"/>
        </w:rPr>
      </w:pPr>
      <w:r w:rsidRPr="00270E7A">
        <w:rPr>
          <w:rFonts w:ascii="Times New Roman" w:eastAsia="Times New Roman" w:hAnsi="Times New Roman" w:cs="Times New Roman"/>
          <w:i/>
          <w:sz w:val="20"/>
          <w:szCs w:val="20"/>
          <w:lang w:eastAsia="fr-FR"/>
        </w:rPr>
        <w:t>Source : rapports annuels publiés du groupe La Poste</w:t>
      </w:r>
    </w:p>
    <w:p w14:paraId="211BE954" w14:textId="77777777" w:rsidR="006B6785" w:rsidRPr="0054735A" w:rsidRDefault="006B6785" w:rsidP="006B6785">
      <w:pPr>
        <w:keepNext/>
        <w:rPr>
          <w:rFonts w:ascii="Times New Roman" w:eastAsia="Times New Roman" w:hAnsi="Times New Roman" w:cs="Times New Roman"/>
          <w:szCs w:val="21"/>
          <w:lang w:eastAsia="fr-FR"/>
        </w:rPr>
      </w:pPr>
      <w:r w:rsidRPr="0054735A">
        <w:rPr>
          <w:rFonts w:ascii="Times New Roman" w:eastAsia="Times New Roman" w:hAnsi="Times New Roman" w:cs="Times New Roman"/>
          <w:szCs w:val="21"/>
          <w:lang w:eastAsia="fr-FR"/>
        </w:rPr>
        <w:t>Les avantages au personnel du groupe se subdivisent en trois catégories :</w:t>
      </w:r>
    </w:p>
    <w:p w14:paraId="211BE955" w14:textId="3AEFFE92" w:rsidR="006B6785" w:rsidRPr="0054735A" w:rsidRDefault="006B6785" w:rsidP="006B6785">
      <w:pPr>
        <w:keepNext/>
        <w:numPr>
          <w:ilvl w:val="0"/>
          <w:numId w:val="44"/>
        </w:numPr>
        <w:spacing w:after="0"/>
        <w:rPr>
          <w:rFonts w:ascii="Times New Roman" w:eastAsia="Times New Roman" w:hAnsi="Times New Roman" w:cs="Times New Roman"/>
          <w:szCs w:val="21"/>
          <w:lang w:eastAsia="fr-FR"/>
        </w:rPr>
      </w:pPr>
      <w:r w:rsidRPr="0054735A">
        <w:rPr>
          <w:rFonts w:ascii="Times New Roman" w:eastAsia="Times New Roman" w:hAnsi="Times New Roman" w:cs="Times New Roman"/>
          <w:szCs w:val="21"/>
          <w:lang w:eastAsia="fr-FR"/>
        </w:rPr>
        <w:t>les avantages postérieurs à l’emploi, dont principalement</w:t>
      </w:r>
      <w:r>
        <w:rPr>
          <w:rFonts w:ascii="Times New Roman" w:eastAsia="Times New Roman" w:hAnsi="Times New Roman" w:cs="Times New Roman"/>
          <w:szCs w:val="21"/>
          <w:lang w:eastAsia="fr-FR"/>
        </w:rPr>
        <w:t> :</w:t>
      </w:r>
      <w:r w:rsidRPr="0054735A">
        <w:rPr>
          <w:rFonts w:ascii="Times New Roman" w:eastAsia="Times New Roman" w:hAnsi="Times New Roman" w:cs="Times New Roman"/>
          <w:szCs w:val="21"/>
          <w:lang w:eastAsia="fr-FR"/>
        </w:rPr>
        <w:t xml:space="preserve"> ceux accordés aux agents fonctionnaires de l’État hors retraite</w:t>
      </w:r>
      <w:r w:rsidRPr="0054735A">
        <w:rPr>
          <w:rFonts w:ascii="Times New Roman" w:eastAsia="Times New Roman" w:hAnsi="Times New Roman" w:cs="Times New Roman"/>
          <w:szCs w:val="21"/>
          <w:vertAlign w:val="superscript"/>
          <w:lang w:eastAsia="fr-FR"/>
        </w:rPr>
        <w:footnoteReference w:id="196"/>
      </w:r>
      <w:r w:rsidRPr="0054735A">
        <w:rPr>
          <w:rFonts w:ascii="Times New Roman" w:eastAsia="Times New Roman" w:hAnsi="Times New Roman" w:cs="Times New Roman"/>
          <w:szCs w:val="21"/>
          <w:lang w:eastAsia="fr-FR"/>
        </w:rPr>
        <w:t xml:space="preserve"> (511</w:t>
      </w:r>
      <w:r w:rsidR="00910CC8">
        <w:rPr>
          <w:rFonts w:ascii="Times New Roman" w:eastAsia="Times New Roman" w:hAnsi="Times New Roman" w:cs="Times New Roman"/>
          <w:szCs w:val="21"/>
          <w:lang w:eastAsia="fr-FR"/>
        </w:rPr>
        <w:t> </w:t>
      </w:r>
      <w:r w:rsidRPr="0054735A">
        <w:rPr>
          <w:rFonts w:ascii="Times New Roman" w:eastAsia="Times New Roman" w:hAnsi="Times New Roman" w:cs="Times New Roman"/>
          <w:szCs w:val="21"/>
          <w:lang w:eastAsia="fr-FR"/>
        </w:rPr>
        <w:t>M€ à fin 2015)</w:t>
      </w:r>
      <w:r>
        <w:rPr>
          <w:rFonts w:ascii="Times New Roman" w:eastAsia="Times New Roman" w:hAnsi="Times New Roman" w:cs="Times New Roman"/>
          <w:szCs w:val="21"/>
          <w:lang w:eastAsia="fr-FR"/>
        </w:rPr>
        <w:t> ;</w:t>
      </w:r>
      <w:r w:rsidRPr="0054735A">
        <w:rPr>
          <w:rFonts w:ascii="Times New Roman" w:eastAsia="Times New Roman" w:hAnsi="Times New Roman" w:cs="Times New Roman"/>
          <w:szCs w:val="21"/>
          <w:lang w:eastAsia="fr-FR"/>
        </w:rPr>
        <w:t xml:space="preserve"> ceux accordés au personnel contractuels du groupe au titre des indemnités de départ à la retraite (298 M€ à fin 2015)</w:t>
      </w:r>
      <w:r>
        <w:rPr>
          <w:rFonts w:ascii="Times New Roman" w:eastAsia="Times New Roman" w:hAnsi="Times New Roman" w:cs="Times New Roman"/>
          <w:szCs w:val="21"/>
          <w:lang w:eastAsia="fr-FR"/>
        </w:rPr>
        <w:t> ;</w:t>
      </w:r>
      <w:r w:rsidRPr="0054735A">
        <w:rPr>
          <w:rFonts w:ascii="Times New Roman" w:eastAsia="Times New Roman" w:hAnsi="Times New Roman" w:cs="Times New Roman"/>
          <w:szCs w:val="21"/>
          <w:lang w:eastAsia="fr-FR"/>
        </w:rPr>
        <w:t xml:space="preserve"> ceux relatifs au régime de retraite du personnel des filiales étrangères (68</w:t>
      </w:r>
      <w:r>
        <w:rPr>
          <w:rFonts w:ascii="Times New Roman" w:eastAsia="Times New Roman" w:hAnsi="Times New Roman" w:cs="Times New Roman"/>
          <w:szCs w:val="21"/>
          <w:lang w:eastAsia="fr-FR"/>
        </w:rPr>
        <w:t> </w:t>
      </w:r>
      <w:r w:rsidRPr="0054735A">
        <w:rPr>
          <w:rFonts w:ascii="Times New Roman" w:eastAsia="Times New Roman" w:hAnsi="Times New Roman" w:cs="Times New Roman"/>
          <w:szCs w:val="21"/>
          <w:lang w:eastAsia="fr-FR"/>
        </w:rPr>
        <w:t>M€ à fin 2015</w:t>
      </w:r>
      <w:r>
        <w:rPr>
          <w:rFonts w:ascii="Times New Roman" w:eastAsia="Times New Roman" w:hAnsi="Times New Roman" w:cs="Times New Roman"/>
          <w:szCs w:val="21"/>
          <w:lang w:eastAsia="fr-FR"/>
        </w:rPr>
        <w:t>,</w:t>
      </w:r>
      <w:r w:rsidRPr="0054735A">
        <w:rPr>
          <w:rFonts w:ascii="Times New Roman" w:eastAsia="Times New Roman" w:hAnsi="Times New Roman" w:cs="Times New Roman"/>
          <w:szCs w:val="21"/>
          <w:lang w:eastAsia="fr-FR"/>
        </w:rPr>
        <w:t xml:space="preserve"> concernant principalement Geopost) ;</w:t>
      </w:r>
    </w:p>
    <w:p w14:paraId="211BE956" w14:textId="2E334A72" w:rsidR="006B6785" w:rsidRPr="0054735A" w:rsidRDefault="006B6785" w:rsidP="006B6785">
      <w:pPr>
        <w:numPr>
          <w:ilvl w:val="0"/>
          <w:numId w:val="44"/>
        </w:numPr>
        <w:spacing w:after="0"/>
        <w:rPr>
          <w:rFonts w:ascii="Times New Roman" w:eastAsia="Times New Roman" w:hAnsi="Times New Roman" w:cs="Times New Roman"/>
          <w:szCs w:val="21"/>
          <w:lang w:eastAsia="fr-FR"/>
        </w:rPr>
      </w:pPr>
      <w:r w:rsidRPr="0054735A">
        <w:rPr>
          <w:rFonts w:ascii="Times New Roman" w:eastAsia="Times New Roman" w:hAnsi="Times New Roman" w:cs="Times New Roman"/>
          <w:szCs w:val="21"/>
          <w:lang w:eastAsia="fr-FR"/>
        </w:rPr>
        <w:t xml:space="preserve">les dispositifs d’aménagement de fin de carrière qui bénéficient principalement aux agents fonctionnaires de La Poste. Ces dispositifs </w:t>
      </w:r>
      <w:r>
        <w:rPr>
          <w:rFonts w:ascii="Times New Roman" w:eastAsia="Times New Roman" w:hAnsi="Times New Roman" w:cs="Times New Roman"/>
          <w:szCs w:val="21"/>
          <w:lang w:eastAsia="fr-FR"/>
        </w:rPr>
        <w:t xml:space="preserve">de cessation progressive d’activité </w:t>
      </w:r>
      <w:r w:rsidRPr="0054735A">
        <w:rPr>
          <w:rFonts w:ascii="Times New Roman" w:eastAsia="Times New Roman" w:hAnsi="Times New Roman" w:cs="Times New Roman"/>
          <w:szCs w:val="21"/>
          <w:lang w:eastAsia="fr-FR"/>
        </w:rPr>
        <w:t xml:space="preserve">sont accessibles aux personnes ayant atteint un âge variant entre 53 et 59 ans. </w:t>
      </w:r>
      <w:r w:rsidR="00C375EC">
        <w:rPr>
          <w:rFonts w:ascii="Times New Roman" w:eastAsia="Times New Roman" w:hAnsi="Times New Roman" w:cs="Times New Roman"/>
          <w:szCs w:val="21"/>
          <w:lang w:eastAsia="fr-FR"/>
        </w:rPr>
        <w:t>À</w:t>
      </w:r>
      <w:r w:rsidRPr="0054735A">
        <w:rPr>
          <w:rFonts w:ascii="Times New Roman" w:eastAsia="Times New Roman" w:hAnsi="Times New Roman" w:cs="Times New Roman"/>
          <w:szCs w:val="21"/>
          <w:lang w:eastAsia="fr-FR"/>
        </w:rPr>
        <w:t xml:space="preserve"> fin 2015, le total des provisions s’y rapportant s’élevait à 1 020 M€ ;</w:t>
      </w:r>
    </w:p>
    <w:p w14:paraId="211BE957" w14:textId="77777777" w:rsidR="006B6785" w:rsidRDefault="006B6785" w:rsidP="006B6785">
      <w:pPr>
        <w:numPr>
          <w:ilvl w:val="0"/>
          <w:numId w:val="44"/>
        </w:numPr>
        <w:spacing w:after="0"/>
        <w:rPr>
          <w:rFonts w:ascii="Times New Roman" w:eastAsia="Times New Roman" w:hAnsi="Times New Roman" w:cs="Times New Roman"/>
          <w:szCs w:val="21"/>
          <w:lang w:eastAsia="fr-FR"/>
        </w:rPr>
      </w:pPr>
      <w:r w:rsidRPr="0054735A">
        <w:rPr>
          <w:rFonts w:ascii="Times New Roman" w:eastAsia="Times New Roman" w:hAnsi="Times New Roman" w:cs="Times New Roman"/>
          <w:szCs w:val="21"/>
          <w:lang w:eastAsia="fr-FR"/>
        </w:rPr>
        <w:t>les « autres » avantages du personnel, dont les comptes épargne temps, les congés bonifiés et les congés longue maladie / longue durée (196 M€ à fin 2015).</w:t>
      </w:r>
    </w:p>
    <w:p w14:paraId="211BE958" w14:textId="77777777" w:rsidR="006B6785" w:rsidRPr="0054735A" w:rsidRDefault="006B6785" w:rsidP="006B6785">
      <w:pPr>
        <w:ind w:firstLine="709"/>
        <w:rPr>
          <w:rFonts w:ascii="Times New Roman" w:eastAsia="Times New Roman" w:hAnsi="Times New Roman" w:cs="Times New Roman"/>
          <w:szCs w:val="21"/>
          <w:lang w:eastAsia="fr-FR"/>
        </w:rPr>
      </w:pPr>
      <w:r w:rsidRPr="0054735A">
        <w:rPr>
          <w:rFonts w:ascii="Times New Roman" w:eastAsia="Times New Roman" w:hAnsi="Times New Roman" w:cs="Times New Roman"/>
          <w:szCs w:val="21"/>
          <w:lang w:eastAsia="fr-FR"/>
        </w:rPr>
        <w:t>En revanche, la dette financière du groupe n’a cru que de 98 M€, l’augmentation de capital ayant permis de limiter strictement le recours à l’endettement.</w:t>
      </w:r>
    </w:p>
    <w:p w14:paraId="211BE959" w14:textId="77777777" w:rsidR="006B6785" w:rsidRPr="007E23B3" w:rsidRDefault="006B6785" w:rsidP="006B6785">
      <w:pPr>
        <w:pStyle w:val="Sous-titre2"/>
        <w:numPr>
          <w:ilvl w:val="1"/>
          <w:numId w:val="45"/>
        </w:numPr>
      </w:pPr>
      <w:r w:rsidRPr="007E23B3">
        <w:t>L’actif et le passif courants</w:t>
      </w:r>
    </w:p>
    <w:p w14:paraId="211BE95A" w14:textId="77777777" w:rsidR="006B6785" w:rsidRPr="00A13925" w:rsidRDefault="006B6785" w:rsidP="006B6785">
      <w:pPr>
        <w:numPr>
          <w:ilvl w:val="0"/>
          <w:numId w:val="46"/>
        </w:numPr>
        <w:rPr>
          <w:rFonts w:ascii="Times New Roman" w:hAnsi="Times New Roman"/>
        </w:rPr>
      </w:pPr>
      <w:r w:rsidRPr="00A13925">
        <w:rPr>
          <w:rFonts w:ascii="Times New Roman" w:hAnsi="Times New Roman"/>
        </w:rPr>
        <w:t xml:space="preserve">Les provisions courantes </w:t>
      </w:r>
    </w:p>
    <w:p w14:paraId="211BE95B" w14:textId="77777777" w:rsidR="006B6785" w:rsidRPr="00AA4D46" w:rsidRDefault="006B6785" w:rsidP="006B6785">
      <w:pPr>
        <w:rPr>
          <w:rFonts w:ascii="Times New Roman" w:eastAsia="Times New Roman" w:hAnsi="Times New Roman" w:cs="Times New Roman"/>
          <w:szCs w:val="21"/>
          <w:lang w:eastAsia="fr-FR"/>
        </w:rPr>
      </w:pPr>
      <w:r w:rsidRPr="00AA4D46">
        <w:rPr>
          <w:rFonts w:ascii="Times New Roman" w:eastAsia="Times New Roman" w:hAnsi="Times New Roman" w:cs="Times New Roman"/>
          <w:szCs w:val="21"/>
          <w:lang w:eastAsia="fr-FR"/>
        </w:rPr>
        <w:t>Cette rubrique se subdivise en deux composantes :</w:t>
      </w:r>
    </w:p>
    <w:p w14:paraId="211BE95C" w14:textId="77777777" w:rsidR="006B6785" w:rsidRPr="00AA4D46" w:rsidRDefault="006B6785" w:rsidP="006B6785">
      <w:pPr>
        <w:numPr>
          <w:ilvl w:val="0"/>
          <w:numId w:val="44"/>
        </w:numPr>
        <w:spacing w:after="0"/>
        <w:rPr>
          <w:rFonts w:ascii="Times New Roman" w:eastAsia="Times New Roman" w:hAnsi="Times New Roman" w:cs="Times New Roman"/>
          <w:szCs w:val="21"/>
          <w:lang w:eastAsia="fr-FR"/>
        </w:rPr>
      </w:pPr>
      <w:r w:rsidRPr="00AA4D46">
        <w:rPr>
          <w:rFonts w:ascii="Times New Roman" w:eastAsia="Times New Roman" w:hAnsi="Times New Roman" w:cs="Times New Roman"/>
          <w:szCs w:val="21"/>
          <w:lang w:eastAsia="fr-FR"/>
        </w:rPr>
        <w:t>les provisions techniques des activités bancaires et d’assurance</w:t>
      </w:r>
    </w:p>
    <w:p w14:paraId="211BE95D" w14:textId="77777777" w:rsidR="006B6785" w:rsidRPr="00AA4D46" w:rsidRDefault="006B6785" w:rsidP="006B6785">
      <w:pPr>
        <w:numPr>
          <w:ilvl w:val="0"/>
          <w:numId w:val="44"/>
        </w:numPr>
        <w:spacing w:after="0"/>
        <w:rPr>
          <w:rFonts w:ascii="Times New Roman" w:eastAsia="Times New Roman" w:hAnsi="Times New Roman" w:cs="Times New Roman"/>
          <w:szCs w:val="21"/>
          <w:lang w:eastAsia="fr-FR"/>
        </w:rPr>
      </w:pPr>
      <w:r w:rsidRPr="00AA4D46">
        <w:rPr>
          <w:rFonts w:ascii="Times New Roman" w:eastAsia="Times New Roman" w:hAnsi="Times New Roman" w:cs="Times New Roman"/>
          <w:szCs w:val="21"/>
          <w:lang w:eastAsia="fr-FR"/>
        </w:rPr>
        <w:t>les autres provisions pour risques et charges</w:t>
      </w:r>
    </w:p>
    <w:p w14:paraId="211BE95E" w14:textId="77777777" w:rsidR="006B6785" w:rsidRPr="00270E7A" w:rsidRDefault="006B6785" w:rsidP="006B6785">
      <w:pPr>
        <w:ind w:left="360"/>
        <w:contextualSpacing/>
        <w:rPr>
          <w:rFonts w:ascii="Times New Roman" w:eastAsia="Times New Roman" w:hAnsi="Times New Roman" w:cs="Times New Roman"/>
          <w:sz w:val="24"/>
          <w:szCs w:val="24"/>
          <w:lang w:eastAsia="fr-FR"/>
        </w:rPr>
      </w:pPr>
    </w:p>
    <w:tbl>
      <w:tblPr>
        <w:tblStyle w:val="TABLEAURAPPORTPUBLICTHMATIQUE"/>
        <w:tblW w:w="6052" w:type="dxa"/>
        <w:tblLayout w:type="fixed"/>
        <w:tblLook w:val="04A0" w:firstRow="1" w:lastRow="0" w:firstColumn="1" w:lastColumn="0" w:noHBand="0" w:noVBand="1"/>
      </w:tblPr>
      <w:tblGrid>
        <w:gridCol w:w="1716"/>
        <w:gridCol w:w="619"/>
        <w:gridCol w:w="619"/>
        <w:gridCol w:w="620"/>
        <w:gridCol w:w="619"/>
        <w:gridCol w:w="620"/>
        <w:gridCol w:w="619"/>
        <w:gridCol w:w="620"/>
      </w:tblGrid>
      <w:tr w:rsidR="006B6785" w:rsidRPr="00B538BA" w14:paraId="211BE968" w14:textId="77777777" w:rsidTr="004970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6" w:type="dxa"/>
            <w:noWrap/>
            <w:hideMark/>
          </w:tcPr>
          <w:p w14:paraId="211BE95F" w14:textId="77777777" w:rsidR="006B6785" w:rsidRPr="00497097" w:rsidRDefault="006B6785" w:rsidP="006C5A0B">
            <w:pPr>
              <w:keepLines/>
              <w:spacing w:before="0" w:after="0"/>
              <w:ind w:firstLine="0"/>
              <w:jc w:val="center"/>
              <w:rPr>
                <w:rFonts w:ascii="Times New Roman" w:eastAsia="Calibri" w:hAnsi="Times New Roman" w:cs="Times New Roman"/>
                <w:i w:val="0"/>
                <w:color w:val="000000" w:themeColor="text1"/>
                <w:sz w:val="17"/>
                <w:szCs w:val="17"/>
                <w:lang w:eastAsia="fr-FR"/>
              </w:rPr>
            </w:pPr>
            <w:r w:rsidRPr="00497097">
              <w:rPr>
                <w:rFonts w:ascii="Times New Roman" w:eastAsia="Calibri" w:hAnsi="Times New Roman" w:cs="Times New Roman"/>
                <w:i w:val="0"/>
                <w:color w:val="000000" w:themeColor="text1"/>
                <w:sz w:val="17"/>
                <w:szCs w:val="17"/>
                <w:lang w:eastAsia="fr-FR"/>
              </w:rPr>
              <w:t>Les provisions courantes en M€</w:t>
            </w:r>
          </w:p>
        </w:tc>
        <w:tc>
          <w:tcPr>
            <w:tcW w:w="619" w:type="dxa"/>
            <w:noWrap/>
            <w:hideMark/>
          </w:tcPr>
          <w:p w14:paraId="211BE960"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eastAsia="fr-FR"/>
              </w:rPr>
            </w:pPr>
            <w:r w:rsidRPr="00150EBD">
              <w:rPr>
                <w:rFonts w:ascii="Times New Roman" w:eastAsia="Calibri" w:hAnsi="Times New Roman" w:cs="Times New Roman"/>
                <w:color w:val="000000" w:themeColor="text1"/>
                <w:sz w:val="17"/>
                <w:szCs w:val="17"/>
                <w:lang w:val="en-US" w:eastAsia="fr-FR"/>
              </w:rPr>
              <w:t>2010</w:t>
            </w:r>
          </w:p>
        </w:tc>
        <w:tc>
          <w:tcPr>
            <w:tcW w:w="619" w:type="dxa"/>
            <w:noWrap/>
            <w:hideMark/>
          </w:tcPr>
          <w:p w14:paraId="211BE961"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eastAsia="fr-FR"/>
              </w:rPr>
            </w:pPr>
            <w:r w:rsidRPr="00150EBD">
              <w:rPr>
                <w:rFonts w:ascii="Times New Roman" w:eastAsia="Calibri" w:hAnsi="Times New Roman" w:cs="Times New Roman"/>
                <w:color w:val="000000" w:themeColor="text1"/>
                <w:sz w:val="17"/>
                <w:szCs w:val="17"/>
                <w:lang w:val="en-US" w:eastAsia="fr-FR"/>
              </w:rPr>
              <w:t>2011</w:t>
            </w:r>
          </w:p>
        </w:tc>
        <w:tc>
          <w:tcPr>
            <w:tcW w:w="620" w:type="dxa"/>
            <w:noWrap/>
            <w:hideMark/>
          </w:tcPr>
          <w:p w14:paraId="211BE962"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eastAsia="fr-FR"/>
              </w:rPr>
            </w:pPr>
            <w:r w:rsidRPr="00150EBD">
              <w:rPr>
                <w:rFonts w:ascii="Times New Roman" w:eastAsia="Calibri" w:hAnsi="Times New Roman" w:cs="Times New Roman"/>
                <w:color w:val="000000" w:themeColor="text1"/>
                <w:sz w:val="17"/>
                <w:szCs w:val="17"/>
                <w:lang w:val="en-US" w:eastAsia="fr-FR"/>
              </w:rPr>
              <w:t>2012</w:t>
            </w:r>
          </w:p>
        </w:tc>
        <w:tc>
          <w:tcPr>
            <w:tcW w:w="619" w:type="dxa"/>
            <w:noWrap/>
            <w:hideMark/>
          </w:tcPr>
          <w:p w14:paraId="211BE963"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eastAsia="fr-FR"/>
              </w:rPr>
            </w:pPr>
            <w:r w:rsidRPr="00150EBD">
              <w:rPr>
                <w:rFonts w:ascii="Times New Roman" w:eastAsia="Calibri" w:hAnsi="Times New Roman" w:cs="Times New Roman"/>
                <w:color w:val="000000" w:themeColor="text1"/>
                <w:sz w:val="17"/>
                <w:szCs w:val="17"/>
                <w:lang w:val="en-US" w:eastAsia="fr-FR"/>
              </w:rPr>
              <w:t>2013</w:t>
            </w:r>
          </w:p>
        </w:tc>
        <w:tc>
          <w:tcPr>
            <w:tcW w:w="620" w:type="dxa"/>
            <w:noWrap/>
            <w:hideMark/>
          </w:tcPr>
          <w:p w14:paraId="211BE964"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rPr>
            </w:pPr>
            <w:r w:rsidRPr="00150EBD">
              <w:rPr>
                <w:rFonts w:ascii="Times New Roman" w:eastAsia="Calibri" w:hAnsi="Times New Roman" w:cs="Times New Roman"/>
                <w:color w:val="000000" w:themeColor="text1"/>
                <w:sz w:val="17"/>
                <w:szCs w:val="17"/>
                <w:lang w:val="en-US" w:eastAsia="fr-FR"/>
              </w:rPr>
              <w:t>2013</w:t>
            </w:r>
          </w:p>
          <w:p w14:paraId="211BE965"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eastAsia="fr-FR"/>
              </w:rPr>
            </w:pPr>
            <w:r w:rsidRPr="00150EBD">
              <w:rPr>
                <w:rFonts w:ascii="Times New Roman" w:eastAsia="Calibri" w:hAnsi="Times New Roman" w:cs="Times New Roman"/>
                <w:color w:val="000000" w:themeColor="text1"/>
                <w:sz w:val="17"/>
                <w:szCs w:val="17"/>
                <w:lang w:val="en-US" w:eastAsia="fr-FR"/>
              </w:rPr>
              <w:t>PF 2014</w:t>
            </w:r>
          </w:p>
        </w:tc>
        <w:tc>
          <w:tcPr>
            <w:tcW w:w="619" w:type="dxa"/>
            <w:noWrap/>
            <w:hideMark/>
          </w:tcPr>
          <w:p w14:paraId="211BE966"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eastAsia="fr-FR"/>
              </w:rPr>
            </w:pPr>
            <w:r w:rsidRPr="00150EBD">
              <w:rPr>
                <w:rFonts w:ascii="Times New Roman" w:eastAsia="Calibri" w:hAnsi="Times New Roman" w:cs="Times New Roman"/>
                <w:color w:val="000000" w:themeColor="text1"/>
                <w:sz w:val="17"/>
                <w:szCs w:val="17"/>
                <w:lang w:val="en-US" w:eastAsia="fr-FR"/>
              </w:rPr>
              <w:t>2014</w:t>
            </w:r>
          </w:p>
        </w:tc>
        <w:tc>
          <w:tcPr>
            <w:tcW w:w="620" w:type="dxa"/>
            <w:noWrap/>
            <w:hideMark/>
          </w:tcPr>
          <w:p w14:paraId="211BE967"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eastAsia="fr-FR"/>
              </w:rPr>
            </w:pPr>
            <w:r w:rsidRPr="00150EBD">
              <w:rPr>
                <w:rFonts w:ascii="Times New Roman" w:eastAsia="Calibri" w:hAnsi="Times New Roman" w:cs="Times New Roman"/>
                <w:color w:val="000000" w:themeColor="text1"/>
                <w:sz w:val="17"/>
                <w:szCs w:val="17"/>
                <w:lang w:val="en-US" w:eastAsia="fr-FR"/>
              </w:rPr>
              <w:t>2015</w:t>
            </w:r>
          </w:p>
        </w:tc>
      </w:tr>
      <w:tr w:rsidR="006B6785" w:rsidRPr="00B538BA" w14:paraId="211BE971"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716" w:type="dxa"/>
            <w:noWrap/>
            <w:hideMark/>
          </w:tcPr>
          <w:p w14:paraId="211BE969" w14:textId="77777777" w:rsidR="006B6785" w:rsidRPr="00B538BA" w:rsidRDefault="006B6785" w:rsidP="006C5A0B">
            <w:pPr>
              <w:keepNext/>
              <w:keepLines/>
              <w:spacing w:before="0" w:after="0"/>
              <w:ind w:firstLine="0"/>
              <w:jc w:val="left"/>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I. Provisions spécifiques aux activités bancaires et d'assurance</w:t>
            </w:r>
          </w:p>
        </w:tc>
        <w:tc>
          <w:tcPr>
            <w:tcW w:w="619" w:type="dxa"/>
            <w:noWrap/>
            <w:hideMark/>
          </w:tcPr>
          <w:p w14:paraId="211BE96A"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662</w:t>
            </w:r>
          </w:p>
        </w:tc>
        <w:tc>
          <w:tcPr>
            <w:tcW w:w="619" w:type="dxa"/>
            <w:noWrap/>
            <w:hideMark/>
          </w:tcPr>
          <w:p w14:paraId="211BE96B"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724</w:t>
            </w:r>
          </w:p>
        </w:tc>
        <w:tc>
          <w:tcPr>
            <w:tcW w:w="620" w:type="dxa"/>
            <w:noWrap/>
            <w:hideMark/>
          </w:tcPr>
          <w:p w14:paraId="211BE96C"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1 005</w:t>
            </w:r>
          </w:p>
        </w:tc>
        <w:tc>
          <w:tcPr>
            <w:tcW w:w="619" w:type="dxa"/>
            <w:noWrap/>
            <w:hideMark/>
          </w:tcPr>
          <w:p w14:paraId="211BE96D"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1 126</w:t>
            </w:r>
          </w:p>
        </w:tc>
        <w:tc>
          <w:tcPr>
            <w:tcW w:w="620" w:type="dxa"/>
            <w:noWrap/>
            <w:hideMark/>
          </w:tcPr>
          <w:p w14:paraId="211BE96E"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1 802</w:t>
            </w:r>
          </w:p>
        </w:tc>
        <w:tc>
          <w:tcPr>
            <w:tcW w:w="619" w:type="dxa"/>
            <w:noWrap/>
            <w:hideMark/>
          </w:tcPr>
          <w:p w14:paraId="211BE96F"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2 228</w:t>
            </w:r>
          </w:p>
        </w:tc>
        <w:tc>
          <w:tcPr>
            <w:tcW w:w="620" w:type="dxa"/>
            <w:noWrap/>
            <w:hideMark/>
          </w:tcPr>
          <w:p w14:paraId="211BE970"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2 513</w:t>
            </w:r>
          </w:p>
        </w:tc>
      </w:tr>
      <w:tr w:rsidR="006B6785" w:rsidRPr="00B538BA" w14:paraId="211BE97A"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716" w:type="dxa"/>
            <w:noWrap/>
            <w:hideMark/>
          </w:tcPr>
          <w:p w14:paraId="211BE972" w14:textId="67BCEF8E" w:rsidR="006B6785" w:rsidRPr="00B538BA" w:rsidRDefault="006B6785" w:rsidP="00165A22">
            <w:pPr>
              <w:keepNext/>
              <w:keepLines/>
              <w:spacing w:before="0" w:after="0"/>
              <w:ind w:firstLine="0"/>
              <w:jc w:val="left"/>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Provision pour risque</w:t>
            </w:r>
            <w:r w:rsidR="00165A22">
              <w:rPr>
                <w:rFonts w:ascii="Times New Roman" w:eastAsia="Calibri" w:hAnsi="Times New Roman" w:cs="Times New Roman"/>
                <w:sz w:val="17"/>
                <w:szCs w:val="17"/>
                <w:lang w:eastAsia="fr-FR"/>
              </w:rPr>
              <w:t xml:space="preserve"> </w:t>
            </w:r>
            <w:r w:rsidRPr="00B538BA">
              <w:rPr>
                <w:rFonts w:ascii="Times New Roman" w:eastAsia="Calibri" w:hAnsi="Times New Roman" w:cs="Times New Roman"/>
                <w:sz w:val="17"/>
                <w:szCs w:val="17"/>
                <w:lang w:eastAsia="fr-FR"/>
              </w:rPr>
              <w:t>épargne logement</w:t>
            </w:r>
          </w:p>
        </w:tc>
        <w:tc>
          <w:tcPr>
            <w:tcW w:w="619" w:type="dxa"/>
            <w:noWrap/>
            <w:hideMark/>
          </w:tcPr>
          <w:p w14:paraId="211BE973"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211</w:t>
            </w:r>
          </w:p>
        </w:tc>
        <w:tc>
          <w:tcPr>
            <w:tcW w:w="619" w:type="dxa"/>
            <w:noWrap/>
            <w:hideMark/>
          </w:tcPr>
          <w:p w14:paraId="211BE974"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194</w:t>
            </w:r>
          </w:p>
        </w:tc>
        <w:tc>
          <w:tcPr>
            <w:tcW w:w="620" w:type="dxa"/>
            <w:noWrap/>
            <w:hideMark/>
          </w:tcPr>
          <w:p w14:paraId="211BE975"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331</w:t>
            </w:r>
          </w:p>
        </w:tc>
        <w:tc>
          <w:tcPr>
            <w:tcW w:w="619" w:type="dxa"/>
            <w:noWrap/>
            <w:hideMark/>
          </w:tcPr>
          <w:p w14:paraId="211BE976"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309</w:t>
            </w:r>
          </w:p>
        </w:tc>
        <w:tc>
          <w:tcPr>
            <w:tcW w:w="620" w:type="dxa"/>
            <w:noWrap/>
            <w:hideMark/>
          </w:tcPr>
          <w:p w14:paraId="211BE977"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309</w:t>
            </w:r>
          </w:p>
        </w:tc>
        <w:tc>
          <w:tcPr>
            <w:tcW w:w="619" w:type="dxa"/>
            <w:noWrap/>
            <w:hideMark/>
          </w:tcPr>
          <w:p w14:paraId="211BE978"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440</w:t>
            </w:r>
          </w:p>
        </w:tc>
        <w:tc>
          <w:tcPr>
            <w:tcW w:w="620" w:type="dxa"/>
            <w:noWrap/>
            <w:hideMark/>
          </w:tcPr>
          <w:p w14:paraId="211BE979"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504</w:t>
            </w:r>
          </w:p>
        </w:tc>
      </w:tr>
      <w:tr w:rsidR="006B6785" w:rsidRPr="00B538BA" w14:paraId="211BE983"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716" w:type="dxa"/>
            <w:noWrap/>
            <w:hideMark/>
          </w:tcPr>
          <w:p w14:paraId="211BE97B" w14:textId="77777777" w:rsidR="006B6785" w:rsidRPr="00B538BA" w:rsidRDefault="006B6785" w:rsidP="006C5A0B">
            <w:pPr>
              <w:keepNext/>
              <w:keepLines/>
              <w:spacing w:before="0" w:after="0"/>
              <w:ind w:firstLine="0"/>
              <w:jc w:val="left"/>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Provisions techniques d'assurance</w:t>
            </w:r>
          </w:p>
        </w:tc>
        <w:tc>
          <w:tcPr>
            <w:tcW w:w="619" w:type="dxa"/>
            <w:noWrap/>
            <w:hideMark/>
          </w:tcPr>
          <w:p w14:paraId="211BE97C"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451</w:t>
            </w:r>
          </w:p>
        </w:tc>
        <w:tc>
          <w:tcPr>
            <w:tcW w:w="619" w:type="dxa"/>
            <w:noWrap/>
            <w:hideMark/>
          </w:tcPr>
          <w:p w14:paraId="211BE97D"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530</w:t>
            </w:r>
          </w:p>
        </w:tc>
        <w:tc>
          <w:tcPr>
            <w:tcW w:w="620" w:type="dxa"/>
            <w:noWrap/>
            <w:hideMark/>
          </w:tcPr>
          <w:p w14:paraId="211BE97E"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674</w:t>
            </w:r>
          </w:p>
        </w:tc>
        <w:tc>
          <w:tcPr>
            <w:tcW w:w="619" w:type="dxa"/>
            <w:noWrap/>
            <w:hideMark/>
          </w:tcPr>
          <w:p w14:paraId="211BE97F"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817</w:t>
            </w:r>
          </w:p>
        </w:tc>
        <w:tc>
          <w:tcPr>
            <w:tcW w:w="620" w:type="dxa"/>
            <w:noWrap/>
            <w:hideMark/>
          </w:tcPr>
          <w:p w14:paraId="211BE980"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1 494</w:t>
            </w:r>
          </w:p>
        </w:tc>
        <w:tc>
          <w:tcPr>
            <w:tcW w:w="619" w:type="dxa"/>
            <w:noWrap/>
            <w:hideMark/>
          </w:tcPr>
          <w:p w14:paraId="211BE981"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1 787</w:t>
            </w:r>
          </w:p>
        </w:tc>
        <w:tc>
          <w:tcPr>
            <w:tcW w:w="620" w:type="dxa"/>
            <w:noWrap/>
            <w:hideMark/>
          </w:tcPr>
          <w:p w14:paraId="211BE982"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2 009</w:t>
            </w:r>
          </w:p>
        </w:tc>
      </w:tr>
      <w:tr w:rsidR="006B6785" w:rsidRPr="00B538BA" w14:paraId="211BE98C"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716" w:type="dxa"/>
            <w:noWrap/>
            <w:hideMark/>
          </w:tcPr>
          <w:p w14:paraId="211BE984" w14:textId="77777777" w:rsidR="006B6785" w:rsidRPr="00B538BA" w:rsidRDefault="006B6785" w:rsidP="006C5A0B">
            <w:pPr>
              <w:keepNext/>
              <w:keepLines/>
              <w:spacing w:before="0" w:after="0"/>
              <w:ind w:firstLine="0"/>
              <w:jc w:val="left"/>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2. Les autres provisions pour risques et charges</w:t>
            </w:r>
          </w:p>
        </w:tc>
        <w:tc>
          <w:tcPr>
            <w:tcW w:w="619" w:type="dxa"/>
            <w:noWrap/>
            <w:hideMark/>
          </w:tcPr>
          <w:p w14:paraId="211BE985"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227</w:t>
            </w:r>
          </w:p>
        </w:tc>
        <w:tc>
          <w:tcPr>
            <w:tcW w:w="619" w:type="dxa"/>
            <w:noWrap/>
            <w:hideMark/>
          </w:tcPr>
          <w:p w14:paraId="211BE986"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371</w:t>
            </w:r>
          </w:p>
        </w:tc>
        <w:tc>
          <w:tcPr>
            <w:tcW w:w="620" w:type="dxa"/>
            <w:noWrap/>
            <w:hideMark/>
          </w:tcPr>
          <w:p w14:paraId="211BE987"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385</w:t>
            </w:r>
          </w:p>
        </w:tc>
        <w:tc>
          <w:tcPr>
            <w:tcW w:w="619" w:type="dxa"/>
            <w:noWrap/>
            <w:hideMark/>
          </w:tcPr>
          <w:p w14:paraId="211BE988"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540</w:t>
            </w:r>
          </w:p>
        </w:tc>
        <w:tc>
          <w:tcPr>
            <w:tcW w:w="620" w:type="dxa"/>
            <w:noWrap/>
            <w:hideMark/>
          </w:tcPr>
          <w:p w14:paraId="211BE989"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538</w:t>
            </w:r>
          </w:p>
        </w:tc>
        <w:tc>
          <w:tcPr>
            <w:tcW w:w="619" w:type="dxa"/>
            <w:noWrap/>
            <w:hideMark/>
          </w:tcPr>
          <w:p w14:paraId="211BE98A"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585</w:t>
            </w:r>
          </w:p>
        </w:tc>
        <w:tc>
          <w:tcPr>
            <w:tcW w:w="620" w:type="dxa"/>
            <w:noWrap/>
            <w:hideMark/>
          </w:tcPr>
          <w:p w14:paraId="211BE98B"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616</w:t>
            </w:r>
          </w:p>
        </w:tc>
      </w:tr>
      <w:tr w:rsidR="006B6785" w:rsidRPr="00B538BA" w14:paraId="211BE995"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716" w:type="dxa"/>
            <w:noWrap/>
            <w:hideMark/>
          </w:tcPr>
          <w:p w14:paraId="211BE98D" w14:textId="77777777" w:rsidR="006B6785" w:rsidRPr="00B538BA" w:rsidRDefault="006B6785" w:rsidP="006C5A0B">
            <w:pPr>
              <w:keepNext/>
              <w:keepLines/>
              <w:spacing w:before="0" w:after="0"/>
              <w:ind w:firstLine="0"/>
              <w:jc w:val="left"/>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Litiges sociaux</w:t>
            </w:r>
          </w:p>
        </w:tc>
        <w:tc>
          <w:tcPr>
            <w:tcW w:w="619" w:type="dxa"/>
            <w:noWrap/>
            <w:hideMark/>
          </w:tcPr>
          <w:p w14:paraId="211BE98E"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40</w:t>
            </w:r>
          </w:p>
        </w:tc>
        <w:tc>
          <w:tcPr>
            <w:tcW w:w="619" w:type="dxa"/>
            <w:noWrap/>
            <w:hideMark/>
          </w:tcPr>
          <w:p w14:paraId="211BE98F"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52</w:t>
            </w:r>
          </w:p>
        </w:tc>
        <w:tc>
          <w:tcPr>
            <w:tcW w:w="620" w:type="dxa"/>
            <w:noWrap/>
            <w:hideMark/>
          </w:tcPr>
          <w:p w14:paraId="211BE990"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49</w:t>
            </w:r>
          </w:p>
        </w:tc>
        <w:tc>
          <w:tcPr>
            <w:tcW w:w="619" w:type="dxa"/>
            <w:noWrap/>
            <w:hideMark/>
          </w:tcPr>
          <w:p w14:paraId="211BE991"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53</w:t>
            </w:r>
          </w:p>
        </w:tc>
        <w:tc>
          <w:tcPr>
            <w:tcW w:w="620" w:type="dxa"/>
            <w:noWrap/>
            <w:hideMark/>
          </w:tcPr>
          <w:p w14:paraId="211BE992"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53</w:t>
            </w:r>
          </w:p>
        </w:tc>
        <w:tc>
          <w:tcPr>
            <w:tcW w:w="619" w:type="dxa"/>
            <w:noWrap/>
            <w:hideMark/>
          </w:tcPr>
          <w:p w14:paraId="211BE993"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43</w:t>
            </w:r>
          </w:p>
        </w:tc>
        <w:tc>
          <w:tcPr>
            <w:tcW w:w="620" w:type="dxa"/>
            <w:noWrap/>
            <w:hideMark/>
          </w:tcPr>
          <w:p w14:paraId="211BE994"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40</w:t>
            </w:r>
          </w:p>
        </w:tc>
      </w:tr>
      <w:tr w:rsidR="006B6785" w:rsidRPr="00B538BA" w14:paraId="211BE99E"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716" w:type="dxa"/>
            <w:noWrap/>
            <w:hideMark/>
          </w:tcPr>
          <w:p w14:paraId="211BE996" w14:textId="77777777" w:rsidR="006B6785" w:rsidRPr="00B538BA" w:rsidRDefault="006B6785" w:rsidP="006C5A0B">
            <w:pPr>
              <w:keepNext/>
              <w:keepLines/>
              <w:spacing w:before="0" w:after="0"/>
              <w:ind w:firstLine="0"/>
              <w:jc w:val="left"/>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Autres litiges</w:t>
            </w:r>
          </w:p>
        </w:tc>
        <w:tc>
          <w:tcPr>
            <w:tcW w:w="619" w:type="dxa"/>
            <w:noWrap/>
            <w:hideMark/>
          </w:tcPr>
          <w:p w14:paraId="211BE997"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40</w:t>
            </w:r>
          </w:p>
        </w:tc>
        <w:tc>
          <w:tcPr>
            <w:tcW w:w="619" w:type="dxa"/>
            <w:noWrap/>
            <w:hideMark/>
          </w:tcPr>
          <w:p w14:paraId="211BE998"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54</w:t>
            </w:r>
          </w:p>
        </w:tc>
        <w:tc>
          <w:tcPr>
            <w:tcW w:w="620" w:type="dxa"/>
            <w:noWrap/>
            <w:hideMark/>
          </w:tcPr>
          <w:p w14:paraId="211BE999"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51</w:t>
            </w:r>
          </w:p>
        </w:tc>
        <w:tc>
          <w:tcPr>
            <w:tcW w:w="619" w:type="dxa"/>
            <w:noWrap/>
            <w:hideMark/>
          </w:tcPr>
          <w:p w14:paraId="211BE99A"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73</w:t>
            </w:r>
          </w:p>
        </w:tc>
        <w:tc>
          <w:tcPr>
            <w:tcW w:w="620" w:type="dxa"/>
            <w:noWrap/>
            <w:hideMark/>
          </w:tcPr>
          <w:p w14:paraId="211BE99B"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73</w:t>
            </w:r>
          </w:p>
        </w:tc>
        <w:tc>
          <w:tcPr>
            <w:tcW w:w="619" w:type="dxa"/>
            <w:noWrap/>
            <w:hideMark/>
          </w:tcPr>
          <w:p w14:paraId="211BE99C"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86</w:t>
            </w:r>
          </w:p>
        </w:tc>
        <w:tc>
          <w:tcPr>
            <w:tcW w:w="620" w:type="dxa"/>
            <w:noWrap/>
            <w:hideMark/>
          </w:tcPr>
          <w:p w14:paraId="211BE99D"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10</w:t>
            </w:r>
          </w:p>
        </w:tc>
      </w:tr>
      <w:tr w:rsidR="006B6785" w:rsidRPr="00B538BA" w14:paraId="211BE9A7"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716" w:type="dxa"/>
            <w:noWrap/>
            <w:hideMark/>
          </w:tcPr>
          <w:p w14:paraId="211BE99F" w14:textId="77777777" w:rsidR="006B6785" w:rsidRPr="00B538BA" w:rsidRDefault="006B6785" w:rsidP="006C5A0B">
            <w:pPr>
              <w:keepNext/>
              <w:keepLines/>
              <w:spacing w:before="0" w:after="0"/>
              <w:ind w:firstLine="0"/>
              <w:jc w:val="left"/>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Autres</w:t>
            </w:r>
          </w:p>
        </w:tc>
        <w:tc>
          <w:tcPr>
            <w:tcW w:w="619" w:type="dxa"/>
            <w:noWrap/>
            <w:hideMark/>
          </w:tcPr>
          <w:p w14:paraId="211BE9A0"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146</w:t>
            </w:r>
          </w:p>
        </w:tc>
        <w:tc>
          <w:tcPr>
            <w:tcW w:w="619" w:type="dxa"/>
            <w:noWrap/>
            <w:hideMark/>
          </w:tcPr>
          <w:p w14:paraId="211BE9A1"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264</w:t>
            </w:r>
          </w:p>
        </w:tc>
        <w:tc>
          <w:tcPr>
            <w:tcW w:w="620" w:type="dxa"/>
            <w:noWrap/>
            <w:hideMark/>
          </w:tcPr>
          <w:p w14:paraId="211BE9A2"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285</w:t>
            </w:r>
          </w:p>
        </w:tc>
        <w:tc>
          <w:tcPr>
            <w:tcW w:w="619" w:type="dxa"/>
            <w:noWrap/>
            <w:hideMark/>
          </w:tcPr>
          <w:p w14:paraId="211BE9A3"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413</w:t>
            </w:r>
          </w:p>
        </w:tc>
        <w:tc>
          <w:tcPr>
            <w:tcW w:w="620" w:type="dxa"/>
            <w:noWrap/>
            <w:hideMark/>
          </w:tcPr>
          <w:p w14:paraId="211BE9A4"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413</w:t>
            </w:r>
          </w:p>
        </w:tc>
        <w:tc>
          <w:tcPr>
            <w:tcW w:w="619" w:type="dxa"/>
            <w:noWrap/>
            <w:hideMark/>
          </w:tcPr>
          <w:p w14:paraId="211BE9A5"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446</w:t>
            </w:r>
          </w:p>
        </w:tc>
        <w:tc>
          <w:tcPr>
            <w:tcW w:w="620" w:type="dxa"/>
            <w:noWrap/>
            <w:hideMark/>
          </w:tcPr>
          <w:p w14:paraId="211BE9A6"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447</w:t>
            </w:r>
          </w:p>
        </w:tc>
      </w:tr>
      <w:tr w:rsidR="006B6785" w:rsidRPr="00B538BA" w14:paraId="211BE9B0"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716" w:type="dxa"/>
            <w:noWrap/>
            <w:hideMark/>
          </w:tcPr>
          <w:p w14:paraId="211BE9A8" w14:textId="77777777" w:rsidR="006B6785" w:rsidRPr="00B538BA" w:rsidRDefault="006B6785" w:rsidP="006C5A0B">
            <w:pPr>
              <w:keepNext/>
              <w:keepLines/>
              <w:spacing w:before="0" w:after="0"/>
              <w:ind w:firstLine="0"/>
              <w:jc w:val="left"/>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Total (1+2)</w:t>
            </w:r>
          </w:p>
        </w:tc>
        <w:tc>
          <w:tcPr>
            <w:tcW w:w="619" w:type="dxa"/>
            <w:noWrap/>
            <w:hideMark/>
          </w:tcPr>
          <w:p w14:paraId="211BE9A9"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889</w:t>
            </w:r>
          </w:p>
        </w:tc>
        <w:tc>
          <w:tcPr>
            <w:tcW w:w="619" w:type="dxa"/>
            <w:noWrap/>
            <w:hideMark/>
          </w:tcPr>
          <w:p w14:paraId="211BE9AA"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1 095</w:t>
            </w:r>
          </w:p>
        </w:tc>
        <w:tc>
          <w:tcPr>
            <w:tcW w:w="620" w:type="dxa"/>
            <w:noWrap/>
            <w:hideMark/>
          </w:tcPr>
          <w:p w14:paraId="211BE9AB"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1 390</w:t>
            </w:r>
          </w:p>
        </w:tc>
        <w:tc>
          <w:tcPr>
            <w:tcW w:w="619" w:type="dxa"/>
            <w:noWrap/>
            <w:hideMark/>
          </w:tcPr>
          <w:p w14:paraId="211BE9AC"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1 666</w:t>
            </w:r>
          </w:p>
        </w:tc>
        <w:tc>
          <w:tcPr>
            <w:tcW w:w="620" w:type="dxa"/>
            <w:noWrap/>
            <w:hideMark/>
          </w:tcPr>
          <w:p w14:paraId="211BE9AD"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2 340</w:t>
            </w:r>
          </w:p>
        </w:tc>
        <w:tc>
          <w:tcPr>
            <w:tcW w:w="619" w:type="dxa"/>
            <w:noWrap/>
            <w:hideMark/>
          </w:tcPr>
          <w:p w14:paraId="211BE9AE"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2 813</w:t>
            </w:r>
          </w:p>
        </w:tc>
        <w:tc>
          <w:tcPr>
            <w:tcW w:w="620" w:type="dxa"/>
            <w:noWrap/>
            <w:hideMark/>
          </w:tcPr>
          <w:p w14:paraId="211BE9AF" w14:textId="77777777" w:rsidR="006B6785" w:rsidRPr="00B538BA" w:rsidRDefault="006B6785"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B538BA">
              <w:rPr>
                <w:rFonts w:ascii="Times New Roman" w:eastAsia="Calibri" w:hAnsi="Times New Roman" w:cs="Times New Roman"/>
                <w:sz w:val="17"/>
                <w:szCs w:val="17"/>
                <w:lang w:eastAsia="fr-FR"/>
              </w:rPr>
              <w:t>3 129</w:t>
            </w:r>
          </w:p>
        </w:tc>
      </w:tr>
    </w:tbl>
    <w:p w14:paraId="211BE9B1" w14:textId="77777777" w:rsidR="006B6785" w:rsidRPr="00AA4D46" w:rsidRDefault="006B6785" w:rsidP="006B6785">
      <w:pPr>
        <w:ind w:firstLine="709"/>
        <w:rPr>
          <w:rFonts w:ascii="Times New Roman" w:eastAsia="Times New Roman" w:hAnsi="Times New Roman" w:cs="Times New Roman"/>
          <w:i/>
          <w:sz w:val="18"/>
          <w:szCs w:val="20"/>
          <w:lang w:eastAsia="fr-FR"/>
        </w:rPr>
      </w:pPr>
      <w:r w:rsidRPr="00AA4D46">
        <w:rPr>
          <w:rFonts w:ascii="Times New Roman" w:eastAsia="Times New Roman" w:hAnsi="Times New Roman" w:cs="Times New Roman"/>
          <w:i/>
          <w:sz w:val="18"/>
          <w:szCs w:val="20"/>
          <w:lang w:eastAsia="fr-FR"/>
        </w:rPr>
        <w:t>Source : rapports annuels publiés du groupe La Poste</w:t>
      </w:r>
    </w:p>
    <w:p w14:paraId="211BE9B2" w14:textId="26E959CA" w:rsidR="006B6785" w:rsidRPr="00AA4D46" w:rsidRDefault="006B6785" w:rsidP="006B6785">
      <w:pPr>
        <w:rPr>
          <w:rFonts w:ascii="Times New Roman" w:eastAsia="Times New Roman" w:hAnsi="Times New Roman" w:cs="Times New Roman"/>
          <w:szCs w:val="21"/>
          <w:lang w:eastAsia="fr-FR"/>
        </w:rPr>
      </w:pPr>
      <w:r w:rsidRPr="00AA4D46">
        <w:rPr>
          <w:rFonts w:ascii="Times New Roman" w:eastAsia="Times New Roman" w:hAnsi="Times New Roman" w:cs="Times New Roman"/>
          <w:szCs w:val="21"/>
          <w:lang w:eastAsia="fr-FR"/>
        </w:rPr>
        <w:t>L’augmentation très sensible de la provision épargne logement sur la période 2010-2015 (+138</w:t>
      </w:r>
      <w:r w:rsidR="00E21048">
        <w:rPr>
          <w:rFonts w:ascii="Times New Roman" w:eastAsia="Times New Roman" w:hAnsi="Times New Roman" w:cs="Times New Roman"/>
          <w:szCs w:val="21"/>
          <w:lang w:eastAsia="fr-FR"/>
        </w:rPr>
        <w:t xml:space="preserve"> </w:t>
      </w:r>
      <w:r w:rsidRPr="00AA4D46">
        <w:rPr>
          <w:rFonts w:ascii="Times New Roman" w:eastAsia="Times New Roman" w:hAnsi="Times New Roman" w:cs="Times New Roman"/>
          <w:szCs w:val="21"/>
          <w:lang w:eastAsia="fr-FR"/>
        </w:rPr>
        <w:t xml:space="preserve">%) est moins à imputer à la progression des dépôts qu’au risque de devoir accorder des prêts à taux préférentiel et de rémunérer les encours dans le futur à un taux </w:t>
      </w:r>
      <w:r>
        <w:rPr>
          <w:rFonts w:ascii="Times New Roman" w:eastAsia="Times New Roman" w:hAnsi="Times New Roman" w:cs="Times New Roman"/>
          <w:szCs w:val="21"/>
          <w:lang w:eastAsia="fr-FR"/>
        </w:rPr>
        <w:t>certes</w:t>
      </w:r>
      <w:r w:rsidRPr="00AA4D46">
        <w:rPr>
          <w:rFonts w:ascii="Times New Roman" w:eastAsia="Times New Roman" w:hAnsi="Times New Roman" w:cs="Times New Roman"/>
          <w:szCs w:val="21"/>
          <w:lang w:eastAsia="fr-FR"/>
        </w:rPr>
        <w:t xml:space="preserve"> révisable pour les générations postérieures au 28 février 2011, mais intangible pour les contrats ouverts avant cette date.</w:t>
      </w:r>
    </w:p>
    <w:p w14:paraId="211BE9B3" w14:textId="77777777" w:rsidR="006B6785" w:rsidRPr="00AA4D46" w:rsidRDefault="006B6785" w:rsidP="006B6785">
      <w:pPr>
        <w:rPr>
          <w:rFonts w:ascii="Times New Roman" w:eastAsia="Times New Roman" w:hAnsi="Times New Roman" w:cs="Times New Roman"/>
          <w:szCs w:val="21"/>
          <w:lang w:eastAsia="fr-FR"/>
        </w:rPr>
      </w:pPr>
      <w:r w:rsidRPr="00AA4D46">
        <w:rPr>
          <w:rFonts w:ascii="Times New Roman" w:eastAsia="Times New Roman" w:hAnsi="Times New Roman" w:cs="Times New Roman"/>
          <w:szCs w:val="21"/>
          <w:lang w:eastAsia="fr-FR"/>
        </w:rPr>
        <w:t>La progression des provisions techniques d’assurances traduit le développement de l’activité du groupe dans ce secteur. Cette hausse a été accentuée fin 2013 de près de 700 M€ par l’entrée en vigueur de la norme IFRS 10 et la consolidation par intégration globale de la filiale LBP Prévoyance, auparavant consolidée par mise en équivalence. CNP Assurances étant quant à elle consolidée par mise en équivalence, ses propres provisions n’influent pas sur cette ligne dans les comptes consolidés de La Poste.</w:t>
      </w:r>
    </w:p>
    <w:p w14:paraId="211BE9B4" w14:textId="77777777" w:rsidR="006B6785" w:rsidRPr="00AA4D46" w:rsidRDefault="006B6785" w:rsidP="006B6785">
      <w:pPr>
        <w:rPr>
          <w:rFonts w:ascii="Times New Roman" w:eastAsia="Times New Roman" w:hAnsi="Times New Roman" w:cs="Times New Roman"/>
          <w:szCs w:val="21"/>
          <w:lang w:eastAsia="fr-FR"/>
        </w:rPr>
      </w:pPr>
      <w:r w:rsidRPr="00AA4D46">
        <w:rPr>
          <w:rFonts w:ascii="Times New Roman" w:eastAsia="Times New Roman" w:hAnsi="Times New Roman" w:cs="Times New Roman"/>
          <w:szCs w:val="21"/>
          <w:lang w:eastAsia="fr-FR"/>
        </w:rPr>
        <w:t>S’agissant des autres provisions courantes, inhérentes à l’activité et à la taille du groupe, elles incluaient à fin 2015, pour 144 M€, le montant de l’amende infligée par l’Autorité de la concurrence à Chronopost et à DPD France pour des pratiques d’entente antérieures à 2010 entre les principaux acteurs du marché du colis express en France.</w:t>
      </w:r>
    </w:p>
    <w:p w14:paraId="211BE9B5" w14:textId="77777777" w:rsidR="006B6785" w:rsidRPr="00A13925" w:rsidRDefault="006B6785" w:rsidP="006B6785">
      <w:pPr>
        <w:keepNext/>
        <w:keepLines/>
        <w:numPr>
          <w:ilvl w:val="0"/>
          <w:numId w:val="46"/>
        </w:numPr>
        <w:rPr>
          <w:rFonts w:ascii="Times New Roman" w:hAnsi="Times New Roman"/>
        </w:rPr>
      </w:pPr>
      <w:r w:rsidRPr="00A13925">
        <w:rPr>
          <w:rFonts w:ascii="Times New Roman" w:hAnsi="Times New Roman"/>
        </w:rPr>
        <w:t xml:space="preserve">Les actifs et passifs « courants » liés à l’activité bancaire </w:t>
      </w:r>
    </w:p>
    <w:p w14:paraId="211BE9B6" w14:textId="77777777" w:rsidR="006B6785" w:rsidRPr="003847DC" w:rsidRDefault="006B6785" w:rsidP="006B6785">
      <w:pPr>
        <w:rPr>
          <w:rFonts w:ascii="Times New Roman" w:eastAsia="Times New Roman" w:hAnsi="Times New Roman" w:cs="Times New Roman"/>
          <w:szCs w:val="21"/>
          <w:lang w:eastAsia="fr-FR"/>
        </w:rPr>
      </w:pPr>
      <w:r w:rsidRPr="003847DC">
        <w:rPr>
          <w:rFonts w:ascii="Times New Roman" w:eastAsia="Times New Roman" w:hAnsi="Times New Roman" w:cs="Times New Roman"/>
          <w:szCs w:val="21"/>
          <w:lang w:eastAsia="fr-FR"/>
        </w:rPr>
        <w:t>Le montant total des actifs courants bancaires est sensiblement égal au total du bilan consolidé de la Banque Postale.</w:t>
      </w:r>
    </w:p>
    <w:p w14:paraId="211BE9B7" w14:textId="3267FF3C" w:rsidR="006B6785" w:rsidRPr="003847DC" w:rsidRDefault="006B6785" w:rsidP="006B6785">
      <w:pPr>
        <w:rPr>
          <w:rFonts w:ascii="Times New Roman" w:eastAsia="Times New Roman" w:hAnsi="Times New Roman" w:cs="Times New Roman"/>
          <w:szCs w:val="21"/>
          <w:lang w:eastAsia="fr-FR"/>
        </w:rPr>
      </w:pPr>
      <w:r w:rsidRPr="003847DC">
        <w:rPr>
          <w:rFonts w:ascii="Times New Roman" w:eastAsia="Times New Roman" w:hAnsi="Times New Roman" w:cs="Times New Roman"/>
          <w:szCs w:val="21"/>
          <w:lang w:eastAsia="fr-FR"/>
        </w:rPr>
        <w:t>Avec un total de bilan de 218 Md€ à fin 2015</w:t>
      </w:r>
      <w:r w:rsidRPr="003847DC">
        <w:rPr>
          <w:rFonts w:ascii="Times New Roman" w:eastAsia="Times New Roman" w:hAnsi="Times New Roman" w:cs="Times New Roman"/>
          <w:szCs w:val="21"/>
          <w:vertAlign w:val="superscript"/>
          <w:lang w:eastAsia="fr-FR"/>
        </w:rPr>
        <w:footnoteReference w:id="197"/>
      </w:r>
      <w:r w:rsidRPr="003847DC">
        <w:rPr>
          <w:rFonts w:ascii="Times New Roman" w:eastAsia="Times New Roman" w:hAnsi="Times New Roman" w:cs="Times New Roman"/>
          <w:szCs w:val="21"/>
          <w:lang w:eastAsia="fr-FR"/>
        </w:rPr>
        <w:t xml:space="preserve">, LBP se situe dans le « bas du peloton » des grandes banques de détail françaises. </w:t>
      </w:r>
      <w:r w:rsidR="00C375EC">
        <w:rPr>
          <w:rFonts w:ascii="Times New Roman" w:eastAsia="Times New Roman" w:hAnsi="Times New Roman" w:cs="Times New Roman"/>
          <w:szCs w:val="21"/>
          <w:lang w:eastAsia="fr-FR"/>
        </w:rPr>
        <w:t>À</w:t>
      </w:r>
      <w:r w:rsidRPr="003847DC">
        <w:rPr>
          <w:rFonts w:ascii="Times New Roman" w:eastAsia="Times New Roman" w:hAnsi="Times New Roman" w:cs="Times New Roman"/>
          <w:szCs w:val="21"/>
          <w:lang w:eastAsia="fr-FR"/>
        </w:rPr>
        <w:t xml:space="preserve"> titre de comparaison, le total de bilan consolidé du groupe BPCE dépassait les 1 166 Md€ à fin 2015, soit près de 5,5 fois celui de LBP. </w:t>
      </w:r>
    </w:p>
    <w:p w14:paraId="211BE9B8" w14:textId="77777777" w:rsidR="006B6785" w:rsidRDefault="006B6785" w:rsidP="006B6785">
      <w:pPr>
        <w:rPr>
          <w:rFonts w:ascii="Times New Roman" w:eastAsia="Times New Roman" w:hAnsi="Times New Roman" w:cs="Times New Roman"/>
          <w:szCs w:val="21"/>
          <w:lang w:eastAsia="fr-FR"/>
        </w:rPr>
      </w:pPr>
    </w:p>
    <w:tbl>
      <w:tblPr>
        <w:tblStyle w:val="TABLEAURAPPORTPUBLICTHMATIQUE"/>
        <w:tblW w:w="8031" w:type="dxa"/>
        <w:tblInd w:w="-887" w:type="dxa"/>
        <w:tblLayout w:type="fixed"/>
        <w:tblLook w:val="04A0" w:firstRow="1" w:lastRow="0" w:firstColumn="1" w:lastColumn="0" w:noHBand="0" w:noVBand="1"/>
      </w:tblPr>
      <w:tblGrid>
        <w:gridCol w:w="1936"/>
        <w:gridCol w:w="992"/>
        <w:gridCol w:w="850"/>
        <w:gridCol w:w="851"/>
        <w:gridCol w:w="850"/>
        <w:gridCol w:w="851"/>
        <w:gridCol w:w="850"/>
        <w:gridCol w:w="851"/>
      </w:tblGrid>
      <w:tr w:rsidR="00F40B74" w:rsidRPr="0077539F" w14:paraId="3157A343" w14:textId="77777777" w:rsidTr="004970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6" w:type="dxa"/>
            <w:noWrap/>
            <w:hideMark/>
          </w:tcPr>
          <w:p w14:paraId="6FCA5A34" w14:textId="77777777" w:rsidR="00F40B74" w:rsidRPr="00497097" w:rsidRDefault="00F40B74" w:rsidP="00B90EB5">
            <w:pPr>
              <w:keepLines/>
              <w:spacing w:before="0" w:after="0"/>
              <w:ind w:firstLine="0"/>
              <w:rPr>
                <w:rFonts w:asciiTheme="majorHAnsi" w:eastAsia="Calibri" w:hAnsiTheme="majorHAnsi" w:cstheme="majorHAnsi"/>
                <w:i w:val="0"/>
                <w:color w:val="000000" w:themeColor="text1"/>
                <w:sz w:val="16"/>
                <w:szCs w:val="16"/>
                <w:lang w:eastAsia="fr-FR"/>
              </w:rPr>
            </w:pPr>
            <w:r w:rsidRPr="00497097">
              <w:rPr>
                <w:rFonts w:asciiTheme="majorHAnsi" w:eastAsia="Calibri" w:hAnsiTheme="majorHAnsi" w:cstheme="majorHAnsi"/>
                <w:i w:val="0"/>
                <w:color w:val="000000" w:themeColor="text1"/>
                <w:sz w:val="16"/>
                <w:szCs w:val="16"/>
                <w:lang w:eastAsia="fr-FR"/>
              </w:rPr>
              <w:t>Les actifs et passifs "courants" liés à l'activité bancaire en M€</w:t>
            </w:r>
          </w:p>
        </w:tc>
        <w:tc>
          <w:tcPr>
            <w:tcW w:w="992" w:type="dxa"/>
            <w:noWrap/>
            <w:hideMark/>
          </w:tcPr>
          <w:p w14:paraId="40F367AA" w14:textId="77777777" w:rsidR="00F40B74" w:rsidRPr="00150EBD" w:rsidRDefault="00F40B74" w:rsidP="00B90EB5">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val="en-US" w:eastAsia="fr-FR"/>
              </w:rPr>
            </w:pPr>
            <w:r w:rsidRPr="00150EBD">
              <w:rPr>
                <w:rFonts w:asciiTheme="majorHAnsi" w:eastAsia="Calibri" w:hAnsiTheme="majorHAnsi" w:cstheme="majorHAnsi"/>
                <w:color w:val="000000" w:themeColor="text1"/>
                <w:sz w:val="16"/>
                <w:szCs w:val="16"/>
                <w:lang w:val="en-US" w:eastAsia="fr-FR"/>
              </w:rPr>
              <w:t>2010</w:t>
            </w:r>
          </w:p>
        </w:tc>
        <w:tc>
          <w:tcPr>
            <w:tcW w:w="850" w:type="dxa"/>
            <w:noWrap/>
            <w:hideMark/>
          </w:tcPr>
          <w:p w14:paraId="54DCB874" w14:textId="77777777" w:rsidR="00F40B74" w:rsidRPr="00150EBD" w:rsidRDefault="00F40B74" w:rsidP="00B90EB5">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val="en-US" w:eastAsia="fr-FR"/>
              </w:rPr>
            </w:pPr>
            <w:r w:rsidRPr="00150EBD">
              <w:rPr>
                <w:rFonts w:asciiTheme="majorHAnsi" w:eastAsia="Calibri" w:hAnsiTheme="majorHAnsi" w:cstheme="majorHAnsi"/>
                <w:color w:val="000000" w:themeColor="text1"/>
                <w:sz w:val="16"/>
                <w:szCs w:val="16"/>
                <w:lang w:val="en-US" w:eastAsia="fr-FR"/>
              </w:rPr>
              <w:t>2011</w:t>
            </w:r>
          </w:p>
        </w:tc>
        <w:tc>
          <w:tcPr>
            <w:tcW w:w="851" w:type="dxa"/>
            <w:noWrap/>
            <w:hideMark/>
          </w:tcPr>
          <w:p w14:paraId="329D0FDC" w14:textId="77777777" w:rsidR="00F40B74" w:rsidRPr="00150EBD" w:rsidRDefault="00F40B74" w:rsidP="00B90EB5">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val="en-US" w:eastAsia="fr-FR"/>
              </w:rPr>
            </w:pPr>
            <w:r w:rsidRPr="00150EBD">
              <w:rPr>
                <w:rFonts w:asciiTheme="majorHAnsi" w:eastAsia="Calibri" w:hAnsiTheme="majorHAnsi" w:cstheme="majorHAnsi"/>
                <w:color w:val="000000" w:themeColor="text1"/>
                <w:sz w:val="16"/>
                <w:szCs w:val="16"/>
                <w:lang w:val="en-US" w:eastAsia="fr-FR"/>
              </w:rPr>
              <w:t>2012</w:t>
            </w:r>
          </w:p>
        </w:tc>
        <w:tc>
          <w:tcPr>
            <w:tcW w:w="850" w:type="dxa"/>
            <w:noWrap/>
            <w:hideMark/>
          </w:tcPr>
          <w:p w14:paraId="4E763CF8" w14:textId="77777777" w:rsidR="00F40B74" w:rsidRPr="00150EBD" w:rsidRDefault="00F40B74" w:rsidP="00B90EB5">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val="en-US" w:eastAsia="fr-FR"/>
              </w:rPr>
            </w:pPr>
            <w:r w:rsidRPr="00150EBD">
              <w:rPr>
                <w:rFonts w:asciiTheme="majorHAnsi" w:eastAsia="Calibri" w:hAnsiTheme="majorHAnsi" w:cstheme="majorHAnsi"/>
                <w:color w:val="000000" w:themeColor="text1"/>
                <w:sz w:val="16"/>
                <w:szCs w:val="16"/>
                <w:lang w:val="en-US" w:eastAsia="fr-FR"/>
              </w:rPr>
              <w:t>2013</w:t>
            </w:r>
          </w:p>
        </w:tc>
        <w:tc>
          <w:tcPr>
            <w:tcW w:w="851" w:type="dxa"/>
            <w:noWrap/>
            <w:hideMark/>
          </w:tcPr>
          <w:p w14:paraId="290DCBF7" w14:textId="77777777" w:rsidR="00F40B74" w:rsidRPr="00150EBD" w:rsidRDefault="00F40B74" w:rsidP="00B90EB5">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val="en-US" w:eastAsia="fr-FR"/>
              </w:rPr>
            </w:pPr>
            <w:r w:rsidRPr="00150EBD">
              <w:rPr>
                <w:rFonts w:asciiTheme="majorHAnsi" w:eastAsia="Calibri" w:hAnsiTheme="majorHAnsi" w:cstheme="majorHAnsi"/>
                <w:color w:val="000000" w:themeColor="text1"/>
                <w:sz w:val="16"/>
                <w:szCs w:val="16"/>
                <w:lang w:val="en-US" w:eastAsia="fr-FR"/>
              </w:rPr>
              <w:t>2013</w:t>
            </w:r>
          </w:p>
          <w:p w14:paraId="11567C5A" w14:textId="77777777" w:rsidR="00F40B74" w:rsidRPr="00150EBD" w:rsidRDefault="00F40B74" w:rsidP="00B90EB5">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val="en-US" w:eastAsia="fr-FR"/>
              </w:rPr>
            </w:pPr>
            <w:r w:rsidRPr="00150EBD">
              <w:rPr>
                <w:rFonts w:asciiTheme="majorHAnsi" w:eastAsia="Calibri" w:hAnsiTheme="majorHAnsi" w:cstheme="majorHAnsi"/>
                <w:color w:val="000000" w:themeColor="text1"/>
                <w:sz w:val="16"/>
                <w:szCs w:val="16"/>
                <w:lang w:val="en-US" w:eastAsia="fr-FR"/>
              </w:rPr>
              <w:t>PF 2014</w:t>
            </w:r>
          </w:p>
        </w:tc>
        <w:tc>
          <w:tcPr>
            <w:tcW w:w="850" w:type="dxa"/>
            <w:noWrap/>
            <w:hideMark/>
          </w:tcPr>
          <w:p w14:paraId="3DED5652" w14:textId="77777777" w:rsidR="00F40B74" w:rsidRPr="00150EBD" w:rsidRDefault="00F40B74" w:rsidP="00B90EB5">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val="en-US" w:eastAsia="fr-FR"/>
              </w:rPr>
            </w:pPr>
            <w:r w:rsidRPr="00150EBD">
              <w:rPr>
                <w:rFonts w:asciiTheme="majorHAnsi" w:eastAsia="Calibri" w:hAnsiTheme="majorHAnsi" w:cstheme="majorHAnsi"/>
                <w:color w:val="000000" w:themeColor="text1"/>
                <w:sz w:val="16"/>
                <w:szCs w:val="16"/>
                <w:lang w:val="en-US" w:eastAsia="fr-FR"/>
              </w:rPr>
              <w:t>2014</w:t>
            </w:r>
          </w:p>
        </w:tc>
        <w:tc>
          <w:tcPr>
            <w:tcW w:w="851" w:type="dxa"/>
            <w:noWrap/>
            <w:hideMark/>
          </w:tcPr>
          <w:p w14:paraId="55156885" w14:textId="77777777" w:rsidR="00F40B74" w:rsidRPr="00150EBD" w:rsidRDefault="00F40B74" w:rsidP="00B90EB5">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themeColor="text1"/>
                <w:sz w:val="16"/>
                <w:szCs w:val="16"/>
                <w:lang w:val="en-US" w:eastAsia="fr-FR"/>
              </w:rPr>
            </w:pPr>
            <w:r w:rsidRPr="00150EBD">
              <w:rPr>
                <w:rFonts w:asciiTheme="majorHAnsi" w:eastAsia="Calibri" w:hAnsiTheme="majorHAnsi" w:cstheme="majorHAnsi"/>
                <w:color w:val="000000" w:themeColor="text1"/>
                <w:sz w:val="16"/>
                <w:szCs w:val="16"/>
                <w:lang w:val="en-US" w:eastAsia="fr-FR"/>
              </w:rPr>
              <w:t>2015</w:t>
            </w:r>
          </w:p>
        </w:tc>
      </w:tr>
      <w:tr w:rsidR="00F40B74" w:rsidRPr="0077539F" w14:paraId="332030F0"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936" w:type="dxa"/>
            <w:noWrap/>
            <w:hideMark/>
          </w:tcPr>
          <w:p w14:paraId="0A1F1F3B" w14:textId="77777777" w:rsidR="00F40B74" w:rsidRPr="00F40B74" w:rsidRDefault="00F40B74" w:rsidP="00B90EB5">
            <w:pPr>
              <w:keepNext/>
              <w:keepLines/>
              <w:spacing w:before="0" w:after="0"/>
              <w:ind w:firstLine="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Les actifs courants bancaires</w:t>
            </w:r>
          </w:p>
        </w:tc>
        <w:tc>
          <w:tcPr>
            <w:tcW w:w="992" w:type="dxa"/>
            <w:noWrap/>
            <w:hideMark/>
          </w:tcPr>
          <w:p w14:paraId="66FDBE66"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169 874</w:t>
            </w:r>
          </w:p>
        </w:tc>
        <w:tc>
          <w:tcPr>
            <w:tcW w:w="850" w:type="dxa"/>
            <w:noWrap/>
            <w:hideMark/>
          </w:tcPr>
          <w:p w14:paraId="2F7E3017"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182 191</w:t>
            </w:r>
          </w:p>
        </w:tc>
        <w:tc>
          <w:tcPr>
            <w:tcW w:w="851" w:type="dxa"/>
            <w:noWrap/>
            <w:hideMark/>
          </w:tcPr>
          <w:p w14:paraId="17079E73"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191 875</w:t>
            </w:r>
          </w:p>
        </w:tc>
        <w:tc>
          <w:tcPr>
            <w:tcW w:w="850" w:type="dxa"/>
            <w:noWrap/>
            <w:hideMark/>
          </w:tcPr>
          <w:p w14:paraId="1A566F2E"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195 837</w:t>
            </w:r>
          </w:p>
        </w:tc>
        <w:tc>
          <w:tcPr>
            <w:tcW w:w="851" w:type="dxa"/>
            <w:noWrap/>
            <w:hideMark/>
          </w:tcPr>
          <w:p w14:paraId="00F4038B"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197 501</w:t>
            </w:r>
          </w:p>
        </w:tc>
        <w:tc>
          <w:tcPr>
            <w:tcW w:w="850" w:type="dxa"/>
            <w:noWrap/>
            <w:hideMark/>
          </w:tcPr>
          <w:p w14:paraId="2C389814"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208 182</w:t>
            </w:r>
          </w:p>
        </w:tc>
        <w:tc>
          <w:tcPr>
            <w:tcW w:w="851" w:type="dxa"/>
            <w:noWrap/>
            <w:hideMark/>
          </w:tcPr>
          <w:p w14:paraId="122F1408"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213 153</w:t>
            </w:r>
          </w:p>
        </w:tc>
      </w:tr>
      <w:tr w:rsidR="00F40B74" w:rsidRPr="0077539F" w14:paraId="2E58FD44"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936" w:type="dxa"/>
            <w:noWrap/>
            <w:hideMark/>
          </w:tcPr>
          <w:p w14:paraId="750247F4" w14:textId="77777777" w:rsidR="00F40B74" w:rsidRPr="00F40B74" w:rsidRDefault="00F40B74" w:rsidP="00B90EB5">
            <w:pPr>
              <w:keepNext/>
              <w:keepLines/>
              <w:spacing w:before="0" w:after="0"/>
              <w:ind w:firstLine="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Prêts et créances sur la clientèle</w:t>
            </w:r>
          </w:p>
        </w:tc>
        <w:tc>
          <w:tcPr>
            <w:tcW w:w="992" w:type="dxa"/>
            <w:noWrap/>
            <w:hideMark/>
          </w:tcPr>
          <w:p w14:paraId="738F5F40"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39 194</w:t>
            </w:r>
          </w:p>
        </w:tc>
        <w:tc>
          <w:tcPr>
            <w:tcW w:w="850" w:type="dxa"/>
            <w:noWrap/>
            <w:hideMark/>
          </w:tcPr>
          <w:p w14:paraId="5E46095E"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45 028</w:t>
            </w:r>
          </w:p>
        </w:tc>
        <w:tc>
          <w:tcPr>
            <w:tcW w:w="851" w:type="dxa"/>
            <w:noWrap/>
            <w:hideMark/>
          </w:tcPr>
          <w:p w14:paraId="3FE24360"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49 922</w:t>
            </w:r>
          </w:p>
        </w:tc>
        <w:tc>
          <w:tcPr>
            <w:tcW w:w="850" w:type="dxa"/>
            <w:noWrap/>
            <w:hideMark/>
          </w:tcPr>
          <w:p w14:paraId="663F86C0"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59 204</w:t>
            </w:r>
          </w:p>
        </w:tc>
        <w:tc>
          <w:tcPr>
            <w:tcW w:w="851" w:type="dxa"/>
            <w:noWrap/>
            <w:hideMark/>
          </w:tcPr>
          <w:p w14:paraId="2E215B87"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59 204</w:t>
            </w:r>
          </w:p>
        </w:tc>
        <w:tc>
          <w:tcPr>
            <w:tcW w:w="850" w:type="dxa"/>
            <w:noWrap/>
            <w:hideMark/>
          </w:tcPr>
          <w:p w14:paraId="50C11379"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67 857</w:t>
            </w:r>
          </w:p>
        </w:tc>
        <w:tc>
          <w:tcPr>
            <w:tcW w:w="851" w:type="dxa"/>
            <w:noWrap/>
            <w:hideMark/>
          </w:tcPr>
          <w:p w14:paraId="1A14E319"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73 628</w:t>
            </w:r>
          </w:p>
        </w:tc>
      </w:tr>
      <w:tr w:rsidR="00F40B74" w:rsidRPr="0077539F" w14:paraId="016EE4ED"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936" w:type="dxa"/>
            <w:noWrap/>
            <w:hideMark/>
          </w:tcPr>
          <w:p w14:paraId="26F8E29C" w14:textId="77777777" w:rsidR="00F40B74" w:rsidRPr="00F40B74" w:rsidRDefault="00F40B74" w:rsidP="00B90EB5">
            <w:pPr>
              <w:keepNext/>
              <w:keepLines/>
              <w:spacing w:before="0" w:after="0"/>
              <w:ind w:firstLine="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Créances sur les établissements de crédit</w:t>
            </w:r>
          </w:p>
        </w:tc>
        <w:tc>
          <w:tcPr>
            <w:tcW w:w="992" w:type="dxa"/>
            <w:noWrap/>
            <w:hideMark/>
          </w:tcPr>
          <w:p w14:paraId="351A4A66"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73 494</w:t>
            </w:r>
          </w:p>
        </w:tc>
        <w:tc>
          <w:tcPr>
            <w:tcW w:w="850" w:type="dxa"/>
            <w:noWrap/>
            <w:hideMark/>
          </w:tcPr>
          <w:p w14:paraId="4CA4E8B8"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74 882</w:t>
            </w:r>
          </w:p>
        </w:tc>
        <w:tc>
          <w:tcPr>
            <w:tcW w:w="851" w:type="dxa"/>
            <w:noWrap/>
            <w:hideMark/>
          </w:tcPr>
          <w:p w14:paraId="6D80C77D"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81 254</w:t>
            </w:r>
          </w:p>
        </w:tc>
        <w:tc>
          <w:tcPr>
            <w:tcW w:w="850" w:type="dxa"/>
            <w:noWrap/>
            <w:hideMark/>
          </w:tcPr>
          <w:p w14:paraId="0071EECA"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82 894</w:t>
            </w:r>
          </w:p>
        </w:tc>
        <w:tc>
          <w:tcPr>
            <w:tcW w:w="851" w:type="dxa"/>
            <w:noWrap/>
            <w:hideMark/>
          </w:tcPr>
          <w:p w14:paraId="2DE26FE9"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82 894</w:t>
            </w:r>
          </w:p>
        </w:tc>
        <w:tc>
          <w:tcPr>
            <w:tcW w:w="850" w:type="dxa"/>
            <w:noWrap/>
            <w:hideMark/>
          </w:tcPr>
          <w:p w14:paraId="62EBFDC8"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83 315</w:t>
            </w:r>
          </w:p>
        </w:tc>
        <w:tc>
          <w:tcPr>
            <w:tcW w:w="851" w:type="dxa"/>
            <w:noWrap/>
            <w:hideMark/>
          </w:tcPr>
          <w:p w14:paraId="1273D995"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83 102</w:t>
            </w:r>
          </w:p>
        </w:tc>
      </w:tr>
      <w:tr w:rsidR="00F40B74" w:rsidRPr="0077539F" w14:paraId="0D6598F7"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936" w:type="dxa"/>
            <w:noWrap/>
            <w:hideMark/>
          </w:tcPr>
          <w:p w14:paraId="165109A1" w14:textId="77777777" w:rsidR="00F40B74" w:rsidRPr="00F40B74" w:rsidRDefault="00F40B74" w:rsidP="00B90EB5">
            <w:pPr>
              <w:keepNext/>
              <w:keepLines/>
              <w:spacing w:before="0" w:after="0"/>
              <w:ind w:firstLine="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Portefeuilles de titres</w:t>
            </w:r>
          </w:p>
        </w:tc>
        <w:tc>
          <w:tcPr>
            <w:tcW w:w="992" w:type="dxa"/>
            <w:noWrap/>
            <w:hideMark/>
          </w:tcPr>
          <w:p w14:paraId="3DEB1B70"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51 871</w:t>
            </w:r>
          </w:p>
        </w:tc>
        <w:tc>
          <w:tcPr>
            <w:tcW w:w="850" w:type="dxa"/>
            <w:noWrap/>
            <w:hideMark/>
          </w:tcPr>
          <w:p w14:paraId="7F8874A2"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56 037</w:t>
            </w:r>
          </w:p>
        </w:tc>
        <w:tc>
          <w:tcPr>
            <w:tcW w:w="851" w:type="dxa"/>
            <w:noWrap/>
            <w:hideMark/>
          </w:tcPr>
          <w:p w14:paraId="30EF6463"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54 281</w:t>
            </w:r>
          </w:p>
        </w:tc>
        <w:tc>
          <w:tcPr>
            <w:tcW w:w="850" w:type="dxa"/>
            <w:noWrap/>
            <w:hideMark/>
          </w:tcPr>
          <w:p w14:paraId="6AEAF56A"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49 784</w:t>
            </w:r>
          </w:p>
        </w:tc>
        <w:tc>
          <w:tcPr>
            <w:tcW w:w="851" w:type="dxa"/>
            <w:noWrap/>
            <w:hideMark/>
          </w:tcPr>
          <w:p w14:paraId="52D5E056"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50 566</w:t>
            </w:r>
          </w:p>
        </w:tc>
        <w:tc>
          <w:tcPr>
            <w:tcW w:w="850" w:type="dxa"/>
            <w:noWrap/>
            <w:hideMark/>
          </w:tcPr>
          <w:p w14:paraId="720C34C1"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52 541</w:t>
            </w:r>
          </w:p>
        </w:tc>
        <w:tc>
          <w:tcPr>
            <w:tcW w:w="851" w:type="dxa"/>
            <w:noWrap/>
            <w:hideMark/>
          </w:tcPr>
          <w:p w14:paraId="5950D76F"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51 542</w:t>
            </w:r>
          </w:p>
        </w:tc>
      </w:tr>
      <w:tr w:rsidR="00F40B74" w:rsidRPr="0077539F" w14:paraId="25FBE000"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936" w:type="dxa"/>
            <w:noWrap/>
            <w:hideMark/>
          </w:tcPr>
          <w:p w14:paraId="0DA9F4D4" w14:textId="77777777" w:rsidR="00F40B74" w:rsidRPr="00F40B74" w:rsidRDefault="00F40B74" w:rsidP="00B90EB5">
            <w:pPr>
              <w:keepNext/>
              <w:keepLines/>
              <w:spacing w:before="0" w:after="0"/>
              <w:ind w:firstLine="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Autres actifs financiers courants</w:t>
            </w:r>
          </w:p>
        </w:tc>
        <w:tc>
          <w:tcPr>
            <w:tcW w:w="992" w:type="dxa"/>
            <w:noWrap/>
            <w:hideMark/>
          </w:tcPr>
          <w:p w14:paraId="4C222C3A"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1 073</w:t>
            </w:r>
          </w:p>
        </w:tc>
        <w:tc>
          <w:tcPr>
            <w:tcW w:w="850" w:type="dxa"/>
            <w:noWrap/>
            <w:hideMark/>
          </w:tcPr>
          <w:p w14:paraId="56078449"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1 560</w:t>
            </w:r>
          </w:p>
        </w:tc>
        <w:tc>
          <w:tcPr>
            <w:tcW w:w="851" w:type="dxa"/>
            <w:noWrap/>
            <w:hideMark/>
          </w:tcPr>
          <w:p w14:paraId="796ACED7"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1 305</w:t>
            </w:r>
          </w:p>
        </w:tc>
        <w:tc>
          <w:tcPr>
            <w:tcW w:w="850" w:type="dxa"/>
            <w:noWrap/>
            <w:hideMark/>
          </w:tcPr>
          <w:p w14:paraId="118E04A5"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1 200</w:t>
            </w:r>
          </w:p>
        </w:tc>
        <w:tc>
          <w:tcPr>
            <w:tcW w:w="851" w:type="dxa"/>
            <w:noWrap/>
            <w:hideMark/>
          </w:tcPr>
          <w:p w14:paraId="1054EF35"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1 435</w:t>
            </w:r>
          </w:p>
        </w:tc>
        <w:tc>
          <w:tcPr>
            <w:tcW w:w="850" w:type="dxa"/>
            <w:noWrap/>
            <w:hideMark/>
          </w:tcPr>
          <w:p w14:paraId="25697FC0"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1 521</w:t>
            </w:r>
          </w:p>
        </w:tc>
        <w:tc>
          <w:tcPr>
            <w:tcW w:w="851" w:type="dxa"/>
            <w:noWrap/>
            <w:hideMark/>
          </w:tcPr>
          <w:p w14:paraId="5B56A4C4"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1 486</w:t>
            </w:r>
          </w:p>
        </w:tc>
      </w:tr>
      <w:tr w:rsidR="00F40B74" w:rsidRPr="0077539F" w14:paraId="36C20F54"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936" w:type="dxa"/>
            <w:noWrap/>
            <w:hideMark/>
          </w:tcPr>
          <w:p w14:paraId="4ACD2FF3" w14:textId="77777777" w:rsidR="00F40B74" w:rsidRPr="00F40B74" w:rsidRDefault="00F40B74" w:rsidP="00B90EB5">
            <w:pPr>
              <w:keepNext/>
              <w:keepLines/>
              <w:spacing w:before="0" w:after="0"/>
              <w:ind w:firstLine="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Comptes de régularisation</w:t>
            </w:r>
          </w:p>
        </w:tc>
        <w:tc>
          <w:tcPr>
            <w:tcW w:w="992" w:type="dxa"/>
            <w:noWrap/>
            <w:hideMark/>
          </w:tcPr>
          <w:p w14:paraId="3CB54FD9"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2 092</w:t>
            </w:r>
          </w:p>
        </w:tc>
        <w:tc>
          <w:tcPr>
            <w:tcW w:w="850" w:type="dxa"/>
            <w:noWrap/>
            <w:hideMark/>
          </w:tcPr>
          <w:p w14:paraId="12C5181E"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2 040</w:t>
            </w:r>
          </w:p>
        </w:tc>
        <w:tc>
          <w:tcPr>
            <w:tcW w:w="851" w:type="dxa"/>
            <w:noWrap/>
            <w:hideMark/>
          </w:tcPr>
          <w:p w14:paraId="2E3AFA09"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2 387</w:t>
            </w:r>
          </w:p>
        </w:tc>
        <w:tc>
          <w:tcPr>
            <w:tcW w:w="850" w:type="dxa"/>
            <w:noWrap/>
            <w:hideMark/>
          </w:tcPr>
          <w:p w14:paraId="2796FB85"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1 185</w:t>
            </w:r>
          </w:p>
        </w:tc>
        <w:tc>
          <w:tcPr>
            <w:tcW w:w="851" w:type="dxa"/>
            <w:noWrap/>
            <w:hideMark/>
          </w:tcPr>
          <w:p w14:paraId="663BE565"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1 220</w:t>
            </w:r>
          </w:p>
        </w:tc>
        <w:tc>
          <w:tcPr>
            <w:tcW w:w="850" w:type="dxa"/>
            <w:noWrap/>
            <w:hideMark/>
          </w:tcPr>
          <w:p w14:paraId="22DC49DB"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998</w:t>
            </w:r>
          </w:p>
        </w:tc>
        <w:tc>
          <w:tcPr>
            <w:tcW w:w="851" w:type="dxa"/>
            <w:noWrap/>
            <w:hideMark/>
          </w:tcPr>
          <w:p w14:paraId="780A1B31"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1 583</w:t>
            </w:r>
          </w:p>
        </w:tc>
      </w:tr>
      <w:tr w:rsidR="00F40B74" w:rsidRPr="0077539F" w14:paraId="2DEB77BC"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936" w:type="dxa"/>
            <w:noWrap/>
            <w:hideMark/>
          </w:tcPr>
          <w:p w14:paraId="4DD2CBFA" w14:textId="77777777" w:rsidR="00F40B74" w:rsidRPr="00F40B74" w:rsidRDefault="00F40B74" w:rsidP="00B90EB5">
            <w:pPr>
              <w:keepNext/>
              <w:keepLines/>
              <w:spacing w:before="0" w:after="0"/>
              <w:ind w:firstLine="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Caisse, banque centrale</w:t>
            </w:r>
          </w:p>
        </w:tc>
        <w:tc>
          <w:tcPr>
            <w:tcW w:w="992" w:type="dxa"/>
            <w:noWrap/>
            <w:hideMark/>
          </w:tcPr>
          <w:p w14:paraId="2AE81415"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2 150</w:t>
            </w:r>
          </w:p>
        </w:tc>
        <w:tc>
          <w:tcPr>
            <w:tcW w:w="850" w:type="dxa"/>
            <w:noWrap/>
            <w:hideMark/>
          </w:tcPr>
          <w:p w14:paraId="24573070"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2 644</w:t>
            </w:r>
          </w:p>
        </w:tc>
        <w:tc>
          <w:tcPr>
            <w:tcW w:w="851" w:type="dxa"/>
            <w:noWrap/>
            <w:hideMark/>
          </w:tcPr>
          <w:p w14:paraId="3FEA051D"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2 726</w:t>
            </w:r>
          </w:p>
        </w:tc>
        <w:tc>
          <w:tcPr>
            <w:tcW w:w="850" w:type="dxa"/>
            <w:noWrap/>
            <w:hideMark/>
          </w:tcPr>
          <w:p w14:paraId="0FD30DDE"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1 570</w:t>
            </w:r>
          </w:p>
        </w:tc>
        <w:tc>
          <w:tcPr>
            <w:tcW w:w="851" w:type="dxa"/>
            <w:noWrap/>
            <w:hideMark/>
          </w:tcPr>
          <w:p w14:paraId="2EC7B971"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2 182</w:t>
            </w:r>
          </w:p>
        </w:tc>
        <w:tc>
          <w:tcPr>
            <w:tcW w:w="850" w:type="dxa"/>
            <w:noWrap/>
            <w:hideMark/>
          </w:tcPr>
          <w:p w14:paraId="3F21FBF1"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1 950</w:t>
            </w:r>
          </w:p>
        </w:tc>
        <w:tc>
          <w:tcPr>
            <w:tcW w:w="851" w:type="dxa"/>
            <w:noWrap/>
            <w:hideMark/>
          </w:tcPr>
          <w:p w14:paraId="15CB28DE"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1 812</w:t>
            </w:r>
          </w:p>
        </w:tc>
      </w:tr>
      <w:tr w:rsidR="00F40B74" w:rsidRPr="0077539F" w14:paraId="77656F0D"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936" w:type="dxa"/>
            <w:noWrap/>
            <w:hideMark/>
          </w:tcPr>
          <w:p w14:paraId="3D5D2BC8" w14:textId="77777777" w:rsidR="00F40B74" w:rsidRPr="00F40B74" w:rsidRDefault="00F40B74" w:rsidP="00B90EB5">
            <w:pPr>
              <w:keepNext/>
              <w:keepLines/>
              <w:spacing w:before="0" w:after="0"/>
              <w:ind w:firstLine="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 Les passifs courants bancaires</w:t>
            </w:r>
          </w:p>
        </w:tc>
        <w:tc>
          <w:tcPr>
            <w:tcW w:w="992" w:type="dxa"/>
            <w:noWrap/>
            <w:hideMark/>
          </w:tcPr>
          <w:p w14:paraId="3A65723F"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166 990</w:t>
            </w:r>
          </w:p>
        </w:tc>
        <w:tc>
          <w:tcPr>
            <w:tcW w:w="850" w:type="dxa"/>
            <w:noWrap/>
            <w:hideMark/>
          </w:tcPr>
          <w:p w14:paraId="60DCA583"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178 130</w:t>
            </w:r>
          </w:p>
        </w:tc>
        <w:tc>
          <w:tcPr>
            <w:tcW w:w="851" w:type="dxa"/>
            <w:noWrap/>
            <w:hideMark/>
          </w:tcPr>
          <w:p w14:paraId="0BC68F80"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186 883</w:t>
            </w:r>
          </w:p>
        </w:tc>
        <w:tc>
          <w:tcPr>
            <w:tcW w:w="850" w:type="dxa"/>
            <w:noWrap/>
            <w:hideMark/>
          </w:tcPr>
          <w:p w14:paraId="5B7BCD1B"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190 133</w:t>
            </w:r>
          </w:p>
        </w:tc>
        <w:tc>
          <w:tcPr>
            <w:tcW w:w="851" w:type="dxa"/>
            <w:noWrap/>
            <w:hideMark/>
          </w:tcPr>
          <w:p w14:paraId="37787A12"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190 163</w:t>
            </w:r>
          </w:p>
        </w:tc>
        <w:tc>
          <w:tcPr>
            <w:tcW w:w="850" w:type="dxa"/>
            <w:noWrap/>
            <w:hideMark/>
          </w:tcPr>
          <w:p w14:paraId="23EFE8A5"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199 546</w:t>
            </w:r>
          </w:p>
        </w:tc>
        <w:tc>
          <w:tcPr>
            <w:tcW w:w="851" w:type="dxa"/>
            <w:noWrap/>
            <w:hideMark/>
          </w:tcPr>
          <w:p w14:paraId="45BCCF31"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204 283</w:t>
            </w:r>
          </w:p>
        </w:tc>
      </w:tr>
      <w:tr w:rsidR="00F40B74" w:rsidRPr="0077539F" w14:paraId="43D58BC2"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936" w:type="dxa"/>
            <w:noWrap/>
            <w:hideMark/>
          </w:tcPr>
          <w:p w14:paraId="09624747" w14:textId="77777777" w:rsidR="00F40B74" w:rsidRPr="00F40B74" w:rsidRDefault="00F40B74" w:rsidP="00B90EB5">
            <w:pPr>
              <w:keepNext/>
              <w:keepLines/>
              <w:spacing w:before="0" w:after="0"/>
              <w:ind w:firstLine="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Dettes financières (dettes envers les établissements de crédit)</w:t>
            </w:r>
          </w:p>
        </w:tc>
        <w:tc>
          <w:tcPr>
            <w:tcW w:w="992" w:type="dxa"/>
            <w:noWrap/>
            <w:hideMark/>
          </w:tcPr>
          <w:p w14:paraId="1A552485"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12 245</w:t>
            </w:r>
          </w:p>
        </w:tc>
        <w:tc>
          <w:tcPr>
            <w:tcW w:w="850" w:type="dxa"/>
            <w:noWrap/>
            <w:hideMark/>
          </w:tcPr>
          <w:p w14:paraId="4F66BEDC"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17 463</w:t>
            </w:r>
          </w:p>
        </w:tc>
        <w:tc>
          <w:tcPr>
            <w:tcW w:w="851" w:type="dxa"/>
            <w:noWrap/>
            <w:hideMark/>
          </w:tcPr>
          <w:p w14:paraId="33B4CEC5"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21 584</w:t>
            </w:r>
          </w:p>
        </w:tc>
        <w:tc>
          <w:tcPr>
            <w:tcW w:w="850" w:type="dxa"/>
            <w:noWrap/>
            <w:hideMark/>
          </w:tcPr>
          <w:p w14:paraId="3A6D3508"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14 757</w:t>
            </w:r>
          </w:p>
        </w:tc>
        <w:tc>
          <w:tcPr>
            <w:tcW w:w="851" w:type="dxa"/>
            <w:noWrap/>
            <w:hideMark/>
          </w:tcPr>
          <w:p w14:paraId="0A98491A"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14 757</w:t>
            </w:r>
          </w:p>
        </w:tc>
        <w:tc>
          <w:tcPr>
            <w:tcW w:w="850" w:type="dxa"/>
            <w:noWrap/>
            <w:hideMark/>
          </w:tcPr>
          <w:p w14:paraId="0F393214"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15 157</w:t>
            </w:r>
          </w:p>
        </w:tc>
        <w:tc>
          <w:tcPr>
            <w:tcW w:w="851" w:type="dxa"/>
            <w:noWrap/>
            <w:hideMark/>
          </w:tcPr>
          <w:p w14:paraId="2042F59F"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15 741</w:t>
            </w:r>
          </w:p>
        </w:tc>
      </w:tr>
      <w:tr w:rsidR="00F40B74" w:rsidRPr="0077539F" w14:paraId="3114E627"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936" w:type="dxa"/>
            <w:noWrap/>
            <w:hideMark/>
          </w:tcPr>
          <w:p w14:paraId="725F77C0" w14:textId="77777777" w:rsidR="00F40B74" w:rsidRPr="00F40B74" w:rsidRDefault="00F40B74" w:rsidP="00B90EB5">
            <w:pPr>
              <w:keepNext/>
              <w:keepLines/>
              <w:spacing w:before="0" w:after="0"/>
              <w:ind w:firstLine="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Dettes envers la clientèle (non bancaire)</w:t>
            </w:r>
          </w:p>
        </w:tc>
        <w:tc>
          <w:tcPr>
            <w:tcW w:w="992" w:type="dxa"/>
            <w:noWrap/>
            <w:hideMark/>
          </w:tcPr>
          <w:p w14:paraId="5381FEA1"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151 043</w:t>
            </w:r>
          </w:p>
        </w:tc>
        <w:tc>
          <w:tcPr>
            <w:tcW w:w="850" w:type="dxa"/>
            <w:noWrap/>
            <w:hideMark/>
          </w:tcPr>
          <w:p w14:paraId="3D124652"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156 236</w:t>
            </w:r>
          </w:p>
        </w:tc>
        <w:tc>
          <w:tcPr>
            <w:tcW w:w="851" w:type="dxa"/>
            <w:noWrap/>
            <w:hideMark/>
          </w:tcPr>
          <w:p w14:paraId="01209DD8"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160 393</w:t>
            </w:r>
          </w:p>
        </w:tc>
        <w:tc>
          <w:tcPr>
            <w:tcW w:w="850" w:type="dxa"/>
            <w:noWrap/>
            <w:hideMark/>
          </w:tcPr>
          <w:p w14:paraId="5B542A14"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166 583</w:t>
            </w:r>
          </w:p>
        </w:tc>
        <w:tc>
          <w:tcPr>
            <w:tcW w:w="851" w:type="dxa"/>
            <w:noWrap/>
            <w:hideMark/>
          </w:tcPr>
          <w:p w14:paraId="46DF2D77"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166 583</w:t>
            </w:r>
          </w:p>
        </w:tc>
        <w:tc>
          <w:tcPr>
            <w:tcW w:w="850" w:type="dxa"/>
            <w:noWrap/>
            <w:hideMark/>
          </w:tcPr>
          <w:p w14:paraId="7ADFF842"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167 251</w:t>
            </w:r>
          </w:p>
        </w:tc>
        <w:tc>
          <w:tcPr>
            <w:tcW w:w="851" w:type="dxa"/>
            <w:noWrap/>
            <w:hideMark/>
          </w:tcPr>
          <w:p w14:paraId="7D43E77F"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171 384</w:t>
            </w:r>
          </w:p>
        </w:tc>
      </w:tr>
      <w:tr w:rsidR="00F40B74" w:rsidRPr="0077539F" w14:paraId="389EF410"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936" w:type="dxa"/>
            <w:noWrap/>
            <w:hideMark/>
          </w:tcPr>
          <w:p w14:paraId="09CE391E" w14:textId="77777777" w:rsidR="00F40B74" w:rsidRPr="00F40B74" w:rsidRDefault="00F40B74" w:rsidP="00B90EB5">
            <w:pPr>
              <w:keepNext/>
              <w:keepLines/>
              <w:spacing w:before="0" w:after="0"/>
              <w:ind w:firstLine="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Autres passifs financiers (dettes représentées par un titre et autres passifs)</w:t>
            </w:r>
          </w:p>
        </w:tc>
        <w:tc>
          <w:tcPr>
            <w:tcW w:w="992" w:type="dxa"/>
            <w:noWrap/>
            <w:hideMark/>
          </w:tcPr>
          <w:p w14:paraId="4771EA4C"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934</w:t>
            </w:r>
          </w:p>
        </w:tc>
        <w:tc>
          <w:tcPr>
            <w:tcW w:w="850" w:type="dxa"/>
            <w:noWrap/>
            <w:hideMark/>
          </w:tcPr>
          <w:p w14:paraId="78363A80"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1 165</w:t>
            </w:r>
          </w:p>
        </w:tc>
        <w:tc>
          <w:tcPr>
            <w:tcW w:w="851" w:type="dxa"/>
            <w:noWrap/>
            <w:hideMark/>
          </w:tcPr>
          <w:p w14:paraId="536F38FC"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1 413</w:t>
            </w:r>
          </w:p>
        </w:tc>
        <w:tc>
          <w:tcPr>
            <w:tcW w:w="850" w:type="dxa"/>
            <w:noWrap/>
            <w:hideMark/>
          </w:tcPr>
          <w:p w14:paraId="6CE9F861"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6 790</w:t>
            </w:r>
          </w:p>
        </w:tc>
        <w:tc>
          <w:tcPr>
            <w:tcW w:w="851" w:type="dxa"/>
            <w:noWrap/>
            <w:hideMark/>
          </w:tcPr>
          <w:p w14:paraId="66EAA376"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6 801</w:t>
            </w:r>
          </w:p>
        </w:tc>
        <w:tc>
          <w:tcPr>
            <w:tcW w:w="850" w:type="dxa"/>
            <w:noWrap/>
            <w:hideMark/>
          </w:tcPr>
          <w:p w14:paraId="528DDA61"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15 143</w:t>
            </w:r>
          </w:p>
        </w:tc>
        <w:tc>
          <w:tcPr>
            <w:tcW w:w="851" w:type="dxa"/>
            <w:noWrap/>
            <w:hideMark/>
          </w:tcPr>
          <w:p w14:paraId="26FFA663"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14 717</w:t>
            </w:r>
          </w:p>
        </w:tc>
      </w:tr>
      <w:tr w:rsidR="00F40B74" w:rsidRPr="0077539F" w14:paraId="252EBC76"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1936" w:type="dxa"/>
            <w:noWrap/>
            <w:hideMark/>
          </w:tcPr>
          <w:p w14:paraId="4505EA52" w14:textId="77777777" w:rsidR="00F40B74" w:rsidRPr="00F40B74" w:rsidRDefault="00F40B74" w:rsidP="00B90EB5">
            <w:pPr>
              <w:keepNext/>
              <w:keepLines/>
              <w:spacing w:before="0" w:after="0"/>
              <w:ind w:firstLine="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Comptes de régularisation</w:t>
            </w:r>
          </w:p>
        </w:tc>
        <w:tc>
          <w:tcPr>
            <w:tcW w:w="992" w:type="dxa"/>
            <w:noWrap/>
            <w:hideMark/>
          </w:tcPr>
          <w:p w14:paraId="0EFB23D5"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2 768</w:t>
            </w:r>
          </w:p>
        </w:tc>
        <w:tc>
          <w:tcPr>
            <w:tcW w:w="850" w:type="dxa"/>
            <w:noWrap/>
            <w:hideMark/>
          </w:tcPr>
          <w:p w14:paraId="539A6643"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3 266</w:t>
            </w:r>
          </w:p>
        </w:tc>
        <w:tc>
          <w:tcPr>
            <w:tcW w:w="851" w:type="dxa"/>
            <w:noWrap/>
            <w:hideMark/>
          </w:tcPr>
          <w:p w14:paraId="655207E8"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3 493</w:t>
            </w:r>
          </w:p>
        </w:tc>
        <w:tc>
          <w:tcPr>
            <w:tcW w:w="850" w:type="dxa"/>
            <w:noWrap/>
            <w:hideMark/>
          </w:tcPr>
          <w:p w14:paraId="17063AE2"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2 003</w:t>
            </w:r>
          </w:p>
        </w:tc>
        <w:tc>
          <w:tcPr>
            <w:tcW w:w="851" w:type="dxa"/>
            <w:noWrap/>
            <w:hideMark/>
          </w:tcPr>
          <w:p w14:paraId="650D9D48"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2 022</w:t>
            </w:r>
          </w:p>
        </w:tc>
        <w:tc>
          <w:tcPr>
            <w:tcW w:w="850" w:type="dxa"/>
            <w:noWrap/>
            <w:hideMark/>
          </w:tcPr>
          <w:p w14:paraId="5657C14D"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1 995</w:t>
            </w:r>
          </w:p>
        </w:tc>
        <w:tc>
          <w:tcPr>
            <w:tcW w:w="851" w:type="dxa"/>
            <w:noWrap/>
            <w:hideMark/>
          </w:tcPr>
          <w:p w14:paraId="7F9F8142" w14:textId="77777777" w:rsidR="00F40B74" w:rsidRPr="00F40B74" w:rsidRDefault="00F40B74" w:rsidP="00D60438">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sz w:val="16"/>
                <w:szCs w:val="16"/>
                <w:lang w:eastAsia="fr-FR"/>
              </w:rPr>
            </w:pPr>
            <w:r w:rsidRPr="00F40B74">
              <w:rPr>
                <w:rFonts w:asciiTheme="majorHAnsi" w:eastAsia="Calibri" w:hAnsiTheme="majorHAnsi" w:cstheme="majorHAnsi"/>
                <w:sz w:val="16"/>
                <w:szCs w:val="16"/>
                <w:lang w:eastAsia="fr-FR"/>
              </w:rPr>
              <w:t>2 441</w:t>
            </w:r>
          </w:p>
        </w:tc>
      </w:tr>
    </w:tbl>
    <w:p w14:paraId="049FCF01" w14:textId="77777777" w:rsidR="00F40B74" w:rsidRPr="00AA4D46" w:rsidRDefault="00F40B74" w:rsidP="00F40B74">
      <w:pPr>
        <w:ind w:firstLine="0"/>
        <w:rPr>
          <w:rFonts w:ascii="Times New Roman" w:eastAsia="Times New Roman" w:hAnsi="Times New Roman" w:cs="Times New Roman"/>
          <w:i/>
          <w:sz w:val="18"/>
          <w:szCs w:val="20"/>
          <w:lang w:eastAsia="fr-FR"/>
        </w:rPr>
      </w:pPr>
      <w:r w:rsidRPr="00AA4D46">
        <w:rPr>
          <w:rFonts w:ascii="Times New Roman" w:eastAsia="Times New Roman" w:hAnsi="Times New Roman" w:cs="Times New Roman"/>
          <w:i/>
          <w:sz w:val="18"/>
          <w:szCs w:val="20"/>
          <w:lang w:eastAsia="fr-FR"/>
        </w:rPr>
        <w:t>Source : rapports annuels publiés du groupe La Poste</w:t>
      </w:r>
    </w:p>
    <w:p w14:paraId="12729774" w14:textId="77777777" w:rsidR="00F40B74" w:rsidRDefault="00F40B74" w:rsidP="006B6785">
      <w:pPr>
        <w:rPr>
          <w:rFonts w:ascii="Times New Roman" w:eastAsia="Times New Roman" w:hAnsi="Times New Roman" w:cs="Times New Roman"/>
          <w:szCs w:val="21"/>
          <w:lang w:eastAsia="fr-FR"/>
        </w:rPr>
        <w:sectPr w:rsidR="00F40B74" w:rsidSect="004A75C4">
          <w:headerReference w:type="even" r:id="rId76"/>
          <w:headerReference w:type="first" r:id="rId77"/>
          <w:pgSz w:w="11907" w:h="16840" w:code="9"/>
          <w:pgMar w:top="3515" w:right="2835" w:bottom="2722" w:left="2835" w:header="2665" w:footer="2665" w:gutter="0"/>
          <w:cols w:space="708"/>
          <w:titlePg/>
          <w:docGrid w:linePitch="360"/>
        </w:sectPr>
      </w:pPr>
    </w:p>
    <w:p w14:paraId="211BEA32" w14:textId="77777777" w:rsidR="006B6785" w:rsidRPr="003847DC" w:rsidRDefault="006B6785" w:rsidP="006B6785">
      <w:pPr>
        <w:rPr>
          <w:rFonts w:ascii="Times New Roman" w:eastAsia="Times New Roman" w:hAnsi="Times New Roman" w:cs="Times New Roman"/>
          <w:szCs w:val="21"/>
          <w:lang w:eastAsia="fr-FR"/>
        </w:rPr>
      </w:pPr>
      <w:r w:rsidRPr="003847DC">
        <w:rPr>
          <w:rFonts w:ascii="Times New Roman" w:eastAsia="Times New Roman" w:hAnsi="Times New Roman" w:cs="Times New Roman"/>
          <w:szCs w:val="21"/>
          <w:lang w:eastAsia="fr-FR"/>
        </w:rPr>
        <w:t>Représentatifs du fonds de commerce d’une banque de détail, les comptes de dépôts de la clientèle ont évolué comme suit au cours de la période 2010</w:t>
      </w:r>
      <w:r>
        <w:rPr>
          <w:rFonts w:ascii="Times New Roman" w:eastAsia="Times New Roman" w:hAnsi="Times New Roman"/>
          <w:lang w:eastAsia="fr-FR"/>
        </w:rPr>
        <w:t>-</w:t>
      </w:r>
      <w:r w:rsidRPr="003847DC">
        <w:rPr>
          <w:rFonts w:ascii="Times New Roman" w:eastAsia="Times New Roman" w:hAnsi="Times New Roman" w:cs="Times New Roman"/>
          <w:szCs w:val="21"/>
          <w:lang w:eastAsia="fr-FR"/>
        </w:rPr>
        <w:t>2015 :</w:t>
      </w:r>
    </w:p>
    <w:tbl>
      <w:tblPr>
        <w:tblStyle w:val="TABLEAURAPPORTPUBLICTHMATIQUE"/>
        <w:tblW w:w="6791" w:type="dxa"/>
        <w:tblInd w:w="-270" w:type="dxa"/>
        <w:tblLook w:val="04A0" w:firstRow="1" w:lastRow="0" w:firstColumn="1" w:lastColumn="0" w:noHBand="0" w:noVBand="1"/>
      </w:tblPr>
      <w:tblGrid>
        <w:gridCol w:w="1985"/>
        <w:gridCol w:w="801"/>
        <w:gridCol w:w="801"/>
        <w:gridCol w:w="801"/>
        <w:gridCol w:w="801"/>
        <w:gridCol w:w="801"/>
        <w:gridCol w:w="801"/>
      </w:tblGrid>
      <w:tr w:rsidR="006B6785" w:rsidRPr="002E009E" w14:paraId="211BEA3A" w14:textId="77777777" w:rsidTr="00D604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33" w14:textId="77777777" w:rsidR="006B6785" w:rsidRPr="00497097" w:rsidRDefault="006B6785" w:rsidP="006C5A0B">
            <w:pPr>
              <w:spacing w:after="0"/>
              <w:ind w:firstLine="0"/>
              <w:jc w:val="center"/>
              <w:rPr>
                <w:rFonts w:ascii="Times New Roman" w:hAnsi="Times New Roman" w:cs="Times New Roman"/>
                <w:i w:val="0"/>
                <w:color w:val="000000" w:themeColor="text1"/>
                <w:sz w:val="18"/>
                <w:szCs w:val="18"/>
                <w:lang w:eastAsia="fr-FR"/>
              </w:rPr>
            </w:pPr>
            <w:r w:rsidRPr="00497097">
              <w:rPr>
                <w:rFonts w:ascii="Times New Roman" w:hAnsi="Times New Roman" w:cs="Times New Roman"/>
                <w:i w:val="0"/>
                <w:color w:val="000000" w:themeColor="text1"/>
                <w:sz w:val="18"/>
                <w:szCs w:val="18"/>
                <w:lang w:eastAsia="fr-FR"/>
              </w:rPr>
              <w:t>Dettes envers la clientèle - M€</w:t>
            </w:r>
          </w:p>
        </w:tc>
        <w:tc>
          <w:tcPr>
            <w:tcW w:w="801" w:type="dxa"/>
            <w:noWrap/>
            <w:hideMark/>
          </w:tcPr>
          <w:p w14:paraId="211BEA34" w14:textId="77777777" w:rsidR="006B6785" w:rsidRPr="00150EBD" w:rsidRDefault="006B6785" w:rsidP="006C5A0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eastAsia="fr-FR"/>
              </w:rPr>
            </w:pPr>
            <w:r w:rsidRPr="00150EBD">
              <w:rPr>
                <w:rFonts w:ascii="Times New Roman" w:hAnsi="Times New Roman" w:cs="Times New Roman"/>
                <w:color w:val="000000" w:themeColor="text1"/>
                <w:sz w:val="18"/>
                <w:szCs w:val="18"/>
                <w:lang w:eastAsia="fr-FR"/>
              </w:rPr>
              <w:t>2010</w:t>
            </w:r>
          </w:p>
        </w:tc>
        <w:tc>
          <w:tcPr>
            <w:tcW w:w="0" w:type="auto"/>
            <w:noWrap/>
            <w:hideMark/>
          </w:tcPr>
          <w:p w14:paraId="211BEA35" w14:textId="77777777" w:rsidR="006B6785" w:rsidRPr="00150EBD" w:rsidRDefault="006B6785" w:rsidP="006C5A0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eastAsia="fr-FR"/>
              </w:rPr>
            </w:pPr>
            <w:r w:rsidRPr="00150EBD">
              <w:rPr>
                <w:rFonts w:ascii="Times New Roman" w:hAnsi="Times New Roman" w:cs="Times New Roman"/>
                <w:color w:val="000000" w:themeColor="text1"/>
                <w:sz w:val="18"/>
                <w:szCs w:val="18"/>
                <w:lang w:eastAsia="fr-FR"/>
              </w:rPr>
              <w:t>2011</w:t>
            </w:r>
          </w:p>
        </w:tc>
        <w:tc>
          <w:tcPr>
            <w:tcW w:w="0" w:type="auto"/>
            <w:noWrap/>
            <w:hideMark/>
          </w:tcPr>
          <w:p w14:paraId="211BEA36" w14:textId="77777777" w:rsidR="006B6785" w:rsidRPr="00150EBD" w:rsidRDefault="006B6785" w:rsidP="006C5A0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eastAsia="fr-FR"/>
              </w:rPr>
            </w:pPr>
            <w:r w:rsidRPr="00150EBD">
              <w:rPr>
                <w:rFonts w:ascii="Times New Roman" w:hAnsi="Times New Roman" w:cs="Times New Roman"/>
                <w:color w:val="000000" w:themeColor="text1"/>
                <w:sz w:val="18"/>
                <w:szCs w:val="18"/>
                <w:lang w:eastAsia="fr-FR"/>
              </w:rPr>
              <w:t>2012</w:t>
            </w:r>
          </w:p>
        </w:tc>
        <w:tc>
          <w:tcPr>
            <w:tcW w:w="0" w:type="auto"/>
            <w:noWrap/>
            <w:hideMark/>
          </w:tcPr>
          <w:p w14:paraId="211BEA37" w14:textId="77777777" w:rsidR="006B6785" w:rsidRPr="00150EBD" w:rsidRDefault="006B6785" w:rsidP="006C5A0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eastAsia="fr-FR"/>
              </w:rPr>
            </w:pPr>
            <w:r w:rsidRPr="00150EBD">
              <w:rPr>
                <w:rFonts w:ascii="Times New Roman" w:hAnsi="Times New Roman" w:cs="Times New Roman"/>
                <w:color w:val="000000" w:themeColor="text1"/>
                <w:sz w:val="18"/>
                <w:szCs w:val="18"/>
                <w:lang w:eastAsia="fr-FR"/>
              </w:rPr>
              <w:t>2013</w:t>
            </w:r>
          </w:p>
        </w:tc>
        <w:tc>
          <w:tcPr>
            <w:tcW w:w="0" w:type="auto"/>
            <w:noWrap/>
            <w:hideMark/>
          </w:tcPr>
          <w:p w14:paraId="211BEA38" w14:textId="77777777" w:rsidR="006B6785" w:rsidRPr="00150EBD" w:rsidRDefault="006B6785" w:rsidP="006C5A0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eastAsia="fr-FR"/>
              </w:rPr>
            </w:pPr>
            <w:r w:rsidRPr="00150EBD">
              <w:rPr>
                <w:rFonts w:ascii="Times New Roman" w:hAnsi="Times New Roman" w:cs="Times New Roman"/>
                <w:color w:val="000000" w:themeColor="text1"/>
                <w:sz w:val="18"/>
                <w:szCs w:val="18"/>
                <w:lang w:eastAsia="fr-FR"/>
              </w:rPr>
              <w:t>2014</w:t>
            </w:r>
          </w:p>
        </w:tc>
        <w:tc>
          <w:tcPr>
            <w:tcW w:w="0" w:type="auto"/>
            <w:noWrap/>
            <w:hideMark/>
          </w:tcPr>
          <w:p w14:paraId="211BEA39" w14:textId="77777777" w:rsidR="006B6785" w:rsidRPr="00150EBD" w:rsidRDefault="006B6785" w:rsidP="006C5A0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8"/>
                <w:szCs w:val="18"/>
                <w:lang w:eastAsia="fr-FR"/>
              </w:rPr>
            </w:pPr>
            <w:r w:rsidRPr="00150EBD">
              <w:rPr>
                <w:rFonts w:ascii="Times New Roman" w:hAnsi="Times New Roman" w:cs="Times New Roman"/>
                <w:color w:val="000000" w:themeColor="text1"/>
                <w:sz w:val="18"/>
                <w:szCs w:val="18"/>
                <w:lang w:eastAsia="fr-FR"/>
              </w:rPr>
              <w:t>2015</w:t>
            </w:r>
          </w:p>
        </w:tc>
      </w:tr>
      <w:tr w:rsidR="006B6785" w:rsidRPr="002E009E" w14:paraId="211BEA42"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3B"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Comptes d'épargne à régime spécial</w:t>
            </w:r>
          </w:p>
        </w:tc>
        <w:tc>
          <w:tcPr>
            <w:tcW w:w="801" w:type="dxa"/>
            <w:noWrap/>
            <w:hideMark/>
          </w:tcPr>
          <w:p w14:paraId="211BEA3C"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101 862</w:t>
            </w:r>
          </w:p>
        </w:tc>
        <w:tc>
          <w:tcPr>
            <w:tcW w:w="0" w:type="auto"/>
            <w:noWrap/>
            <w:hideMark/>
          </w:tcPr>
          <w:p w14:paraId="211BEA3D"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105 925</w:t>
            </w:r>
          </w:p>
        </w:tc>
        <w:tc>
          <w:tcPr>
            <w:tcW w:w="0" w:type="auto"/>
            <w:noWrap/>
            <w:hideMark/>
          </w:tcPr>
          <w:p w14:paraId="211BEA3E"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111 414</w:t>
            </w:r>
          </w:p>
        </w:tc>
        <w:tc>
          <w:tcPr>
            <w:tcW w:w="0" w:type="auto"/>
            <w:noWrap/>
            <w:hideMark/>
          </w:tcPr>
          <w:p w14:paraId="211BEA3F"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113 866</w:t>
            </w:r>
          </w:p>
        </w:tc>
        <w:tc>
          <w:tcPr>
            <w:tcW w:w="0" w:type="auto"/>
            <w:noWrap/>
            <w:hideMark/>
          </w:tcPr>
          <w:p w14:paraId="211BEA40"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112 974</w:t>
            </w:r>
          </w:p>
        </w:tc>
        <w:tc>
          <w:tcPr>
            <w:tcW w:w="0" w:type="auto"/>
            <w:noWrap/>
            <w:hideMark/>
          </w:tcPr>
          <w:p w14:paraId="211BEA41"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112 408</w:t>
            </w:r>
          </w:p>
        </w:tc>
      </w:tr>
      <w:tr w:rsidR="006B6785" w:rsidRPr="002E009E" w14:paraId="211BEA4A"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43"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dont Livret A</w:t>
            </w:r>
          </w:p>
        </w:tc>
        <w:tc>
          <w:tcPr>
            <w:tcW w:w="801" w:type="dxa"/>
            <w:noWrap/>
            <w:hideMark/>
          </w:tcPr>
          <w:p w14:paraId="211BEA44"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54 692</w:t>
            </w:r>
          </w:p>
        </w:tc>
        <w:tc>
          <w:tcPr>
            <w:tcW w:w="0" w:type="auto"/>
            <w:noWrap/>
            <w:hideMark/>
          </w:tcPr>
          <w:p w14:paraId="211BEA45"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56 990</w:t>
            </w:r>
          </w:p>
        </w:tc>
        <w:tc>
          <w:tcPr>
            <w:tcW w:w="0" w:type="auto"/>
            <w:noWrap/>
            <w:hideMark/>
          </w:tcPr>
          <w:p w14:paraId="211BEA46"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61 756</w:t>
            </w:r>
          </w:p>
        </w:tc>
        <w:tc>
          <w:tcPr>
            <w:tcW w:w="0" w:type="auto"/>
            <w:noWrap/>
            <w:hideMark/>
          </w:tcPr>
          <w:p w14:paraId="211BEA47"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64 314</w:t>
            </w:r>
          </w:p>
        </w:tc>
        <w:tc>
          <w:tcPr>
            <w:tcW w:w="0" w:type="auto"/>
            <w:noWrap/>
            <w:hideMark/>
          </w:tcPr>
          <w:p w14:paraId="211BEA48"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62 696</w:t>
            </w:r>
          </w:p>
        </w:tc>
        <w:tc>
          <w:tcPr>
            <w:tcW w:w="0" w:type="auto"/>
            <w:noWrap/>
            <w:hideMark/>
          </w:tcPr>
          <w:p w14:paraId="211BEA49"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60 177</w:t>
            </w:r>
          </w:p>
        </w:tc>
      </w:tr>
      <w:tr w:rsidR="006B6785" w:rsidRPr="002E009E" w14:paraId="211BEA52"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4B"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dont PEL</w:t>
            </w:r>
          </w:p>
        </w:tc>
        <w:tc>
          <w:tcPr>
            <w:tcW w:w="801" w:type="dxa"/>
            <w:noWrap/>
            <w:hideMark/>
          </w:tcPr>
          <w:p w14:paraId="211BEA4C"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19 254</w:t>
            </w:r>
          </w:p>
        </w:tc>
        <w:tc>
          <w:tcPr>
            <w:tcW w:w="0" w:type="auto"/>
            <w:noWrap/>
            <w:hideMark/>
          </w:tcPr>
          <w:p w14:paraId="211BEA4D"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19 752</w:t>
            </w:r>
          </w:p>
        </w:tc>
        <w:tc>
          <w:tcPr>
            <w:tcW w:w="0" w:type="auto"/>
            <w:noWrap/>
            <w:hideMark/>
          </w:tcPr>
          <w:p w14:paraId="211BEA4E"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20 185</w:t>
            </w:r>
          </w:p>
        </w:tc>
        <w:tc>
          <w:tcPr>
            <w:tcW w:w="0" w:type="auto"/>
            <w:noWrap/>
            <w:hideMark/>
          </w:tcPr>
          <w:p w14:paraId="211BEA4F"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21 287</w:t>
            </w:r>
          </w:p>
        </w:tc>
        <w:tc>
          <w:tcPr>
            <w:tcW w:w="0" w:type="auto"/>
            <w:noWrap/>
            <w:hideMark/>
          </w:tcPr>
          <w:p w14:paraId="211BEA50"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23 055</w:t>
            </w:r>
          </w:p>
        </w:tc>
        <w:tc>
          <w:tcPr>
            <w:tcW w:w="0" w:type="auto"/>
            <w:noWrap/>
            <w:hideMark/>
          </w:tcPr>
          <w:p w14:paraId="211BEA51"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25 744</w:t>
            </w:r>
          </w:p>
        </w:tc>
      </w:tr>
      <w:tr w:rsidR="006B6785" w:rsidRPr="002E009E" w14:paraId="211BEA5A"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53"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dont CEL</w:t>
            </w:r>
          </w:p>
        </w:tc>
        <w:tc>
          <w:tcPr>
            <w:tcW w:w="801" w:type="dxa"/>
            <w:noWrap/>
            <w:hideMark/>
          </w:tcPr>
          <w:p w14:paraId="211BEA54"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6 467</w:t>
            </w:r>
          </w:p>
        </w:tc>
        <w:tc>
          <w:tcPr>
            <w:tcW w:w="0" w:type="auto"/>
            <w:noWrap/>
            <w:hideMark/>
          </w:tcPr>
          <w:p w14:paraId="211BEA55"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6 498</w:t>
            </w:r>
          </w:p>
        </w:tc>
        <w:tc>
          <w:tcPr>
            <w:tcW w:w="0" w:type="auto"/>
            <w:noWrap/>
            <w:hideMark/>
          </w:tcPr>
          <w:p w14:paraId="211BEA56"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6 282</w:t>
            </w:r>
          </w:p>
        </w:tc>
        <w:tc>
          <w:tcPr>
            <w:tcW w:w="0" w:type="auto"/>
            <w:noWrap/>
            <w:hideMark/>
          </w:tcPr>
          <w:p w14:paraId="211BEA57"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5 699</w:t>
            </w:r>
          </w:p>
        </w:tc>
        <w:tc>
          <w:tcPr>
            <w:tcW w:w="0" w:type="auto"/>
            <w:noWrap/>
            <w:hideMark/>
          </w:tcPr>
          <w:p w14:paraId="211BEA58"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5 157</w:t>
            </w:r>
          </w:p>
        </w:tc>
        <w:tc>
          <w:tcPr>
            <w:tcW w:w="0" w:type="auto"/>
            <w:noWrap/>
            <w:hideMark/>
          </w:tcPr>
          <w:p w14:paraId="211BEA59"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4 821</w:t>
            </w:r>
          </w:p>
        </w:tc>
      </w:tr>
      <w:tr w:rsidR="006B6785" w:rsidRPr="002E009E" w14:paraId="211BEA62"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5B"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dont LEP</w:t>
            </w:r>
          </w:p>
        </w:tc>
        <w:tc>
          <w:tcPr>
            <w:tcW w:w="801" w:type="dxa"/>
            <w:noWrap/>
            <w:hideMark/>
          </w:tcPr>
          <w:p w14:paraId="211BEA5C"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10 468</w:t>
            </w:r>
          </w:p>
        </w:tc>
        <w:tc>
          <w:tcPr>
            <w:tcW w:w="0" w:type="auto"/>
            <w:noWrap/>
            <w:hideMark/>
          </w:tcPr>
          <w:p w14:paraId="211BEA5D"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9 785</w:t>
            </w:r>
          </w:p>
        </w:tc>
        <w:tc>
          <w:tcPr>
            <w:tcW w:w="0" w:type="auto"/>
            <w:noWrap/>
            <w:hideMark/>
          </w:tcPr>
          <w:p w14:paraId="211BEA5E"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9 375</w:t>
            </w:r>
          </w:p>
        </w:tc>
        <w:tc>
          <w:tcPr>
            <w:tcW w:w="0" w:type="auto"/>
            <w:noWrap/>
            <w:hideMark/>
          </w:tcPr>
          <w:p w14:paraId="211BEA5F"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8 691</w:t>
            </w:r>
          </w:p>
        </w:tc>
        <w:tc>
          <w:tcPr>
            <w:tcW w:w="0" w:type="auto"/>
            <w:noWrap/>
            <w:hideMark/>
          </w:tcPr>
          <w:p w14:paraId="211BEA60"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8 095</w:t>
            </w:r>
          </w:p>
        </w:tc>
        <w:tc>
          <w:tcPr>
            <w:tcW w:w="0" w:type="auto"/>
            <w:noWrap/>
            <w:hideMark/>
          </w:tcPr>
          <w:p w14:paraId="211BEA61"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7 396</w:t>
            </w:r>
          </w:p>
        </w:tc>
      </w:tr>
      <w:tr w:rsidR="006B6785" w:rsidRPr="002E009E" w14:paraId="211BEA6A"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63"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w:t>
            </w:r>
          </w:p>
        </w:tc>
        <w:tc>
          <w:tcPr>
            <w:tcW w:w="801" w:type="dxa"/>
            <w:noWrap/>
            <w:hideMark/>
          </w:tcPr>
          <w:p w14:paraId="211BEA64" w14:textId="15E9E632"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67</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65" w14:textId="306B2D80"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68</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66" w14:textId="7EF9CA3A"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70</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67" w14:textId="6DB9491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68</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68" w14:textId="1093432A"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68</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69" w14:textId="139FB8AC"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66</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r>
      <w:tr w:rsidR="006B6785" w:rsidRPr="002E009E" w14:paraId="211BEA72"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6B"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Dettes envers la clientèle à vue</w:t>
            </w:r>
          </w:p>
        </w:tc>
        <w:tc>
          <w:tcPr>
            <w:tcW w:w="801" w:type="dxa"/>
            <w:noWrap/>
            <w:hideMark/>
          </w:tcPr>
          <w:p w14:paraId="211BEA6C"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46 321</w:t>
            </w:r>
          </w:p>
        </w:tc>
        <w:tc>
          <w:tcPr>
            <w:tcW w:w="0" w:type="auto"/>
            <w:noWrap/>
            <w:hideMark/>
          </w:tcPr>
          <w:p w14:paraId="211BEA6D"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47 458</w:t>
            </w:r>
          </w:p>
        </w:tc>
        <w:tc>
          <w:tcPr>
            <w:tcW w:w="0" w:type="auto"/>
            <w:noWrap/>
            <w:hideMark/>
          </w:tcPr>
          <w:p w14:paraId="211BEA6E"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45 639</w:t>
            </w:r>
          </w:p>
        </w:tc>
        <w:tc>
          <w:tcPr>
            <w:tcW w:w="0" w:type="auto"/>
            <w:noWrap/>
            <w:hideMark/>
          </w:tcPr>
          <w:p w14:paraId="211BEA6F"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47 901</w:t>
            </w:r>
          </w:p>
        </w:tc>
        <w:tc>
          <w:tcPr>
            <w:tcW w:w="0" w:type="auto"/>
            <w:noWrap/>
            <w:hideMark/>
          </w:tcPr>
          <w:p w14:paraId="211BEA70"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50 604</w:t>
            </w:r>
          </w:p>
        </w:tc>
        <w:tc>
          <w:tcPr>
            <w:tcW w:w="0" w:type="auto"/>
            <w:noWrap/>
            <w:hideMark/>
          </w:tcPr>
          <w:p w14:paraId="211BEA71"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54 746</w:t>
            </w:r>
          </w:p>
        </w:tc>
      </w:tr>
      <w:tr w:rsidR="006B6785" w:rsidRPr="002E009E" w14:paraId="211BEA7A"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73"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w:t>
            </w:r>
          </w:p>
        </w:tc>
        <w:tc>
          <w:tcPr>
            <w:tcW w:w="801" w:type="dxa"/>
            <w:noWrap/>
            <w:hideMark/>
          </w:tcPr>
          <w:p w14:paraId="211BEA74" w14:textId="175A9541"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31</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75" w14:textId="3A4EDFFC"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30</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76" w14:textId="2713E0EF"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28</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77" w14:textId="06E35CE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29</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78" w14:textId="5D3C5DDB"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30</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79" w14:textId="0AA36C6D"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32</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r>
      <w:tr w:rsidR="006B6785" w:rsidRPr="002E009E" w14:paraId="211BEA82"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7B"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Dettes envers la clientèle à terme</w:t>
            </w:r>
          </w:p>
        </w:tc>
        <w:tc>
          <w:tcPr>
            <w:tcW w:w="801" w:type="dxa"/>
            <w:noWrap/>
            <w:hideMark/>
          </w:tcPr>
          <w:p w14:paraId="211BEA7C"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2 860</w:t>
            </w:r>
          </w:p>
        </w:tc>
        <w:tc>
          <w:tcPr>
            <w:tcW w:w="0" w:type="auto"/>
            <w:noWrap/>
            <w:hideMark/>
          </w:tcPr>
          <w:p w14:paraId="211BEA7D"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2 853</w:t>
            </w:r>
          </w:p>
        </w:tc>
        <w:tc>
          <w:tcPr>
            <w:tcW w:w="0" w:type="auto"/>
            <w:noWrap/>
            <w:hideMark/>
          </w:tcPr>
          <w:p w14:paraId="211BEA7E"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3 341</w:t>
            </w:r>
          </w:p>
        </w:tc>
        <w:tc>
          <w:tcPr>
            <w:tcW w:w="0" w:type="auto"/>
            <w:noWrap/>
            <w:hideMark/>
          </w:tcPr>
          <w:p w14:paraId="211BEA7F"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4 815</w:t>
            </w:r>
          </w:p>
        </w:tc>
        <w:tc>
          <w:tcPr>
            <w:tcW w:w="0" w:type="auto"/>
            <w:noWrap/>
            <w:hideMark/>
          </w:tcPr>
          <w:p w14:paraId="211BEA80"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3 672</w:t>
            </w:r>
          </w:p>
        </w:tc>
        <w:tc>
          <w:tcPr>
            <w:tcW w:w="0" w:type="auto"/>
            <w:noWrap/>
            <w:hideMark/>
          </w:tcPr>
          <w:p w14:paraId="211BEA81"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4 231</w:t>
            </w:r>
          </w:p>
        </w:tc>
      </w:tr>
      <w:tr w:rsidR="006B6785" w:rsidRPr="002E009E" w14:paraId="211BEA8A"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83"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w:t>
            </w:r>
          </w:p>
        </w:tc>
        <w:tc>
          <w:tcPr>
            <w:tcW w:w="801" w:type="dxa"/>
            <w:noWrap/>
            <w:hideMark/>
          </w:tcPr>
          <w:p w14:paraId="211BEA84" w14:textId="2C35D58A"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85" w14:textId="235DF4FF"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86" w14:textId="60890BBB"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87" w14:textId="1ACB7CB2"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88" w14:textId="14A7CDD0"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89" w14:textId="0623910B"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r>
      <w:tr w:rsidR="006B6785" w:rsidRPr="002E009E" w14:paraId="211BEA92"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8B"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Total</w:t>
            </w:r>
          </w:p>
        </w:tc>
        <w:tc>
          <w:tcPr>
            <w:tcW w:w="801" w:type="dxa"/>
            <w:noWrap/>
            <w:hideMark/>
          </w:tcPr>
          <w:p w14:paraId="211BEA8C"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151 043</w:t>
            </w:r>
          </w:p>
        </w:tc>
        <w:tc>
          <w:tcPr>
            <w:tcW w:w="0" w:type="auto"/>
            <w:noWrap/>
            <w:hideMark/>
          </w:tcPr>
          <w:p w14:paraId="211BEA8D"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156 236</w:t>
            </w:r>
          </w:p>
        </w:tc>
        <w:tc>
          <w:tcPr>
            <w:tcW w:w="0" w:type="auto"/>
            <w:noWrap/>
            <w:hideMark/>
          </w:tcPr>
          <w:p w14:paraId="211BEA8E"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160 393</w:t>
            </w:r>
          </w:p>
        </w:tc>
        <w:tc>
          <w:tcPr>
            <w:tcW w:w="0" w:type="auto"/>
            <w:noWrap/>
            <w:hideMark/>
          </w:tcPr>
          <w:p w14:paraId="211BEA8F"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166 583</w:t>
            </w:r>
          </w:p>
        </w:tc>
        <w:tc>
          <w:tcPr>
            <w:tcW w:w="0" w:type="auto"/>
            <w:noWrap/>
            <w:hideMark/>
          </w:tcPr>
          <w:p w14:paraId="211BEA90"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167 251</w:t>
            </w:r>
          </w:p>
        </w:tc>
        <w:tc>
          <w:tcPr>
            <w:tcW w:w="0" w:type="auto"/>
            <w:noWrap/>
            <w:hideMark/>
          </w:tcPr>
          <w:p w14:paraId="211BEA91"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171 384</w:t>
            </w:r>
          </w:p>
        </w:tc>
      </w:tr>
      <w:tr w:rsidR="006B6785" w:rsidRPr="002E009E" w14:paraId="211BEA9A"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93"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w:t>
            </w:r>
          </w:p>
        </w:tc>
        <w:tc>
          <w:tcPr>
            <w:tcW w:w="801" w:type="dxa"/>
            <w:noWrap/>
            <w:hideMark/>
          </w:tcPr>
          <w:p w14:paraId="211BEA94" w14:textId="70496565"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100</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95" w14:textId="02D52013"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100</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96" w14:textId="6CD11DAA"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100</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97" w14:textId="4FA88332"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100</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98" w14:textId="714E2730"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100</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99" w14:textId="3CD30BFB"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100</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r>
      <w:tr w:rsidR="006B6785" w:rsidRPr="002E009E" w14:paraId="211BEAA2"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9B"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Total du bilan consolidé de La Banque Postale</w:t>
            </w:r>
          </w:p>
        </w:tc>
        <w:tc>
          <w:tcPr>
            <w:tcW w:w="801" w:type="dxa"/>
            <w:noWrap/>
            <w:hideMark/>
          </w:tcPr>
          <w:p w14:paraId="211BEA9C"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173 016</w:t>
            </w:r>
          </w:p>
        </w:tc>
        <w:tc>
          <w:tcPr>
            <w:tcW w:w="0" w:type="auto"/>
            <w:noWrap/>
            <w:hideMark/>
          </w:tcPr>
          <w:p w14:paraId="211BEA9D"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185 715</w:t>
            </w:r>
          </w:p>
        </w:tc>
        <w:tc>
          <w:tcPr>
            <w:tcW w:w="0" w:type="auto"/>
            <w:noWrap/>
            <w:hideMark/>
          </w:tcPr>
          <w:p w14:paraId="211BEA9E"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195 786</w:t>
            </w:r>
          </w:p>
        </w:tc>
        <w:tc>
          <w:tcPr>
            <w:tcW w:w="0" w:type="auto"/>
            <w:noWrap/>
            <w:hideMark/>
          </w:tcPr>
          <w:p w14:paraId="211BEA9F"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200 232</w:t>
            </w:r>
          </w:p>
        </w:tc>
        <w:tc>
          <w:tcPr>
            <w:tcW w:w="0" w:type="auto"/>
            <w:noWrap/>
            <w:hideMark/>
          </w:tcPr>
          <w:p w14:paraId="211BEAA0"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212 839</w:t>
            </w:r>
          </w:p>
        </w:tc>
        <w:tc>
          <w:tcPr>
            <w:tcW w:w="0" w:type="auto"/>
            <w:noWrap/>
            <w:hideMark/>
          </w:tcPr>
          <w:p w14:paraId="211BEAA1" w14:textId="77777777"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218 708</w:t>
            </w:r>
          </w:p>
        </w:tc>
      </w:tr>
      <w:tr w:rsidR="006B6785" w:rsidRPr="002E009E" w14:paraId="211BEAAA"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1BEAA3" w14:textId="77777777" w:rsidR="006B6785" w:rsidRPr="002E009E" w:rsidRDefault="006B6785" w:rsidP="006C5A0B">
            <w:pPr>
              <w:spacing w:after="0"/>
              <w:ind w:firstLine="0"/>
              <w:jc w:val="center"/>
              <w:rPr>
                <w:rFonts w:ascii="Times New Roman" w:hAnsi="Times New Roman" w:cs="Times New Roman"/>
                <w:sz w:val="18"/>
                <w:szCs w:val="18"/>
                <w:lang w:eastAsia="fr-FR"/>
              </w:rPr>
            </w:pPr>
            <w:r w:rsidRPr="002E009E">
              <w:rPr>
                <w:rFonts w:ascii="Times New Roman" w:hAnsi="Times New Roman" w:cs="Times New Roman"/>
                <w:sz w:val="18"/>
                <w:szCs w:val="18"/>
                <w:lang w:eastAsia="fr-FR"/>
              </w:rPr>
              <w:t>% Dettes envers la clientèle/ total de bilan de la banque</w:t>
            </w:r>
          </w:p>
        </w:tc>
        <w:tc>
          <w:tcPr>
            <w:tcW w:w="801" w:type="dxa"/>
            <w:noWrap/>
            <w:hideMark/>
          </w:tcPr>
          <w:p w14:paraId="211BEAA4" w14:textId="63AD099F"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87</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A5" w14:textId="716EC8E6"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84</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A6" w14:textId="0CAC6790"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82</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A7" w14:textId="5124D9F2"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83</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A8" w14:textId="073A7AB5"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79</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c>
          <w:tcPr>
            <w:tcW w:w="0" w:type="auto"/>
            <w:noWrap/>
            <w:hideMark/>
          </w:tcPr>
          <w:p w14:paraId="211BEAA9" w14:textId="65D136A2" w:rsidR="006B6785" w:rsidRPr="002E009E" w:rsidRDefault="006B6785" w:rsidP="006C5A0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78</w:t>
            </w:r>
            <w:r w:rsidR="00E21048">
              <w:rPr>
                <w:rFonts w:ascii="Times New Roman" w:hAnsi="Times New Roman" w:cs="Times New Roman"/>
                <w:sz w:val="18"/>
                <w:szCs w:val="18"/>
                <w:lang w:eastAsia="fr-FR"/>
              </w:rPr>
              <w:t xml:space="preserve"> </w:t>
            </w:r>
            <w:r w:rsidRPr="002E009E">
              <w:rPr>
                <w:rFonts w:ascii="Times New Roman" w:hAnsi="Times New Roman" w:cs="Times New Roman"/>
                <w:sz w:val="18"/>
                <w:szCs w:val="18"/>
                <w:lang w:eastAsia="fr-FR"/>
              </w:rPr>
              <w:t>%</w:t>
            </w:r>
          </w:p>
        </w:tc>
      </w:tr>
    </w:tbl>
    <w:p w14:paraId="211BEAAB" w14:textId="77777777" w:rsidR="006B6785" w:rsidRPr="0077539F" w:rsidRDefault="006B6785" w:rsidP="006B6785">
      <w:pPr>
        <w:ind w:firstLine="709"/>
        <w:rPr>
          <w:rFonts w:ascii="Times New Roman" w:eastAsia="Times New Roman" w:hAnsi="Times New Roman"/>
          <w:i/>
          <w:sz w:val="18"/>
          <w:lang w:eastAsia="fr-FR"/>
        </w:rPr>
      </w:pPr>
      <w:r w:rsidRPr="0077539F">
        <w:rPr>
          <w:rFonts w:ascii="Times New Roman" w:eastAsia="Times New Roman" w:hAnsi="Times New Roman"/>
          <w:i/>
          <w:sz w:val="18"/>
          <w:lang w:eastAsia="fr-FR"/>
        </w:rPr>
        <w:t>Source : rapports annuels publiés du groupe La Poste</w:t>
      </w:r>
    </w:p>
    <w:p w14:paraId="211BEAAC" w14:textId="77777777" w:rsidR="006B6785" w:rsidRPr="003847DC" w:rsidRDefault="006B6785" w:rsidP="006B6785">
      <w:pPr>
        <w:rPr>
          <w:rFonts w:ascii="Times New Roman" w:eastAsia="Times New Roman" w:hAnsi="Times New Roman" w:cs="Times New Roman"/>
          <w:szCs w:val="21"/>
          <w:lang w:eastAsia="fr-FR"/>
        </w:rPr>
      </w:pPr>
      <w:r w:rsidRPr="003847DC">
        <w:rPr>
          <w:rFonts w:ascii="Times New Roman" w:eastAsia="Times New Roman" w:hAnsi="Times New Roman" w:cs="Times New Roman"/>
          <w:szCs w:val="21"/>
          <w:lang w:eastAsia="fr-FR"/>
        </w:rPr>
        <w:t>Les dettes envers la clientèle</w:t>
      </w:r>
      <w:r w:rsidRPr="003847DC">
        <w:rPr>
          <w:rFonts w:ascii="Times New Roman" w:eastAsia="Times New Roman" w:hAnsi="Times New Roman"/>
          <w:lang w:eastAsia="fr-FR"/>
        </w:rPr>
        <w:t>,</w:t>
      </w:r>
      <w:r w:rsidRPr="003847DC">
        <w:rPr>
          <w:rFonts w:ascii="Times New Roman" w:eastAsia="Times New Roman" w:hAnsi="Times New Roman" w:cs="Times New Roman"/>
          <w:szCs w:val="21"/>
          <w:lang w:eastAsia="fr-FR"/>
        </w:rPr>
        <w:t xml:space="preserve"> c’est-à-dire les dépôts à vue ou à terme, représentent la majeure partie du passif exigible de la banque, même si la tendance s’infléchit légèrement sur la période. Ce point constitue la caractéristique principale du bilan de la banque et la cause première de sa surliquidité. </w:t>
      </w:r>
    </w:p>
    <w:p w14:paraId="211BEAAD" w14:textId="77777777" w:rsidR="006B6785" w:rsidRPr="003847DC" w:rsidRDefault="006B6785" w:rsidP="006B6785">
      <w:pPr>
        <w:keepNext/>
        <w:keepLines/>
        <w:rPr>
          <w:rFonts w:ascii="Times New Roman" w:eastAsia="Times New Roman" w:hAnsi="Times New Roman" w:cs="Times New Roman"/>
          <w:szCs w:val="21"/>
          <w:lang w:eastAsia="fr-FR"/>
        </w:rPr>
      </w:pPr>
      <w:r>
        <w:rPr>
          <w:rFonts w:ascii="Times New Roman" w:eastAsia="Times New Roman" w:hAnsi="Times New Roman"/>
          <w:lang w:eastAsia="fr-FR"/>
        </w:rPr>
        <w:t>À</w:t>
      </w:r>
      <w:r w:rsidRPr="003847DC">
        <w:rPr>
          <w:rFonts w:ascii="Times New Roman" w:eastAsia="Times New Roman" w:hAnsi="Times New Roman" w:cs="Times New Roman"/>
          <w:szCs w:val="21"/>
          <w:lang w:eastAsia="fr-FR"/>
        </w:rPr>
        <w:t xml:space="preserve"> partir de 2012, il a été procédé à des émissions de titres (dette subordonnée et émissions obligataires) pour conforter les ratios prudentiels de LBP</w:t>
      </w:r>
      <w:r>
        <w:rPr>
          <w:rFonts w:ascii="Times New Roman" w:eastAsia="Times New Roman" w:hAnsi="Times New Roman"/>
          <w:lang w:eastAsia="fr-FR"/>
        </w:rPr>
        <w:t>, qui sont venues alourdir le poste des passifs courants</w:t>
      </w:r>
      <w:r w:rsidRPr="003847DC">
        <w:rPr>
          <w:rFonts w:ascii="Times New Roman" w:eastAsia="Times New Roman" w:hAnsi="Times New Roman"/>
          <w:lang w:eastAsia="fr-FR"/>
        </w:rPr>
        <w:t>.</w:t>
      </w:r>
      <w:r w:rsidRPr="003847DC">
        <w:rPr>
          <w:rFonts w:ascii="Times New Roman" w:eastAsia="Times New Roman" w:hAnsi="Times New Roman" w:cs="Times New Roman"/>
          <w:szCs w:val="21"/>
          <w:lang w:eastAsia="fr-FR"/>
        </w:rPr>
        <w:t xml:space="preserve"> Leur montant </w:t>
      </w:r>
      <w:r>
        <w:rPr>
          <w:rFonts w:ascii="Times New Roman" w:eastAsia="Times New Roman" w:hAnsi="Times New Roman"/>
          <w:lang w:eastAsia="fr-FR"/>
        </w:rPr>
        <w:t>a ainsi été</w:t>
      </w:r>
      <w:r w:rsidRPr="003847DC">
        <w:rPr>
          <w:rFonts w:ascii="Times New Roman" w:eastAsia="Times New Roman" w:hAnsi="Times New Roman" w:cs="Times New Roman"/>
          <w:szCs w:val="21"/>
          <w:lang w:eastAsia="fr-FR"/>
        </w:rPr>
        <w:t xml:space="preserve"> multiplié par deux entre 2010 et 2015, passant de 5,8 à 11,4 Md€.</w:t>
      </w:r>
    </w:p>
    <w:tbl>
      <w:tblPr>
        <w:tblStyle w:val="TABLEAURAPPORTPUBLICTHMATIQUE"/>
        <w:tblW w:w="7366" w:type="dxa"/>
        <w:tblInd w:w="-318" w:type="dxa"/>
        <w:tblLayout w:type="fixed"/>
        <w:tblLook w:val="04A0" w:firstRow="1" w:lastRow="0" w:firstColumn="1" w:lastColumn="0" w:noHBand="0" w:noVBand="1"/>
      </w:tblPr>
      <w:tblGrid>
        <w:gridCol w:w="2425"/>
        <w:gridCol w:w="831"/>
        <w:gridCol w:w="708"/>
        <w:gridCol w:w="851"/>
        <w:gridCol w:w="850"/>
        <w:gridCol w:w="851"/>
        <w:gridCol w:w="850"/>
      </w:tblGrid>
      <w:tr w:rsidR="006B6785" w:rsidRPr="002E009E" w14:paraId="211BEAB5" w14:textId="77777777" w:rsidTr="006B4EC4">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425" w:type="dxa"/>
            <w:vMerge w:val="restart"/>
            <w:noWrap/>
            <w:hideMark/>
          </w:tcPr>
          <w:p w14:paraId="211BEAAE" w14:textId="77777777" w:rsidR="006B6785" w:rsidRPr="00497097" w:rsidRDefault="006B6785" w:rsidP="00497097">
            <w:pPr>
              <w:keepLines/>
              <w:ind w:firstLine="0"/>
              <w:jc w:val="center"/>
              <w:rPr>
                <w:rStyle w:val="CCOMPTESgrasitalique"/>
                <w:rFonts w:ascii="Times New Roman" w:hAnsi="Times New Roman" w:cs="Times New Roman"/>
                <w:b/>
                <w:color w:val="000000" w:themeColor="text1"/>
                <w:sz w:val="18"/>
                <w:szCs w:val="18"/>
                <w:lang w:val="fr-FR" w:eastAsia="fr-FR"/>
              </w:rPr>
            </w:pPr>
            <w:r w:rsidRPr="00497097">
              <w:rPr>
                <w:rStyle w:val="CCOMPTESgrasitalique"/>
                <w:rFonts w:ascii="Times New Roman" w:hAnsi="Times New Roman" w:cs="Times New Roman"/>
                <w:b/>
                <w:color w:val="000000" w:themeColor="text1"/>
                <w:sz w:val="18"/>
                <w:szCs w:val="18"/>
                <w:lang w:val="fr-FR"/>
              </w:rPr>
              <w:t>Évolution</w:t>
            </w:r>
            <w:r w:rsidRPr="00497097">
              <w:rPr>
                <w:rStyle w:val="CCOMPTESgrasitalique"/>
                <w:rFonts w:ascii="Times New Roman" w:hAnsi="Times New Roman" w:cs="Times New Roman"/>
                <w:b/>
                <w:color w:val="000000" w:themeColor="text1"/>
                <w:sz w:val="18"/>
                <w:szCs w:val="18"/>
                <w:lang w:val="fr-FR" w:eastAsia="fr-FR"/>
              </w:rPr>
              <w:t xml:space="preserve"> des dettes représentées par un titre</w:t>
            </w:r>
            <w:r w:rsidRPr="00497097">
              <w:rPr>
                <w:rStyle w:val="CCOMPTESgrasitalique"/>
                <w:rFonts w:ascii="Times New Roman" w:hAnsi="Times New Roman" w:cs="Times New Roman"/>
                <w:b/>
                <w:color w:val="000000" w:themeColor="text1"/>
                <w:sz w:val="18"/>
                <w:szCs w:val="18"/>
                <w:lang w:val="fr-FR" w:eastAsia="fr-FR"/>
              </w:rPr>
              <w:br/>
              <w:t xml:space="preserve"> et autres passifs en M€</w:t>
            </w:r>
          </w:p>
        </w:tc>
        <w:tc>
          <w:tcPr>
            <w:tcW w:w="831" w:type="dxa"/>
            <w:vMerge w:val="restart"/>
            <w:noWrap/>
            <w:hideMark/>
          </w:tcPr>
          <w:p w14:paraId="211BEAAF" w14:textId="77777777" w:rsidR="006B6785" w:rsidRPr="00150EBD" w:rsidRDefault="006B6785" w:rsidP="00497097">
            <w:pPr>
              <w:keepLines/>
              <w:ind w:firstLine="0"/>
              <w:jc w:val="center"/>
              <w:cnfStyle w:val="100000000000" w:firstRow="1" w:lastRow="0" w:firstColumn="0" w:lastColumn="0" w:oddVBand="0" w:evenVBand="0" w:oddHBand="0" w:evenHBand="0" w:firstRowFirstColumn="0" w:firstRowLastColumn="0" w:lastRowFirstColumn="0" w:lastRowLastColumn="0"/>
              <w:rPr>
                <w:rStyle w:val="CCOMPTESgrasitalique"/>
                <w:rFonts w:ascii="Times New Roman" w:hAnsi="Times New Roman" w:cs="Times New Roman"/>
                <w:b/>
                <w:i w:val="0"/>
                <w:color w:val="000000" w:themeColor="text1"/>
                <w:sz w:val="18"/>
                <w:szCs w:val="18"/>
                <w:lang w:eastAsia="fr-FR"/>
              </w:rPr>
            </w:pPr>
            <w:r w:rsidRPr="00150EBD">
              <w:rPr>
                <w:rStyle w:val="CCOMPTESgrasitalique"/>
                <w:rFonts w:ascii="Times New Roman" w:hAnsi="Times New Roman" w:cs="Times New Roman"/>
                <w:b/>
                <w:i w:val="0"/>
                <w:color w:val="000000" w:themeColor="text1"/>
                <w:sz w:val="18"/>
                <w:szCs w:val="18"/>
                <w:lang w:eastAsia="fr-FR"/>
              </w:rPr>
              <w:t>2010</w:t>
            </w:r>
          </w:p>
        </w:tc>
        <w:tc>
          <w:tcPr>
            <w:tcW w:w="708" w:type="dxa"/>
            <w:vMerge w:val="restart"/>
            <w:noWrap/>
            <w:hideMark/>
          </w:tcPr>
          <w:p w14:paraId="211BEAB0" w14:textId="77777777" w:rsidR="006B6785" w:rsidRPr="00150EBD" w:rsidRDefault="006B6785" w:rsidP="00497097">
            <w:pPr>
              <w:keepLines/>
              <w:ind w:firstLine="0"/>
              <w:jc w:val="center"/>
              <w:cnfStyle w:val="100000000000" w:firstRow="1" w:lastRow="0" w:firstColumn="0" w:lastColumn="0" w:oddVBand="0" w:evenVBand="0" w:oddHBand="0" w:evenHBand="0" w:firstRowFirstColumn="0" w:firstRowLastColumn="0" w:lastRowFirstColumn="0" w:lastRowLastColumn="0"/>
              <w:rPr>
                <w:rStyle w:val="CCOMPTESgrasitalique"/>
                <w:rFonts w:ascii="Times New Roman" w:hAnsi="Times New Roman" w:cs="Times New Roman"/>
                <w:b/>
                <w:i w:val="0"/>
                <w:color w:val="000000" w:themeColor="text1"/>
                <w:sz w:val="18"/>
                <w:szCs w:val="18"/>
                <w:lang w:eastAsia="fr-FR"/>
              </w:rPr>
            </w:pPr>
            <w:r w:rsidRPr="00150EBD">
              <w:rPr>
                <w:rStyle w:val="CCOMPTESgrasitalique"/>
                <w:rFonts w:ascii="Times New Roman" w:hAnsi="Times New Roman" w:cs="Times New Roman"/>
                <w:b/>
                <w:i w:val="0"/>
                <w:color w:val="000000" w:themeColor="text1"/>
                <w:sz w:val="18"/>
                <w:szCs w:val="18"/>
                <w:lang w:eastAsia="fr-FR"/>
              </w:rPr>
              <w:t>2011</w:t>
            </w:r>
          </w:p>
        </w:tc>
        <w:tc>
          <w:tcPr>
            <w:tcW w:w="851" w:type="dxa"/>
            <w:vMerge w:val="restart"/>
            <w:noWrap/>
            <w:hideMark/>
          </w:tcPr>
          <w:p w14:paraId="211BEAB1" w14:textId="77777777" w:rsidR="006B6785" w:rsidRPr="00150EBD" w:rsidRDefault="006B6785" w:rsidP="00497097">
            <w:pPr>
              <w:keepLines/>
              <w:ind w:firstLine="0"/>
              <w:jc w:val="center"/>
              <w:cnfStyle w:val="100000000000" w:firstRow="1" w:lastRow="0" w:firstColumn="0" w:lastColumn="0" w:oddVBand="0" w:evenVBand="0" w:oddHBand="0" w:evenHBand="0" w:firstRowFirstColumn="0" w:firstRowLastColumn="0" w:lastRowFirstColumn="0" w:lastRowLastColumn="0"/>
              <w:rPr>
                <w:rStyle w:val="CCOMPTESgrasitalique"/>
                <w:rFonts w:ascii="Times New Roman" w:hAnsi="Times New Roman" w:cs="Times New Roman"/>
                <w:b/>
                <w:i w:val="0"/>
                <w:color w:val="000000" w:themeColor="text1"/>
                <w:sz w:val="18"/>
                <w:szCs w:val="18"/>
                <w:lang w:eastAsia="fr-FR"/>
              </w:rPr>
            </w:pPr>
            <w:r w:rsidRPr="00150EBD">
              <w:rPr>
                <w:rStyle w:val="CCOMPTESgrasitalique"/>
                <w:rFonts w:ascii="Times New Roman" w:hAnsi="Times New Roman" w:cs="Times New Roman"/>
                <w:b/>
                <w:i w:val="0"/>
                <w:color w:val="000000" w:themeColor="text1"/>
                <w:sz w:val="18"/>
                <w:szCs w:val="18"/>
                <w:lang w:eastAsia="fr-FR"/>
              </w:rPr>
              <w:t>2012</w:t>
            </w:r>
          </w:p>
        </w:tc>
        <w:tc>
          <w:tcPr>
            <w:tcW w:w="850" w:type="dxa"/>
            <w:vMerge w:val="restart"/>
            <w:noWrap/>
            <w:hideMark/>
          </w:tcPr>
          <w:p w14:paraId="211BEAB2" w14:textId="77777777" w:rsidR="006B6785" w:rsidRPr="00150EBD" w:rsidRDefault="006B6785" w:rsidP="00497097">
            <w:pPr>
              <w:keepLines/>
              <w:ind w:firstLine="0"/>
              <w:jc w:val="center"/>
              <w:cnfStyle w:val="100000000000" w:firstRow="1" w:lastRow="0" w:firstColumn="0" w:lastColumn="0" w:oddVBand="0" w:evenVBand="0" w:oddHBand="0" w:evenHBand="0" w:firstRowFirstColumn="0" w:firstRowLastColumn="0" w:lastRowFirstColumn="0" w:lastRowLastColumn="0"/>
              <w:rPr>
                <w:rStyle w:val="CCOMPTESgrasitalique"/>
                <w:rFonts w:ascii="Times New Roman" w:hAnsi="Times New Roman" w:cs="Times New Roman"/>
                <w:b/>
                <w:i w:val="0"/>
                <w:color w:val="000000" w:themeColor="text1"/>
                <w:sz w:val="18"/>
                <w:szCs w:val="18"/>
                <w:lang w:eastAsia="fr-FR"/>
              </w:rPr>
            </w:pPr>
            <w:r w:rsidRPr="00150EBD">
              <w:rPr>
                <w:rStyle w:val="CCOMPTESgrasitalique"/>
                <w:rFonts w:ascii="Times New Roman" w:hAnsi="Times New Roman" w:cs="Times New Roman"/>
                <w:b/>
                <w:i w:val="0"/>
                <w:color w:val="000000" w:themeColor="text1"/>
                <w:sz w:val="18"/>
                <w:szCs w:val="18"/>
                <w:lang w:eastAsia="fr-FR"/>
              </w:rPr>
              <w:t>2013PF 2014</w:t>
            </w:r>
          </w:p>
        </w:tc>
        <w:tc>
          <w:tcPr>
            <w:tcW w:w="851" w:type="dxa"/>
            <w:vMerge w:val="restart"/>
            <w:noWrap/>
            <w:hideMark/>
          </w:tcPr>
          <w:p w14:paraId="211BEAB3" w14:textId="77777777" w:rsidR="006B6785" w:rsidRPr="00150EBD" w:rsidRDefault="006B6785" w:rsidP="00497097">
            <w:pPr>
              <w:keepLines/>
              <w:ind w:firstLine="0"/>
              <w:jc w:val="center"/>
              <w:cnfStyle w:val="100000000000" w:firstRow="1" w:lastRow="0" w:firstColumn="0" w:lastColumn="0" w:oddVBand="0" w:evenVBand="0" w:oddHBand="0" w:evenHBand="0" w:firstRowFirstColumn="0" w:firstRowLastColumn="0" w:lastRowFirstColumn="0" w:lastRowLastColumn="0"/>
              <w:rPr>
                <w:rStyle w:val="CCOMPTESgrasitalique"/>
                <w:rFonts w:ascii="Times New Roman" w:hAnsi="Times New Roman" w:cs="Times New Roman"/>
                <w:b/>
                <w:i w:val="0"/>
                <w:color w:val="000000" w:themeColor="text1"/>
                <w:sz w:val="18"/>
                <w:szCs w:val="18"/>
                <w:lang w:eastAsia="fr-FR"/>
              </w:rPr>
            </w:pPr>
            <w:r w:rsidRPr="00150EBD">
              <w:rPr>
                <w:rStyle w:val="CCOMPTESgrasitalique"/>
                <w:rFonts w:ascii="Times New Roman" w:hAnsi="Times New Roman" w:cs="Times New Roman"/>
                <w:b/>
                <w:i w:val="0"/>
                <w:color w:val="000000" w:themeColor="text1"/>
                <w:sz w:val="18"/>
                <w:szCs w:val="18"/>
                <w:lang w:eastAsia="fr-FR"/>
              </w:rPr>
              <w:t>2014</w:t>
            </w:r>
          </w:p>
        </w:tc>
        <w:tc>
          <w:tcPr>
            <w:tcW w:w="850" w:type="dxa"/>
            <w:vMerge w:val="restart"/>
            <w:noWrap/>
            <w:hideMark/>
          </w:tcPr>
          <w:p w14:paraId="211BEAB4" w14:textId="77777777" w:rsidR="006B6785" w:rsidRPr="00150EBD" w:rsidRDefault="006B6785" w:rsidP="00497097">
            <w:pPr>
              <w:keepLines/>
              <w:ind w:firstLine="0"/>
              <w:jc w:val="center"/>
              <w:cnfStyle w:val="100000000000" w:firstRow="1" w:lastRow="0" w:firstColumn="0" w:lastColumn="0" w:oddVBand="0" w:evenVBand="0" w:oddHBand="0" w:evenHBand="0" w:firstRowFirstColumn="0" w:firstRowLastColumn="0" w:lastRowFirstColumn="0" w:lastRowLastColumn="0"/>
              <w:rPr>
                <w:rStyle w:val="CCOMPTESgrasitalique"/>
                <w:rFonts w:ascii="Times New Roman" w:hAnsi="Times New Roman" w:cs="Times New Roman"/>
                <w:b/>
                <w:i w:val="0"/>
                <w:color w:val="000000" w:themeColor="text1"/>
                <w:sz w:val="18"/>
                <w:szCs w:val="18"/>
                <w:lang w:eastAsia="fr-FR"/>
              </w:rPr>
            </w:pPr>
            <w:r w:rsidRPr="00150EBD">
              <w:rPr>
                <w:rStyle w:val="CCOMPTESgrasitalique"/>
                <w:rFonts w:ascii="Times New Roman" w:hAnsi="Times New Roman" w:cs="Times New Roman"/>
                <w:b/>
                <w:i w:val="0"/>
                <w:color w:val="000000" w:themeColor="text1"/>
                <w:sz w:val="18"/>
                <w:szCs w:val="18"/>
                <w:lang w:eastAsia="fr-FR"/>
              </w:rPr>
              <w:t>2015</w:t>
            </w:r>
          </w:p>
        </w:tc>
      </w:tr>
      <w:tr w:rsidR="006B6785" w:rsidRPr="002E009E" w14:paraId="211BEABD" w14:textId="77777777" w:rsidTr="006B4EC4">
        <w:trPr>
          <w:trHeight w:val="509"/>
        </w:trPr>
        <w:tc>
          <w:tcPr>
            <w:cnfStyle w:val="001000000000" w:firstRow="0" w:lastRow="0" w:firstColumn="1" w:lastColumn="0" w:oddVBand="0" w:evenVBand="0" w:oddHBand="0" w:evenHBand="0" w:firstRowFirstColumn="0" w:firstRowLastColumn="0" w:lastRowFirstColumn="0" w:lastRowLastColumn="0"/>
            <w:tcW w:w="2425" w:type="dxa"/>
            <w:vMerge/>
            <w:hideMark/>
          </w:tcPr>
          <w:p w14:paraId="211BEAB6" w14:textId="77777777" w:rsidR="006B6785" w:rsidRPr="002E009E" w:rsidRDefault="006B6785" w:rsidP="006C5A0B">
            <w:pPr>
              <w:keepNext/>
              <w:keepLines/>
              <w:ind w:firstLine="0"/>
              <w:rPr>
                <w:rFonts w:ascii="Times New Roman" w:hAnsi="Times New Roman" w:cs="Times New Roman"/>
                <w:sz w:val="18"/>
                <w:szCs w:val="18"/>
                <w:lang w:eastAsia="fr-FR"/>
              </w:rPr>
            </w:pPr>
          </w:p>
        </w:tc>
        <w:tc>
          <w:tcPr>
            <w:tcW w:w="831" w:type="dxa"/>
            <w:vMerge/>
            <w:hideMark/>
          </w:tcPr>
          <w:p w14:paraId="211BEAB7" w14:textId="77777777" w:rsidR="006B6785" w:rsidRPr="002E009E" w:rsidRDefault="006B6785" w:rsidP="006C5A0B">
            <w:pPr>
              <w:keepNext/>
              <w:keepLines/>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p>
        </w:tc>
        <w:tc>
          <w:tcPr>
            <w:tcW w:w="708" w:type="dxa"/>
            <w:vMerge/>
            <w:hideMark/>
          </w:tcPr>
          <w:p w14:paraId="211BEAB8" w14:textId="77777777" w:rsidR="006B6785" w:rsidRPr="002E009E" w:rsidRDefault="006B6785" w:rsidP="006C5A0B">
            <w:pPr>
              <w:keepNext/>
              <w:keepLines/>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p>
        </w:tc>
        <w:tc>
          <w:tcPr>
            <w:tcW w:w="851" w:type="dxa"/>
            <w:vMerge/>
            <w:hideMark/>
          </w:tcPr>
          <w:p w14:paraId="211BEAB9" w14:textId="77777777" w:rsidR="006B6785" w:rsidRPr="002E009E" w:rsidRDefault="006B6785" w:rsidP="006C5A0B">
            <w:pPr>
              <w:keepNext/>
              <w:keepLines/>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p>
        </w:tc>
        <w:tc>
          <w:tcPr>
            <w:tcW w:w="850" w:type="dxa"/>
            <w:vMerge/>
            <w:hideMark/>
          </w:tcPr>
          <w:p w14:paraId="211BEABA" w14:textId="77777777" w:rsidR="006B6785" w:rsidRPr="002E009E" w:rsidRDefault="006B6785" w:rsidP="006C5A0B">
            <w:pPr>
              <w:keepNext/>
              <w:keepLines/>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p>
        </w:tc>
        <w:tc>
          <w:tcPr>
            <w:tcW w:w="851" w:type="dxa"/>
            <w:vMerge/>
            <w:hideMark/>
          </w:tcPr>
          <w:p w14:paraId="211BEABB" w14:textId="77777777" w:rsidR="006B6785" w:rsidRPr="002E009E" w:rsidRDefault="006B6785" w:rsidP="006C5A0B">
            <w:pPr>
              <w:keepNext/>
              <w:keepLines/>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p>
        </w:tc>
        <w:tc>
          <w:tcPr>
            <w:tcW w:w="850" w:type="dxa"/>
            <w:vMerge/>
            <w:hideMark/>
          </w:tcPr>
          <w:p w14:paraId="211BEABC" w14:textId="77777777" w:rsidR="006B6785" w:rsidRPr="002E009E" w:rsidRDefault="006B6785" w:rsidP="006C5A0B">
            <w:pPr>
              <w:keepNext/>
              <w:keepLines/>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p>
        </w:tc>
      </w:tr>
      <w:tr w:rsidR="006B6785" w:rsidRPr="002E009E" w14:paraId="211BEAC5"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ABE" w14:textId="77777777" w:rsidR="006B6785" w:rsidRPr="002E009E" w:rsidRDefault="006B6785" w:rsidP="006C5A0B">
            <w:pPr>
              <w:keepNext/>
              <w:keepLines/>
              <w:spacing w:after="0"/>
              <w:ind w:firstLine="0"/>
              <w:jc w:val="left"/>
              <w:rPr>
                <w:rFonts w:ascii="Times New Roman" w:hAnsi="Times New Roman" w:cs="Times New Roman"/>
                <w:sz w:val="18"/>
                <w:szCs w:val="18"/>
                <w:lang w:eastAsia="fr-FR"/>
              </w:rPr>
            </w:pPr>
            <w:r w:rsidRPr="002E009E">
              <w:rPr>
                <w:rFonts w:ascii="Times New Roman" w:hAnsi="Times New Roman" w:cs="Times New Roman"/>
                <w:sz w:val="18"/>
                <w:szCs w:val="18"/>
                <w:lang w:eastAsia="fr-FR"/>
              </w:rPr>
              <w:t>Dettes représentées par un titre</w:t>
            </w:r>
          </w:p>
        </w:tc>
        <w:tc>
          <w:tcPr>
            <w:tcW w:w="831" w:type="dxa"/>
            <w:noWrap/>
            <w:hideMark/>
          </w:tcPr>
          <w:p w14:paraId="211BEABF"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5 759</w:t>
            </w:r>
          </w:p>
        </w:tc>
        <w:tc>
          <w:tcPr>
            <w:tcW w:w="708" w:type="dxa"/>
            <w:noWrap/>
            <w:hideMark/>
          </w:tcPr>
          <w:p w14:paraId="211BEAC0"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6 220</w:t>
            </w:r>
          </w:p>
        </w:tc>
        <w:tc>
          <w:tcPr>
            <w:tcW w:w="851" w:type="dxa"/>
            <w:noWrap/>
            <w:hideMark/>
          </w:tcPr>
          <w:p w14:paraId="211BEAC1"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5 387</w:t>
            </w:r>
          </w:p>
        </w:tc>
        <w:tc>
          <w:tcPr>
            <w:tcW w:w="850" w:type="dxa"/>
            <w:noWrap/>
            <w:hideMark/>
          </w:tcPr>
          <w:p w14:paraId="211BEAC2"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5 129</w:t>
            </w:r>
          </w:p>
        </w:tc>
        <w:tc>
          <w:tcPr>
            <w:tcW w:w="851" w:type="dxa"/>
            <w:noWrap/>
            <w:hideMark/>
          </w:tcPr>
          <w:p w14:paraId="211BEAC3"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11 048</w:t>
            </w:r>
          </w:p>
        </w:tc>
        <w:tc>
          <w:tcPr>
            <w:tcW w:w="850" w:type="dxa"/>
            <w:noWrap/>
            <w:hideMark/>
          </w:tcPr>
          <w:p w14:paraId="211BEAC4"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11 443</w:t>
            </w:r>
          </w:p>
        </w:tc>
      </w:tr>
      <w:tr w:rsidR="006B6785" w:rsidRPr="002E009E" w14:paraId="211BEACD"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AC6" w14:textId="77777777" w:rsidR="006B6785" w:rsidRPr="002E009E" w:rsidRDefault="006B6785" w:rsidP="006C5A0B">
            <w:pPr>
              <w:keepNext/>
              <w:keepLines/>
              <w:spacing w:after="0"/>
              <w:ind w:firstLine="0"/>
              <w:jc w:val="left"/>
              <w:rPr>
                <w:rFonts w:ascii="Times New Roman" w:hAnsi="Times New Roman" w:cs="Times New Roman"/>
                <w:sz w:val="18"/>
                <w:szCs w:val="18"/>
                <w:lang w:eastAsia="fr-FR"/>
              </w:rPr>
            </w:pPr>
            <w:r w:rsidRPr="002E009E">
              <w:rPr>
                <w:rFonts w:ascii="Times New Roman" w:hAnsi="Times New Roman" w:cs="Times New Roman"/>
                <w:sz w:val="18"/>
                <w:szCs w:val="18"/>
                <w:lang w:eastAsia="fr-FR"/>
              </w:rPr>
              <w:t>Dettes subordonnées</w:t>
            </w:r>
          </w:p>
        </w:tc>
        <w:tc>
          <w:tcPr>
            <w:tcW w:w="831" w:type="dxa"/>
            <w:noWrap/>
            <w:hideMark/>
          </w:tcPr>
          <w:p w14:paraId="211BEAC7"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1 236</w:t>
            </w:r>
          </w:p>
        </w:tc>
        <w:tc>
          <w:tcPr>
            <w:tcW w:w="708" w:type="dxa"/>
            <w:noWrap/>
            <w:hideMark/>
          </w:tcPr>
          <w:p w14:paraId="211BEAC8"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796</w:t>
            </w:r>
          </w:p>
        </w:tc>
        <w:tc>
          <w:tcPr>
            <w:tcW w:w="851" w:type="dxa"/>
            <w:noWrap/>
            <w:hideMark/>
          </w:tcPr>
          <w:p w14:paraId="211BEAC9"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850</w:t>
            </w:r>
          </w:p>
        </w:tc>
        <w:tc>
          <w:tcPr>
            <w:tcW w:w="850" w:type="dxa"/>
            <w:noWrap/>
            <w:hideMark/>
          </w:tcPr>
          <w:p w14:paraId="211BEACA"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829</w:t>
            </w:r>
          </w:p>
        </w:tc>
        <w:tc>
          <w:tcPr>
            <w:tcW w:w="851" w:type="dxa"/>
            <w:noWrap/>
            <w:hideMark/>
          </w:tcPr>
          <w:p w14:paraId="211BEACB"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1 658</w:t>
            </w:r>
          </w:p>
        </w:tc>
        <w:tc>
          <w:tcPr>
            <w:tcW w:w="850" w:type="dxa"/>
            <w:noWrap/>
            <w:hideMark/>
          </w:tcPr>
          <w:p w14:paraId="211BEACC"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2 389</w:t>
            </w:r>
          </w:p>
        </w:tc>
      </w:tr>
      <w:tr w:rsidR="006B6785" w:rsidRPr="002E009E" w14:paraId="211BEAD5"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ACE" w14:textId="77777777" w:rsidR="006B6785" w:rsidRPr="002E009E" w:rsidRDefault="006B6785" w:rsidP="006C5A0B">
            <w:pPr>
              <w:keepNext/>
              <w:keepLines/>
              <w:spacing w:after="0"/>
              <w:ind w:firstLine="0"/>
              <w:jc w:val="left"/>
              <w:rPr>
                <w:rFonts w:ascii="Times New Roman" w:hAnsi="Times New Roman" w:cs="Times New Roman"/>
                <w:sz w:val="18"/>
                <w:szCs w:val="18"/>
                <w:lang w:eastAsia="fr-FR"/>
              </w:rPr>
            </w:pPr>
            <w:r w:rsidRPr="002E009E">
              <w:rPr>
                <w:rFonts w:ascii="Times New Roman" w:hAnsi="Times New Roman" w:cs="Times New Roman"/>
                <w:sz w:val="18"/>
                <w:szCs w:val="18"/>
                <w:lang w:eastAsia="fr-FR"/>
              </w:rPr>
              <w:t>Emprunts obligataires</w:t>
            </w:r>
          </w:p>
        </w:tc>
        <w:tc>
          <w:tcPr>
            <w:tcW w:w="831" w:type="dxa"/>
            <w:noWrap/>
            <w:hideMark/>
          </w:tcPr>
          <w:p w14:paraId="211BEACF"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p>
        </w:tc>
        <w:tc>
          <w:tcPr>
            <w:tcW w:w="708" w:type="dxa"/>
            <w:noWrap/>
            <w:hideMark/>
          </w:tcPr>
          <w:p w14:paraId="211BEAD0"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p>
        </w:tc>
        <w:tc>
          <w:tcPr>
            <w:tcW w:w="851" w:type="dxa"/>
            <w:noWrap/>
            <w:hideMark/>
          </w:tcPr>
          <w:p w14:paraId="211BEAD1"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273</w:t>
            </w:r>
          </w:p>
        </w:tc>
        <w:tc>
          <w:tcPr>
            <w:tcW w:w="850" w:type="dxa"/>
            <w:noWrap/>
            <w:hideMark/>
          </w:tcPr>
          <w:p w14:paraId="211BEAD2"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1 536</w:t>
            </w:r>
          </w:p>
        </w:tc>
        <w:tc>
          <w:tcPr>
            <w:tcW w:w="851" w:type="dxa"/>
            <w:noWrap/>
            <w:hideMark/>
          </w:tcPr>
          <w:p w14:paraId="211BEAD3"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3 620</w:t>
            </w:r>
          </w:p>
        </w:tc>
        <w:tc>
          <w:tcPr>
            <w:tcW w:w="850" w:type="dxa"/>
            <w:noWrap/>
            <w:hideMark/>
          </w:tcPr>
          <w:p w14:paraId="211BEAD4"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4 220</w:t>
            </w:r>
          </w:p>
        </w:tc>
      </w:tr>
      <w:tr w:rsidR="006B6785" w:rsidRPr="002E009E" w14:paraId="211BEADD"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AD6" w14:textId="77777777" w:rsidR="006B6785" w:rsidRPr="002E009E" w:rsidRDefault="006B6785" w:rsidP="006C5A0B">
            <w:pPr>
              <w:keepNext/>
              <w:keepLines/>
              <w:spacing w:after="0"/>
              <w:ind w:firstLine="0"/>
              <w:jc w:val="left"/>
              <w:rPr>
                <w:rFonts w:ascii="Times New Roman" w:hAnsi="Times New Roman" w:cs="Times New Roman"/>
                <w:sz w:val="18"/>
                <w:szCs w:val="18"/>
                <w:lang w:eastAsia="fr-FR"/>
              </w:rPr>
            </w:pPr>
            <w:r w:rsidRPr="002E009E">
              <w:rPr>
                <w:rFonts w:ascii="Times New Roman" w:hAnsi="Times New Roman" w:cs="Times New Roman"/>
                <w:sz w:val="18"/>
                <w:szCs w:val="18"/>
                <w:lang w:eastAsia="fr-FR"/>
              </w:rPr>
              <w:t>Certificats de dépôts</w:t>
            </w:r>
          </w:p>
        </w:tc>
        <w:tc>
          <w:tcPr>
            <w:tcW w:w="831" w:type="dxa"/>
            <w:noWrap/>
            <w:hideMark/>
          </w:tcPr>
          <w:p w14:paraId="211BEAD7"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4 523</w:t>
            </w:r>
          </w:p>
        </w:tc>
        <w:tc>
          <w:tcPr>
            <w:tcW w:w="708" w:type="dxa"/>
            <w:noWrap/>
            <w:hideMark/>
          </w:tcPr>
          <w:p w14:paraId="211BEAD8"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5 464</w:t>
            </w:r>
          </w:p>
        </w:tc>
        <w:tc>
          <w:tcPr>
            <w:tcW w:w="851" w:type="dxa"/>
            <w:noWrap/>
            <w:hideMark/>
          </w:tcPr>
          <w:p w14:paraId="211BEAD9"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4 264</w:t>
            </w:r>
          </w:p>
        </w:tc>
        <w:tc>
          <w:tcPr>
            <w:tcW w:w="850" w:type="dxa"/>
            <w:noWrap/>
            <w:hideMark/>
          </w:tcPr>
          <w:p w14:paraId="211BEADA"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2 763</w:t>
            </w:r>
          </w:p>
        </w:tc>
        <w:tc>
          <w:tcPr>
            <w:tcW w:w="851" w:type="dxa"/>
            <w:noWrap/>
            <w:hideMark/>
          </w:tcPr>
          <w:p w14:paraId="211BEADB"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5 770</w:t>
            </w:r>
          </w:p>
        </w:tc>
        <w:tc>
          <w:tcPr>
            <w:tcW w:w="850" w:type="dxa"/>
            <w:noWrap/>
            <w:hideMark/>
          </w:tcPr>
          <w:p w14:paraId="211BEADC"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4 834</w:t>
            </w:r>
          </w:p>
        </w:tc>
      </w:tr>
      <w:tr w:rsidR="006B6785" w:rsidRPr="002E009E" w14:paraId="211BEAE5"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ADE" w14:textId="77777777" w:rsidR="006B6785" w:rsidRPr="002E009E" w:rsidRDefault="006B6785" w:rsidP="006C5A0B">
            <w:pPr>
              <w:keepNext/>
              <w:keepLines/>
              <w:spacing w:after="0"/>
              <w:ind w:firstLine="0"/>
              <w:jc w:val="left"/>
              <w:rPr>
                <w:rFonts w:ascii="Times New Roman" w:hAnsi="Times New Roman" w:cs="Times New Roman"/>
                <w:sz w:val="18"/>
                <w:szCs w:val="18"/>
                <w:lang w:eastAsia="fr-FR"/>
              </w:rPr>
            </w:pPr>
            <w:r w:rsidRPr="002E009E">
              <w:rPr>
                <w:rFonts w:ascii="Times New Roman" w:hAnsi="Times New Roman" w:cs="Times New Roman"/>
                <w:sz w:val="18"/>
                <w:szCs w:val="18"/>
                <w:lang w:eastAsia="fr-FR"/>
              </w:rPr>
              <w:t>Dépôts de garantie reçues</w:t>
            </w:r>
          </w:p>
        </w:tc>
        <w:tc>
          <w:tcPr>
            <w:tcW w:w="831" w:type="dxa"/>
            <w:noWrap/>
            <w:hideMark/>
          </w:tcPr>
          <w:p w14:paraId="211BEADF"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315</w:t>
            </w:r>
          </w:p>
        </w:tc>
        <w:tc>
          <w:tcPr>
            <w:tcW w:w="708" w:type="dxa"/>
            <w:noWrap/>
            <w:hideMark/>
          </w:tcPr>
          <w:p w14:paraId="211BEAE0"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338</w:t>
            </w:r>
          </w:p>
        </w:tc>
        <w:tc>
          <w:tcPr>
            <w:tcW w:w="851" w:type="dxa"/>
            <w:noWrap/>
            <w:hideMark/>
          </w:tcPr>
          <w:p w14:paraId="211BEAE1"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386</w:t>
            </w:r>
          </w:p>
        </w:tc>
        <w:tc>
          <w:tcPr>
            <w:tcW w:w="850" w:type="dxa"/>
            <w:noWrap/>
            <w:hideMark/>
          </w:tcPr>
          <w:p w14:paraId="211BEAE2"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478</w:t>
            </w:r>
          </w:p>
        </w:tc>
        <w:tc>
          <w:tcPr>
            <w:tcW w:w="851" w:type="dxa"/>
            <w:noWrap/>
            <w:hideMark/>
          </w:tcPr>
          <w:p w14:paraId="211BEAE3"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1 591</w:t>
            </w:r>
          </w:p>
        </w:tc>
        <w:tc>
          <w:tcPr>
            <w:tcW w:w="850" w:type="dxa"/>
            <w:noWrap/>
            <w:hideMark/>
          </w:tcPr>
          <w:p w14:paraId="211BEAE4"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1 020</w:t>
            </w:r>
          </w:p>
        </w:tc>
      </w:tr>
      <w:tr w:rsidR="006B6785" w:rsidRPr="002E009E" w14:paraId="211BEAED"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AE6" w14:textId="77777777" w:rsidR="006B6785" w:rsidRPr="002E009E" w:rsidRDefault="006B6785" w:rsidP="006C5A0B">
            <w:pPr>
              <w:keepNext/>
              <w:keepLines/>
              <w:spacing w:after="0"/>
              <w:ind w:firstLine="0"/>
              <w:jc w:val="left"/>
              <w:rPr>
                <w:rFonts w:ascii="Times New Roman" w:hAnsi="Times New Roman" w:cs="Times New Roman"/>
                <w:sz w:val="18"/>
                <w:szCs w:val="18"/>
                <w:lang w:eastAsia="fr-FR"/>
              </w:rPr>
            </w:pPr>
            <w:r w:rsidRPr="002E009E">
              <w:rPr>
                <w:rFonts w:ascii="Times New Roman" w:hAnsi="Times New Roman" w:cs="Times New Roman"/>
                <w:sz w:val="18"/>
                <w:szCs w:val="18"/>
                <w:lang w:eastAsia="fr-FR"/>
              </w:rPr>
              <w:t>Passifs financiers à la juste valeur par résultat</w:t>
            </w:r>
          </w:p>
        </w:tc>
        <w:tc>
          <w:tcPr>
            <w:tcW w:w="831" w:type="dxa"/>
            <w:noWrap/>
            <w:hideMark/>
          </w:tcPr>
          <w:p w14:paraId="211BEAE7"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113</w:t>
            </w:r>
          </w:p>
        </w:tc>
        <w:tc>
          <w:tcPr>
            <w:tcW w:w="708" w:type="dxa"/>
            <w:noWrap/>
            <w:hideMark/>
          </w:tcPr>
          <w:p w14:paraId="211BEAE8"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250</w:t>
            </w:r>
          </w:p>
        </w:tc>
        <w:tc>
          <w:tcPr>
            <w:tcW w:w="851" w:type="dxa"/>
            <w:noWrap/>
            <w:hideMark/>
          </w:tcPr>
          <w:p w14:paraId="211BEAE9"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111</w:t>
            </w:r>
          </w:p>
        </w:tc>
        <w:tc>
          <w:tcPr>
            <w:tcW w:w="850" w:type="dxa"/>
            <w:noWrap/>
            <w:hideMark/>
          </w:tcPr>
          <w:p w14:paraId="211BEAEA"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118</w:t>
            </w:r>
          </w:p>
        </w:tc>
        <w:tc>
          <w:tcPr>
            <w:tcW w:w="851" w:type="dxa"/>
            <w:noWrap/>
            <w:hideMark/>
          </w:tcPr>
          <w:p w14:paraId="211BEAEB"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332</w:t>
            </w:r>
          </w:p>
        </w:tc>
        <w:tc>
          <w:tcPr>
            <w:tcW w:w="850" w:type="dxa"/>
            <w:noWrap/>
            <w:hideMark/>
          </w:tcPr>
          <w:p w14:paraId="211BEAEC"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326</w:t>
            </w:r>
          </w:p>
        </w:tc>
      </w:tr>
      <w:tr w:rsidR="006B6785" w:rsidRPr="002E009E" w14:paraId="211BEAF5"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AEE" w14:textId="77777777" w:rsidR="006B6785" w:rsidRPr="002E009E" w:rsidRDefault="006B6785" w:rsidP="006C5A0B">
            <w:pPr>
              <w:keepNext/>
              <w:keepLines/>
              <w:spacing w:after="0"/>
              <w:ind w:firstLine="0"/>
              <w:jc w:val="left"/>
              <w:rPr>
                <w:rFonts w:ascii="Times New Roman" w:hAnsi="Times New Roman" w:cs="Times New Roman"/>
                <w:sz w:val="18"/>
                <w:szCs w:val="18"/>
                <w:lang w:eastAsia="fr-FR"/>
              </w:rPr>
            </w:pPr>
            <w:r w:rsidRPr="002E009E">
              <w:rPr>
                <w:rFonts w:ascii="Times New Roman" w:hAnsi="Times New Roman" w:cs="Times New Roman"/>
                <w:sz w:val="18"/>
                <w:szCs w:val="18"/>
                <w:lang w:eastAsia="fr-FR"/>
              </w:rPr>
              <w:t>Instruments dérivés de couverture</w:t>
            </w:r>
          </w:p>
        </w:tc>
        <w:tc>
          <w:tcPr>
            <w:tcW w:w="831" w:type="dxa"/>
            <w:noWrap/>
            <w:hideMark/>
          </w:tcPr>
          <w:p w14:paraId="211BEAEF"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182</w:t>
            </w:r>
          </w:p>
        </w:tc>
        <w:tc>
          <w:tcPr>
            <w:tcW w:w="708" w:type="dxa"/>
            <w:noWrap/>
            <w:hideMark/>
          </w:tcPr>
          <w:p w14:paraId="211BEAF0"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234</w:t>
            </w:r>
          </w:p>
        </w:tc>
        <w:tc>
          <w:tcPr>
            <w:tcW w:w="851" w:type="dxa"/>
            <w:noWrap/>
            <w:hideMark/>
          </w:tcPr>
          <w:p w14:paraId="211BEAF1"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563</w:t>
            </w:r>
          </w:p>
        </w:tc>
        <w:tc>
          <w:tcPr>
            <w:tcW w:w="850" w:type="dxa"/>
            <w:noWrap/>
            <w:hideMark/>
          </w:tcPr>
          <w:p w14:paraId="211BEAF2"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372</w:t>
            </w:r>
          </w:p>
        </w:tc>
        <w:tc>
          <w:tcPr>
            <w:tcW w:w="851" w:type="dxa"/>
            <w:noWrap/>
            <w:hideMark/>
          </w:tcPr>
          <w:p w14:paraId="211BEAF3"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432</w:t>
            </w:r>
          </w:p>
        </w:tc>
        <w:tc>
          <w:tcPr>
            <w:tcW w:w="850" w:type="dxa"/>
            <w:noWrap/>
            <w:hideMark/>
          </w:tcPr>
          <w:p w14:paraId="211BEAF4"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326</w:t>
            </w:r>
          </w:p>
        </w:tc>
      </w:tr>
      <w:tr w:rsidR="006B6785" w:rsidRPr="002E009E" w14:paraId="211BEAFD"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AF6" w14:textId="77777777" w:rsidR="006B6785" w:rsidRPr="002E009E" w:rsidRDefault="006B6785" w:rsidP="006C5A0B">
            <w:pPr>
              <w:keepNext/>
              <w:keepLines/>
              <w:spacing w:after="0"/>
              <w:ind w:firstLine="0"/>
              <w:jc w:val="left"/>
              <w:rPr>
                <w:rFonts w:ascii="Times New Roman" w:hAnsi="Times New Roman" w:cs="Times New Roman"/>
                <w:sz w:val="18"/>
                <w:szCs w:val="18"/>
                <w:lang w:eastAsia="fr-FR"/>
              </w:rPr>
            </w:pPr>
            <w:r w:rsidRPr="002E009E">
              <w:rPr>
                <w:rFonts w:ascii="Times New Roman" w:hAnsi="Times New Roman" w:cs="Times New Roman"/>
                <w:sz w:val="18"/>
                <w:szCs w:val="18"/>
                <w:lang w:eastAsia="fr-FR"/>
              </w:rPr>
              <w:t>Autres passifs financiers</w:t>
            </w:r>
          </w:p>
        </w:tc>
        <w:tc>
          <w:tcPr>
            <w:tcW w:w="831" w:type="dxa"/>
            <w:noWrap/>
            <w:hideMark/>
          </w:tcPr>
          <w:p w14:paraId="211BEAF7"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640</w:t>
            </w:r>
          </w:p>
        </w:tc>
        <w:tc>
          <w:tcPr>
            <w:tcW w:w="708" w:type="dxa"/>
            <w:noWrap/>
            <w:hideMark/>
          </w:tcPr>
          <w:p w14:paraId="211BEAF8"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681</w:t>
            </w:r>
          </w:p>
        </w:tc>
        <w:tc>
          <w:tcPr>
            <w:tcW w:w="851" w:type="dxa"/>
            <w:noWrap/>
            <w:hideMark/>
          </w:tcPr>
          <w:p w14:paraId="211BEAF9"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739</w:t>
            </w:r>
          </w:p>
        </w:tc>
        <w:tc>
          <w:tcPr>
            <w:tcW w:w="850" w:type="dxa"/>
            <w:noWrap/>
            <w:hideMark/>
          </w:tcPr>
          <w:p w14:paraId="211BEAFA"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705</w:t>
            </w:r>
          </w:p>
        </w:tc>
        <w:tc>
          <w:tcPr>
            <w:tcW w:w="851" w:type="dxa"/>
            <w:noWrap/>
            <w:hideMark/>
          </w:tcPr>
          <w:p w14:paraId="211BEAFB"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1 739</w:t>
            </w:r>
          </w:p>
        </w:tc>
        <w:tc>
          <w:tcPr>
            <w:tcW w:w="850" w:type="dxa"/>
            <w:noWrap/>
            <w:hideMark/>
          </w:tcPr>
          <w:p w14:paraId="211BEAFC"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1 602</w:t>
            </w:r>
          </w:p>
        </w:tc>
      </w:tr>
      <w:tr w:rsidR="006B6785" w:rsidRPr="002E009E" w14:paraId="211BEB05"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AFE" w14:textId="77777777" w:rsidR="006B6785" w:rsidRPr="002E009E" w:rsidRDefault="006B6785" w:rsidP="006C5A0B">
            <w:pPr>
              <w:keepNext/>
              <w:keepLines/>
              <w:spacing w:after="0"/>
              <w:ind w:firstLine="0"/>
              <w:jc w:val="left"/>
              <w:rPr>
                <w:rFonts w:ascii="Times New Roman" w:hAnsi="Times New Roman" w:cs="Times New Roman"/>
                <w:sz w:val="18"/>
                <w:szCs w:val="18"/>
                <w:lang w:eastAsia="fr-FR"/>
              </w:rPr>
            </w:pPr>
            <w:r w:rsidRPr="002E009E">
              <w:rPr>
                <w:rFonts w:ascii="Times New Roman" w:hAnsi="Times New Roman" w:cs="Times New Roman"/>
                <w:sz w:val="18"/>
                <w:szCs w:val="18"/>
                <w:lang w:eastAsia="fr-FR"/>
              </w:rPr>
              <w:t>Total</w:t>
            </w:r>
          </w:p>
        </w:tc>
        <w:tc>
          <w:tcPr>
            <w:tcW w:w="831" w:type="dxa"/>
            <w:noWrap/>
            <w:hideMark/>
          </w:tcPr>
          <w:p w14:paraId="211BEAFF"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7 009</w:t>
            </w:r>
          </w:p>
        </w:tc>
        <w:tc>
          <w:tcPr>
            <w:tcW w:w="708" w:type="dxa"/>
            <w:noWrap/>
            <w:hideMark/>
          </w:tcPr>
          <w:p w14:paraId="211BEB00"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7 763</w:t>
            </w:r>
          </w:p>
        </w:tc>
        <w:tc>
          <w:tcPr>
            <w:tcW w:w="851" w:type="dxa"/>
            <w:noWrap/>
            <w:hideMark/>
          </w:tcPr>
          <w:p w14:paraId="211BEB01"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7 185</w:t>
            </w:r>
          </w:p>
        </w:tc>
        <w:tc>
          <w:tcPr>
            <w:tcW w:w="850" w:type="dxa"/>
            <w:noWrap/>
            <w:hideMark/>
          </w:tcPr>
          <w:p w14:paraId="211BEB02"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6 801</w:t>
            </w:r>
          </w:p>
        </w:tc>
        <w:tc>
          <w:tcPr>
            <w:tcW w:w="851" w:type="dxa"/>
            <w:noWrap/>
            <w:hideMark/>
          </w:tcPr>
          <w:p w14:paraId="211BEB03"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15 143</w:t>
            </w:r>
          </w:p>
        </w:tc>
        <w:tc>
          <w:tcPr>
            <w:tcW w:w="850" w:type="dxa"/>
            <w:noWrap/>
            <w:hideMark/>
          </w:tcPr>
          <w:p w14:paraId="211BEB04" w14:textId="77777777" w:rsidR="006B6785" w:rsidRPr="002E009E"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2E009E">
              <w:rPr>
                <w:rFonts w:ascii="Times New Roman" w:hAnsi="Times New Roman" w:cs="Times New Roman"/>
                <w:sz w:val="18"/>
                <w:szCs w:val="18"/>
                <w:lang w:eastAsia="fr-FR"/>
              </w:rPr>
              <w:t>14 717</w:t>
            </w:r>
          </w:p>
        </w:tc>
      </w:tr>
    </w:tbl>
    <w:p w14:paraId="211BEB06" w14:textId="77777777" w:rsidR="006B6785" w:rsidRPr="00883D54" w:rsidRDefault="006B6785" w:rsidP="006B6785">
      <w:pPr>
        <w:ind w:firstLine="709"/>
        <w:rPr>
          <w:rFonts w:ascii="Times New Roman" w:eastAsia="Times New Roman" w:hAnsi="Times New Roman" w:cs="Times New Roman"/>
          <w:i/>
          <w:sz w:val="18"/>
          <w:szCs w:val="20"/>
          <w:lang w:eastAsia="fr-FR"/>
        </w:rPr>
      </w:pPr>
      <w:r w:rsidRPr="00883D54">
        <w:rPr>
          <w:rFonts w:ascii="Times New Roman" w:eastAsia="Times New Roman" w:hAnsi="Times New Roman" w:cs="Times New Roman"/>
          <w:i/>
          <w:sz w:val="18"/>
          <w:szCs w:val="20"/>
          <w:lang w:eastAsia="fr-FR"/>
        </w:rPr>
        <w:t>Source : comptes annuels publiés La Poste SA</w:t>
      </w:r>
    </w:p>
    <w:p w14:paraId="211BEB07" w14:textId="77777777" w:rsidR="006B6785" w:rsidRPr="003847DC" w:rsidRDefault="006B6785" w:rsidP="006B6785">
      <w:pPr>
        <w:contextualSpacing/>
        <w:rPr>
          <w:rFonts w:ascii="Times New Roman" w:eastAsia="Times New Roman" w:hAnsi="Times New Roman" w:cs="Times New Roman"/>
          <w:szCs w:val="21"/>
          <w:u w:val="single"/>
          <w:lang w:eastAsia="fr-FR"/>
        </w:rPr>
      </w:pPr>
    </w:p>
    <w:p w14:paraId="211BEB08" w14:textId="2C1FFAFD" w:rsidR="006B6785" w:rsidRPr="003847DC" w:rsidRDefault="006B6785" w:rsidP="006B6785">
      <w:pPr>
        <w:rPr>
          <w:rFonts w:ascii="Times New Roman" w:eastAsia="Times New Roman" w:hAnsi="Times New Roman" w:cs="Times New Roman"/>
          <w:szCs w:val="21"/>
          <w:lang w:eastAsia="fr-FR"/>
        </w:rPr>
      </w:pPr>
      <w:r>
        <w:rPr>
          <w:rFonts w:ascii="Times New Roman" w:eastAsia="Times New Roman" w:hAnsi="Times New Roman"/>
          <w:lang w:eastAsia="fr-FR"/>
        </w:rPr>
        <w:t>À l’actif, l</w:t>
      </w:r>
      <w:r w:rsidRPr="003847DC">
        <w:rPr>
          <w:rFonts w:ascii="Times New Roman" w:eastAsia="Times New Roman" w:hAnsi="Times New Roman"/>
          <w:lang w:eastAsia="fr-FR"/>
        </w:rPr>
        <w:t>a</w:t>
      </w:r>
      <w:r w:rsidRPr="003847DC">
        <w:rPr>
          <w:rFonts w:ascii="Times New Roman" w:eastAsia="Times New Roman" w:hAnsi="Times New Roman" w:cs="Times New Roman"/>
          <w:szCs w:val="21"/>
          <w:lang w:eastAsia="fr-FR"/>
        </w:rPr>
        <w:t xml:space="preserve"> période 2010/2015 se caractérise par une croissance notable des prêts et créances sur la clientèle (+87</w:t>
      </w:r>
      <w:r w:rsidR="00E21048">
        <w:rPr>
          <w:rFonts w:ascii="Times New Roman" w:eastAsia="Times New Roman" w:hAnsi="Times New Roman" w:cs="Times New Roman"/>
          <w:szCs w:val="21"/>
          <w:lang w:eastAsia="fr-FR"/>
        </w:rPr>
        <w:t xml:space="preserve"> </w:t>
      </w:r>
      <w:r w:rsidRPr="003847DC">
        <w:rPr>
          <w:rFonts w:ascii="Times New Roman" w:eastAsia="Times New Roman" w:hAnsi="Times New Roman" w:cs="Times New Roman"/>
          <w:szCs w:val="21"/>
          <w:lang w:eastAsia="fr-FR"/>
        </w:rPr>
        <w:t>%) et une quasi-stagnation des encours de prêts et de créances sur les banques et établissements de crédit ainsi que des portefeuilles de titres.</w:t>
      </w:r>
    </w:p>
    <w:tbl>
      <w:tblPr>
        <w:tblStyle w:val="TABLEAURAPPORTPUBLICTHMATIQUE"/>
        <w:tblW w:w="7337" w:type="dxa"/>
        <w:tblInd w:w="-318" w:type="dxa"/>
        <w:tblLayout w:type="fixed"/>
        <w:tblLook w:val="04A0" w:firstRow="1" w:lastRow="0" w:firstColumn="1" w:lastColumn="0" w:noHBand="0" w:noVBand="1"/>
      </w:tblPr>
      <w:tblGrid>
        <w:gridCol w:w="2426"/>
        <w:gridCol w:w="835"/>
        <w:gridCol w:w="895"/>
        <w:gridCol w:w="813"/>
        <w:gridCol w:w="730"/>
        <w:gridCol w:w="789"/>
        <w:gridCol w:w="849"/>
      </w:tblGrid>
      <w:tr w:rsidR="006B6785" w:rsidRPr="00333EBB" w14:paraId="211BEB10" w14:textId="77777777" w:rsidTr="004970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09" w14:textId="77777777" w:rsidR="006B6785" w:rsidRPr="00497097" w:rsidRDefault="006B6785" w:rsidP="006C5A0B">
            <w:pPr>
              <w:keepLines/>
              <w:spacing w:after="0"/>
              <w:ind w:firstLine="0"/>
              <w:rPr>
                <w:rFonts w:ascii="Times New Roman" w:eastAsia="Calibri" w:hAnsi="Times New Roman" w:cs="Times New Roman"/>
                <w:i w:val="0"/>
                <w:color w:val="000000" w:themeColor="text1"/>
                <w:sz w:val="18"/>
                <w:szCs w:val="18"/>
                <w:lang w:eastAsia="fr-FR"/>
              </w:rPr>
            </w:pPr>
            <w:r w:rsidRPr="00497097">
              <w:rPr>
                <w:rFonts w:ascii="Times New Roman" w:eastAsia="Calibri" w:hAnsi="Times New Roman" w:cs="Times New Roman"/>
                <w:i w:val="0"/>
                <w:color w:val="000000" w:themeColor="text1"/>
                <w:sz w:val="18"/>
                <w:szCs w:val="18"/>
                <w:lang w:eastAsia="fr-FR"/>
              </w:rPr>
              <w:t>Prêts et créances sur la clientèle de l'activité bancaire - M€</w:t>
            </w:r>
          </w:p>
        </w:tc>
        <w:tc>
          <w:tcPr>
            <w:tcW w:w="835" w:type="dxa"/>
            <w:noWrap/>
            <w:hideMark/>
          </w:tcPr>
          <w:p w14:paraId="211BEB0A"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2010</w:t>
            </w:r>
          </w:p>
        </w:tc>
        <w:tc>
          <w:tcPr>
            <w:tcW w:w="895" w:type="dxa"/>
            <w:noWrap/>
            <w:hideMark/>
          </w:tcPr>
          <w:p w14:paraId="211BEB0B"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2011</w:t>
            </w:r>
          </w:p>
        </w:tc>
        <w:tc>
          <w:tcPr>
            <w:tcW w:w="813" w:type="dxa"/>
            <w:noWrap/>
            <w:hideMark/>
          </w:tcPr>
          <w:p w14:paraId="211BEB0C"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2012</w:t>
            </w:r>
          </w:p>
        </w:tc>
        <w:tc>
          <w:tcPr>
            <w:tcW w:w="730" w:type="dxa"/>
            <w:noWrap/>
            <w:hideMark/>
          </w:tcPr>
          <w:p w14:paraId="211BEB0D"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2013</w:t>
            </w:r>
          </w:p>
        </w:tc>
        <w:tc>
          <w:tcPr>
            <w:tcW w:w="789" w:type="dxa"/>
            <w:noWrap/>
            <w:hideMark/>
          </w:tcPr>
          <w:p w14:paraId="211BEB0E"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2014</w:t>
            </w:r>
          </w:p>
        </w:tc>
        <w:tc>
          <w:tcPr>
            <w:tcW w:w="849" w:type="dxa"/>
            <w:noWrap/>
            <w:hideMark/>
          </w:tcPr>
          <w:p w14:paraId="211BEB0F"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2015</w:t>
            </w:r>
          </w:p>
        </w:tc>
      </w:tr>
      <w:tr w:rsidR="006B6785" w:rsidRPr="00333EBB" w14:paraId="211BEB18"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11" w14:textId="77777777" w:rsidR="006B6785" w:rsidRPr="00333EBB" w:rsidRDefault="006B6785" w:rsidP="006C5A0B">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 Prêts et créances sur la clientèle à vue</w:t>
            </w:r>
          </w:p>
        </w:tc>
        <w:tc>
          <w:tcPr>
            <w:tcW w:w="835" w:type="dxa"/>
            <w:noWrap/>
            <w:hideMark/>
          </w:tcPr>
          <w:p w14:paraId="211BEB12" w14:textId="77777777" w:rsidR="006B6785" w:rsidRPr="00333EBB" w:rsidRDefault="006B6785" w:rsidP="006C5A0B">
            <w:pPr>
              <w:keepNext/>
              <w:keepLines/>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c>
          <w:tcPr>
            <w:tcW w:w="895" w:type="dxa"/>
            <w:noWrap/>
            <w:hideMark/>
          </w:tcPr>
          <w:p w14:paraId="211BEB13" w14:textId="77777777" w:rsidR="006B6785" w:rsidRPr="00333EBB" w:rsidRDefault="006B6785" w:rsidP="006C5A0B">
            <w:pPr>
              <w:keepNext/>
              <w:keepLines/>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c>
          <w:tcPr>
            <w:tcW w:w="813" w:type="dxa"/>
            <w:noWrap/>
            <w:hideMark/>
          </w:tcPr>
          <w:p w14:paraId="211BEB14" w14:textId="77777777" w:rsidR="006B6785" w:rsidRPr="00333EBB" w:rsidRDefault="006B6785" w:rsidP="006C5A0B">
            <w:pPr>
              <w:keepNext/>
              <w:keepLines/>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c>
          <w:tcPr>
            <w:tcW w:w="730" w:type="dxa"/>
            <w:noWrap/>
            <w:hideMark/>
          </w:tcPr>
          <w:p w14:paraId="211BEB15" w14:textId="77777777" w:rsidR="006B6785" w:rsidRPr="00333EBB" w:rsidRDefault="006B6785" w:rsidP="006C5A0B">
            <w:pPr>
              <w:keepNext/>
              <w:keepLines/>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c>
          <w:tcPr>
            <w:tcW w:w="789" w:type="dxa"/>
            <w:noWrap/>
            <w:hideMark/>
          </w:tcPr>
          <w:p w14:paraId="211BEB16" w14:textId="77777777" w:rsidR="006B6785" w:rsidRPr="00333EBB" w:rsidRDefault="006B6785" w:rsidP="006C5A0B">
            <w:pPr>
              <w:keepNext/>
              <w:keepLines/>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c>
          <w:tcPr>
            <w:tcW w:w="849" w:type="dxa"/>
            <w:noWrap/>
            <w:hideMark/>
          </w:tcPr>
          <w:p w14:paraId="211BEB17" w14:textId="77777777" w:rsidR="006B6785" w:rsidRPr="00333EBB" w:rsidRDefault="006B6785" w:rsidP="006C5A0B">
            <w:pPr>
              <w:keepNext/>
              <w:keepLines/>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r>
      <w:tr w:rsidR="006B6785" w:rsidRPr="00333EBB" w14:paraId="211BEB20"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19" w14:textId="77777777" w:rsidR="006B6785" w:rsidRPr="00333EBB" w:rsidRDefault="006B6785" w:rsidP="006C5A0B">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Montant brut</w:t>
            </w:r>
          </w:p>
        </w:tc>
        <w:tc>
          <w:tcPr>
            <w:tcW w:w="835" w:type="dxa"/>
            <w:noWrap/>
            <w:hideMark/>
          </w:tcPr>
          <w:p w14:paraId="211BEB1A"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348</w:t>
            </w:r>
          </w:p>
        </w:tc>
        <w:tc>
          <w:tcPr>
            <w:tcW w:w="895" w:type="dxa"/>
            <w:noWrap/>
            <w:hideMark/>
          </w:tcPr>
          <w:p w14:paraId="211BEB1B"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492</w:t>
            </w:r>
          </w:p>
        </w:tc>
        <w:tc>
          <w:tcPr>
            <w:tcW w:w="813" w:type="dxa"/>
            <w:noWrap/>
            <w:hideMark/>
          </w:tcPr>
          <w:p w14:paraId="211BEB1C"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771</w:t>
            </w:r>
          </w:p>
        </w:tc>
        <w:tc>
          <w:tcPr>
            <w:tcW w:w="730" w:type="dxa"/>
            <w:noWrap/>
            <w:hideMark/>
          </w:tcPr>
          <w:p w14:paraId="211BEB1D"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901</w:t>
            </w:r>
          </w:p>
        </w:tc>
        <w:tc>
          <w:tcPr>
            <w:tcW w:w="789" w:type="dxa"/>
            <w:noWrap/>
            <w:hideMark/>
          </w:tcPr>
          <w:p w14:paraId="211BEB1E"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984</w:t>
            </w:r>
          </w:p>
        </w:tc>
        <w:tc>
          <w:tcPr>
            <w:tcW w:w="849" w:type="dxa"/>
            <w:noWrap/>
            <w:hideMark/>
          </w:tcPr>
          <w:p w14:paraId="211BEB1F"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1 078</w:t>
            </w:r>
          </w:p>
        </w:tc>
      </w:tr>
      <w:tr w:rsidR="006B6785" w:rsidRPr="00333EBB" w14:paraId="211BEB28"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21" w14:textId="77777777" w:rsidR="006B6785" w:rsidRPr="00333EBB" w:rsidRDefault="006B6785" w:rsidP="006C5A0B">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Provisions</w:t>
            </w:r>
          </w:p>
        </w:tc>
        <w:tc>
          <w:tcPr>
            <w:tcW w:w="835" w:type="dxa"/>
            <w:noWrap/>
            <w:hideMark/>
          </w:tcPr>
          <w:p w14:paraId="211BEB22"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-57</w:t>
            </w:r>
          </w:p>
        </w:tc>
        <w:tc>
          <w:tcPr>
            <w:tcW w:w="895" w:type="dxa"/>
            <w:noWrap/>
            <w:hideMark/>
          </w:tcPr>
          <w:p w14:paraId="211BEB23"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-76</w:t>
            </w:r>
          </w:p>
        </w:tc>
        <w:tc>
          <w:tcPr>
            <w:tcW w:w="813" w:type="dxa"/>
            <w:noWrap/>
            <w:hideMark/>
          </w:tcPr>
          <w:p w14:paraId="211BEB24"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-138</w:t>
            </w:r>
          </w:p>
        </w:tc>
        <w:tc>
          <w:tcPr>
            <w:tcW w:w="730" w:type="dxa"/>
            <w:noWrap/>
            <w:hideMark/>
          </w:tcPr>
          <w:p w14:paraId="211BEB25"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-138</w:t>
            </w:r>
          </w:p>
        </w:tc>
        <w:tc>
          <w:tcPr>
            <w:tcW w:w="789" w:type="dxa"/>
            <w:noWrap/>
            <w:hideMark/>
          </w:tcPr>
          <w:p w14:paraId="211BEB26"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-146</w:t>
            </w:r>
          </w:p>
        </w:tc>
        <w:tc>
          <w:tcPr>
            <w:tcW w:w="849" w:type="dxa"/>
            <w:noWrap/>
            <w:hideMark/>
          </w:tcPr>
          <w:p w14:paraId="211BEB27"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-157</w:t>
            </w:r>
          </w:p>
        </w:tc>
      </w:tr>
      <w:tr w:rsidR="006B6785" w:rsidRPr="00333EBB" w14:paraId="211BEB30"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29" w14:textId="77777777" w:rsidR="006B6785" w:rsidRPr="00333EBB" w:rsidRDefault="006B6785" w:rsidP="006C5A0B">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Montant net</w:t>
            </w:r>
          </w:p>
        </w:tc>
        <w:tc>
          <w:tcPr>
            <w:tcW w:w="835" w:type="dxa"/>
            <w:noWrap/>
            <w:hideMark/>
          </w:tcPr>
          <w:p w14:paraId="211BEB2A"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291</w:t>
            </w:r>
          </w:p>
        </w:tc>
        <w:tc>
          <w:tcPr>
            <w:tcW w:w="895" w:type="dxa"/>
            <w:noWrap/>
            <w:hideMark/>
          </w:tcPr>
          <w:p w14:paraId="211BEB2B"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416</w:t>
            </w:r>
          </w:p>
        </w:tc>
        <w:tc>
          <w:tcPr>
            <w:tcW w:w="813" w:type="dxa"/>
            <w:noWrap/>
            <w:hideMark/>
          </w:tcPr>
          <w:p w14:paraId="211BEB2C"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633</w:t>
            </w:r>
          </w:p>
        </w:tc>
        <w:tc>
          <w:tcPr>
            <w:tcW w:w="730" w:type="dxa"/>
            <w:noWrap/>
            <w:hideMark/>
          </w:tcPr>
          <w:p w14:paraId="211BEB2D"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763</w:t>
            </w:r>
          </w:p>
        </w:tc>
        <w:tc>
          <w:tcPr>
            <w:tcW w:w="789" w:type="dxa"/>
            <w:noWrap/>
            <w:hideMark/>
          </w:tcPr>
          <w:p w14:paraId="211BEB2E"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838</w:t>
            </w:r>
          </w:p>
        </w:tc>
        <w:tc>
          <w:tcPr>
            <w:tcW w:w="849" w:type="dxa"/>
            <w:noWrap/>
            <w:hideMark/>
          </w:tcPr>
          <w:p w14:paraId="211BEB2F"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921</w:t>
            </w:r>
          </w:p>
        </w:tc>
      </w:tr>
      <w:tr w:rsidR="006B6785" w:rsidRPr="00333EBB" w14:paraId="211BEB38"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31" w14:textId="77777777" w:rsidR="006B6785" w:rsidRPr="00333EBB" w:rsidRDefault="006B6785" w:rsidP="006C5A0B">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2. Prêts et créances sur la clientèle à terme</w:t>
            </w:r>
          </w:p>
        </w:tc>
        <w:tc>
          <w:tcPr>
            <w:tcW w:w="835" w:type="dxa"/>
            <w:noWrap/>
            <w:hideMark/>
          </w:tcPr>
          <w:p w14:paraId="211BEB32"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c>
          <w:tcPr>
            <w:tcW w:w="895" w:type="dxa"/>
            <w:noWrap/>
            <w:hideMark/>
          </w:tcPr>
          <w:p w14:paraId="211BEB33"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c>
          <w:tcPr>
            <w:tcW w:w="813" w:type="dxa"/>
            <w:noWrap/>
            <w:hideMark/>
          </w:tcPr>
          <w:p w14:paraId="211BEB34"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c>
          <w:tcPr>
            <w:tcW w:w="730" w:type="dxa"/>
            <w:noWrap/>
            <w:hideMark/>
          </w:tcPr>
          <w:p w14:paraId="211BEB35"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c>
          <w:tcPr>
            <w:tcW w:w="789" w:type="dxa"/>
            <w:noWrap/>
            <w:hideMark/>
          </w:tcPr>
          <w:p w14:paraId="211BEB36"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c>
          <w:tcPr>
            <w:tcW w:w="849" w:type="dxa"/>
            <w:noWrap/>
            <w:hideMark/>
          </w:tcPr>
          <w:p w14:paraId="211BEB37"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r>
      <w:tr w:rsidR="006B6785" w:rsidRPr="00333EBB" w14:paraId="211BEB40"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39" w14:textId="77777777" w:rsidR="006B6785" w:rsidRPr="00333EBB" w:rsidRDefault="006B6785" w:rsidP="006C5A0B">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Montant brut</w:t>
            </w:r>
          </w:p>
        </w:tc>
        <w:tc>
          <w:tcPr>
            <w:tcW w:w="835" w:type="dxa"/>
            <w:noWrap/>
            <w:hideMark/>
          </w:tcPr>
          <w:p w14:paraId="211BEB3A"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38 898</w:t>
            </w:r>
          </w:p>
        </w:tc>
        <w:tc>
          <w:tcPr>
            <w:tcW w:w="895" w:type="dxa"/>
            <w:noWrap/>
            <w:hideMark/>
          </w:tcPr>
          <w:p w14:paraId="211BEB3B"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44 680</w:t>
            </w:r>
          </w:p>
        </w:tc>
        <w:tc>
          <w:tcPr>
            <w:tcW w:w="813" w:type="dxa"/>
            <w:noWrap/>
            <w:hideMark/>
          </w:tcPr>
          <w:p w14:paraId="211BEB3C"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48 669</w:t>
            </w:r>
          </w:p>
        </w:tc>
        <w:tc>
          <w:tcPr>
            <w:tcW w:w="730" w:type="dxa"/>
            <w:noWrap/>
            <w:hideMark/>
          </w:tcPr>
          <w:p w14:paraId="211BEB3D"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57 111</w:t>
            </w:r>
          </w:p>
        </w:tc>
        <w:tc>
          <w:tcPr>
            <w:tcW w:w="789" w:type="dxa"/>
            <w:noWrap/>
            <w:hideMark/>
          </w:tcPr>
          <w:p w14:paraId="211BEB3E"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64 933</w:t>
            </w:r>
          </w:p>
        </w:tc>
        <w:tc>
          <w:tcPr>
            <w:tcW w:w="849" w:type="dxa"/>
            <w:noWrap/>
            <w:hideMark/>
          </w:tcPr>
          <w:p w14:paraId="211BEB3F"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69 948</w:t>
            </w:r>
          </w:p>
        </w:tc>
      </w:tr>
      <w:tr w:rsidR="006B6785" w:rsidRPr="00333EBB" w14:paraId="211BEB48"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41" w14:textId="77777777" w:rsidR="006B6785" w:rsidRPr="00333EBB" w:rsidRDefault="006B6785" w:rsidP="006C5A0B">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Provisions</w:t>
            </w:r>
          </w:p>
        </w:tc>
        <w:tc>
          <w:tcPr>
            <w:tcW w:w="835" w:type="dxa"/>
            <w:noWrap/>
            <w:hideMark/>
          </w:tcPr>
          <w:p w14:paraId="211BEB42"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-71</w:t>
            </w:r>
          </w:p>
        </w:tc>
        <w:tc>
          <w:tcPr>
            <w:tcW w:w="895" w:type="dxa"/>
            <w:noWrap/>
            <w:hideMark/>
          </w:tcPr>
          <w:p w14:paraId="211BEB43"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-81</w:t>
            </w:r>
          </w:p>
        </w:tc>
        <w:tc>
          <w:tcPr>
            <w:tcW w:w="813" w:type="dxa"/>
            <w:noWrap/>
            <w:hideMark/>
          </w:tcPr>
          <w:p w14:paraId="211BEB44"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-78</w:t>
            </w:r>
          </w:p>
        </w:tc>
        <w:tc>
          <w:tcPr>
            <w:tcW w:w="730" w:type="dxa"/>
            <w:noWrap/>
            <w:hideMark/>
          </w:tcPr>
          <w:p w14:paraId="211BEB45"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-172</w:t>
            </w:r>
          </w:p>
        </w:tc>
        <w:tc>
          <w:tcPr>
            <w:tcW w:w="789" w:type="dxa"/>
            <w:noWrap/>
            <w:hideMark/>
          </w:tcPr>
          <w:p w14:paraId="211BEB46"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-234</w:t>
            </w:r>
          </w:p>
        </w:tc>
        <w:tc>
          <w:tcPr>
            <w:tcW w:w="849" w:type="dxa"/>
            <w:noWrap/>
            <w:hideMark/>
          </w:tcPr>
          <w:p w14:paraId="211BEB47"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-283</w:t>
            </w:r>
          </w:p>
        </w:tc>
      </w:tr>
      <w:tr w:rsidR="006B6785" w:rsidRPr="00333EBB" w14:paraId="211BEB50"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49" w14:textId="77777777" w:rsidR="006B6785" w:rsidRPr="00333EBB" w:rsidRDefault="006B6785" w:rsidP="006C5A0B">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Montant net</w:t>
            </w:r>
          </w:p>
        </w:tc>
        <w:tc>
          <w:tcPr>
            <w:tcW w:w="835" w:type="dxa"/>
            <w:noWrap/>
            <w:hideMark/>
          </w:tcPr>
          <w:p w14:paraId="211BEB4A"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38 827</w:t>
            </w:r>
          </w:p>
        </w:tc>
        <w:tc>
          <w:tcPr>
            <w:tcW w:w="895" w:type="dxa"/>
            <w:noWrap/>
            <w:hideMark/>
          </w:tcPr>
          <w:p w14:paraId="211BEB4B"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44 599</w:t>
            </w:r>
          </w:p>
        </w:tc>
        <w:tc>
          <w:tcPr>
            <w:tcW w:w="813" w:type="dxa"/>
            <w:noWrap/>
            <w:hideMark/>
          </w:tcPr>
          <w:p w14:paraId="211BEB4C"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48 591</w:t>
            </w:r>
          </w:p>
        </w:tc>
        <w:tc>
          <w:tcPr>
            <w:tcW w:w="730" w:type="dxa"/>
            <w:noWrap/>
            <w:hideMark/>
          </w:tcPr>
          <w:p w14:paraId="211BEB4D"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56 939</w:t>
            </w:r>
          </w:p>
        </w:tc>
        <w:tc>
          <w:tcPr>
            <w:tcW w:w="789" w:type="dxa"/>
            <w:noWrap/>
            <w:hideMark/>
          </w:tcPr>
          <w:p w14:paraId="211BEB4E"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64 699</w:t>
            </w:r>
          </w:p>
        </w:tc>
        <w:tc>
          <w:tcPr>
            <w:tcW w:w="849" w:type="dxa"/>
            <w:noWrap/>
            <w:hideMark/>
          </w:tcPr>
          <w:p w14:paraId="211BEB4F"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69 665</w:t>
            </w:r>
          </w:p>
        </w:tc>
      </w:tr>
      <w:tr w:rsidR="006B6785" w:rsidRPr="00333EBB" w14:paraId="211BEB58"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51" w14:textId="77777777" w:rsidR="006B6785" w:rsidRPr="00333EBB" w:rsidRDefault="006B6785" w:rsidP="006C5A0B">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dont crédit de trésorerie</w:t>
            </w:r>
          </w:p>
        </w:tc>
        <w:tc>
          <w:tcPr>
            <w:tcW w:w="835" w:type="dxa"/>
            <w:noWrap/>
            <w:hideMark/>
          </w:tcPr>
          <w:p w14:paraId="211BEB52"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1 392</w:t>
            </w:r>
          </w:p>
        </w:tc>
        <w:tc>
          <w:tcPr>
            <w:tcW w:w="895" w:type="dxa"/>
            <w:noWrap/>
            <w:hideMark/>
          </w:tcPr>
          <w:p w14:paraId="211BEB53"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2 492</w:t>
            </w:r>
          </w:p>
        </w:tc>
        <w:tc>
          <w:tcPr>
            <w:tcW w:w="813" w:type="dxa"/>
            <w:noWrap/>
            <w:hideMark/>
          </w:tcPr>
          <w:p w14:paraId="211BEB54"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2 625</w:t>
            </w:r>
          </w:p>
        </w:tc>
        <w:tc>
          <w:tcPr>
            <w:tcW w:w="730" w:type="dxa"/>
            <w:noWrap/>
            <w:hideMark/>
          </w:tcPr>
          <w:p w14:paraId="211BEB55"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3 271</w:t>
            </w:r>
          </w:p>
        </w:tc>
        <w:tc>
          <w:tcPr>
            <w:tcW w:w="789" w:type="dxa"/>
            <w:noWrap/>
            <w:hideMark/>
          </w:tcPr>
          <w:p w14:paraId="211BEB56"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4 043</w:t>
            </w:r>
          </w:p>
        </w:tc>
        <w:tc>
          <w:tcPr>
            <w:tcW w:w="849" w:type="dxa"/>
            <w:noWrap/>
            <w:hideMark/>
          </w:tcPr>
          <w:p w14:paraId="211BEB57"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4 553</w:t>
            </w:r>
          </w:p>
        </w:tc>
      </w:tr>
      <w:tr w:rsidR="006B6785" w:rsidRPr="00333EBB" w14:paraId="211BEB60"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59" w14:textId="77777777" w:rsidR="006B6785" w:rsidRPr="00333EBB" w:rsidRDefault="006B6785" w:rsidP="006C5A0B">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dont crédit à l'habitat</w:t>
            </w:r>
          </w:p>
        </w:tc>
        <w:tc>
          <w:tcPr>
            <w:tcW w:w="835" w:type="dxa"/>
            <w:noWrap/>
            <w:hideMark/>
          </w:tcPr>
          <w:p w14:paraId="211BEB5A"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37 356</w:t>
            </w:r>
          </w:p>
        </w:tc>
        <w:tc>
          <w:tcPr>
            <w:tcW w:w="895" w:type="dxa"/>
            <w:noWrap/>
            <w:hideMark/>
          </w:tcPr>
          <w:p w14:paraId="211BEB5B"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41 840</w:t>
            </w:r>
          </w:p>
        </w:tc>
        <w:tc>
          <w:tcPr>
            <w:tcW w:w="813" w:type="dxa"/>
            <w:noWrap/>
            <w:hideMark/>
          </w:tcPr>
          <w:p w14:paraId="211BEB5C"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44 993</w:t>
            </w:r>
          </w:p>
        </w:tc>
        <w:tc>
          <w:tcPr>
            <w:tcW w:w="730" w:type="dxa"/>
            <w:noWrap/>
            <w:hideMark/>
          </w:tcPr>
          <w:p w14:paraId="211BEB5D"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49 646</w:t>
            </w:r>
          </w:p>
        </w:tc>
        <w:tc>
          <w:tcPr>
            <w:tcW w:w="789" w:type="dxa"/>
            <w:noWrap/>
            <w:hideMark/>
          </w:tcPr>
          <w:p w14:paraId="211BEB5E"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53 631</w:t>
            </w:r>
          </w:p>
        </w:tc>
        <w:tc>
          <w:tcPr>
            <w:tcW w:w="849" w:type="dxa"/>
            <w:noWrap/>
            <w:hideMark/>
          </w:tcPr>
          <w:p w14:paraId="211BEB5F"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54 214</w:t>
            </w:r>
          </w:p>
        </w:tc>
      </w:tr>
      <w:tr w:rsidR="006B6785" w:rsidRPr="00333EBB" w14:paraId="211BEB68"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61" w14:textId="6A23697A" w:rsidR="006B6785" w:rsidRPr="00333EBB" w:rsidRDefault="00165A22" w:rsidP="00165A22">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D</w:t>
            </w:r>
            <w:r w:rsidR="006B6785" w:rsidRPr="00333EBB">
              <w:rPr>
                <w:rFonts w:ascii="Times New Roman" w:eastAsia="Calibri" w:hAnsi="Times New Roman" w:cs="Times New Roman"/>
                <w:sz w:val="18"/>
                <w:szCs w:val="18"/>
                <w:lang w:eastAsia="fr-FR"/>
              </w:rPr>
              <w:t>ont</w:t>
            </w:r>
            <w:r>
              <w:rPr>
                <w:rFonts w:ascii="Times New Roman" w:eastAsia="Calibri" w:hAnsi="Times New Roman" w:cs="Times New Roman"/>
                <w:sz w:val="18"/>
                <w:szCs w:val="18"/>
                <w:lang w:eastAsia="fr-FR"/>
              </w:rPr>
              <w:t xml:space="preserve"> </w:t>
            </w:r>
            <w:r w:rsidR="006B6785" w:rsidRPr="00333EBB">
              <w:rPr>
                <w:rFonts w:ascii="Times New Roman" w:eastAsia="Calibri" w:hAnsi="Times New Roman" w:cs="Times New Roman"/>
                <w:sz w:val="18"/>
                <w:szCs w:val="18"/>
                <w:lang w:eastAsia="fr-FR"/>
              </w:rPr>
              <w:t>crédit aux personnes morales</w:t>
            </w:r>
          </w:p>
        </w:tc>
        <w:tc>
          <w:tcPr>
            <w:tcW w:w="835" w:type="dxa"/>
            <w:noWrap/>
            <w:hideMark/>
          </w:tcPr>
          <w:p w14:paraId="211BEB62"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c>
          <w:tcPr>
            <w:tcW w:w="895" w:type="dxa"/>
            <w:noWrap/>
            <w:hideMark/>
          </w:tcPr>
          <w:p w14:paraId="211BEB63"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140</w:t>
            </w:r>
          </w:p>
        </w:tc>
        <w:tc>
          <w:tcPr>
            <w:tcW w:w="813" w:type="dxa"/>
            <w:noWrap/>
            <w:hideMark/>
          </w:tcPr>
          <w:p w14:paraId="211BEB64"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666</w:t>
            </w:r>
          </w:p>
        </w:tc>
        <w:tc>
          <w:tcPr>
            <w:tcW w:w="730" w:type="dxa"/>
            <w:noWrap/>
            <w:hideMark/>
          </w:tcPr>
          <w:p w14:paraId="211BEB65"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3 373</w:t>
            </w:r>
          </w:p>
        </w:tc>
        <w:tc>
          <w:tcPr>
            <w:tcW w:w="789" w:type="dxa"/>
            <w:noWrap/>
            <w:hideMark/>
          </w:tcPr>
          <w:p w14:paraId="211BEB66"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5 511</w:t>
            </w:r>
          </w:p>
        </w:tc>
        <w:tc>
          <w:tcPr>
            <w:tcW w:w="849" w:type="dxa"/>
            <w:noWrap/>
            <w:hideMark/>
          </w:tcPr>
          <w:p w14:paraId="211BEB67"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8 055</w:t>
            </w:r>
          </w:p>
        </w:tc>
      </w:tr>
      <w:tr w:rsidR="006B6785" w:rsidRPr="00333EBB" w14:paraId="211BEB70"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69" w14:textId="77777777" w:rsidR="006B6785" w:rsidRPr="00333EBB" w:rsidRDefault="006B6785" w:rsidP="006C5A0B">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3. Titres assimilés aux prêts et créances avec la clientèle</w:t>
            </w:r>
          </w:p>
        </w:tc>
        <w:tc>
          <w:tcPr>
            <w:tcW w:w="835" w:type="dxa"/>
            <w:noWrap/>
            <w:hideMark/>
          </w:tcPr>
          <w:p w14:paraId="211BEB6A"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76</w:t>
            </w:r>
          </w:p>
        </w:tc>
        <w:tc>
          <w:tcPr>
            <w:tcW w:w="895" w:type="dxa"/>
            <w:noWrap/>
            <w:hideMark/>
          </w:tcPr>
          <w:p w14:paraId="211BEB6B"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11</w:t>
            </w:r>
          </w:p>
        </w:tc>
        <w:tc>
          <w:tcPr>
            <w:tcW w:w="813" w:type="dxa"/>
            <w:noWrap/>
            <w:hideMark/>
          </w:tcPr>
          <w:p w14:paraId="211BEB6C"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526</w:t>
            </w:r>
          </w:p>
        </w:tc>
        <w:tc>
          <w:tcPr>
            <w:tcW w:w="730" w:type="dxa"/>
            <w:noWrap/>
            <w:hideMark/>
          </w:tcPr>
          <w:p w14:paraId="211BEB6D"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942</w:t>
            </w:r>
          </w:p>
        </w:tc>
        <w:tc>
          <w:tcPr>
            <w:tcW w:w="789" w:type="dxa"/>
            <w:noWrap/>
            <w:hideMark/>
          </w:tcPr>
          <w:p w14:paraId="211BEB6E"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1 369</w:t>
            </w:r>
          </w:p>
        </w:tc>
        <w:tc>
          <w:tcPr>
            <w:tcW w:w="849" w:type="dxa"/>
            <w:noWrap/>
            <w:hideMark/>
          </w:tcPr>
          <w:p w14:paraId="211BEB6F"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1 476</w:t>
            </w:r>
          </w:p>
        </w:tc>
      </w:tr>
      <w:tr w:rsidR="006B6785" w:rsidRPr="00333EBB" w14:paraId="211BEB78"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71" w14:textId="77777777" w:rsidR="006B6785" w:rsidRPr="00333EBB" w:rsidRDefault="006B6785" w:rsidP="006C5A0B">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 Opérations de location-financement</w:t>
            </w:r>
          </w:p>
        </w:tc>
        <w:tc>
          <w:tcPr>
            <w:tcW w:w="835" w:type="dxa"/>
            <w:noWrap/>
            <w:hideMark/>
          </w:tcPr>
          <w:p w14:paraId="211BEB72"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c>
          <w:tcPr>
            <w:tcW w:w="895" w:type="dxa"/>
            <w:noWrap/>
            <w:hideMark/>
          </w:tcPr>
          <w:p w14:paraId="211BEB73"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w:t>
            </w:r>
          </w:p>
        </w:tc>
        <w:tc>
          <w:tcPr>
            <w:tcW w:w="813" w:type="dxa"/>
            <w:noWrap/>
            <w:hideMark/>
          </w:tcPr>
          <w:p w14:paraId="211BEB74"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172</w:t>
            </w:r>
          </w:p>
        </w:tc>
        <w:tc>
          <w:tcPr>
            <w:tcW w:w="730" w:type="dxa"/>
            <w:noWrap/>
            <w:hideMark/>
          </w:tcPr>
          <w:p w14:paraId="211BEB75"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561</w:t>
            </w:r>
          </w:p>
        </w:tc>
        <w:tc>
          <w:tcPr>
            <w:tcW w:w="789" w:type="dxa"/>
            <w:noWrap/>
            <w:hideMark/>
          </w:tcPr>
          <w:p w14:paraId="211BEB76"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951</w:t>
            </w:r>
          </w:p>
        </w:tc>
        <w:tc>
          <w:tcPr>
            <w:tcW w:w="849" w:type="dxa"/>
            <w:noWrap/>
            <w:hideMark/>
          </w:tcPr>
          <w:p w14:paraId="211BEB77"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1 567</w:t>
            </w:r>
          </w:p>
        </w:tc>
      </w:tr>
      <w:tr w:rsidR="006B6785" w:rsidRPr="00333EBB" w14:paraId="211BEB80"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79" w14:textId="77777777" w:rsidR="006B6785" w:rsidRPr="00333EBB" w:rsidRDefault="006B6785" w:rsidP="006C5A0B">
            <w:pPr>
              <w:keepNext/>
              <w:keepLines/>
              <w:spacing w:before="0" w:after="0"/>
              <w:ind w:firstLine="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Total (1+2+3+4)</w:t>
            </w:r>
          </w:p>
        </w:tc>
        <w:tc>
          <w:tcPr>
            <w:tcW w:w="835" w:type="dxa"/>
            <w:noWrap/>
            <w:hideMark/>
          </w:tcPr>
          <w:p w14:paraId="211BEB7A"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39 194</w:t>
            </w:r>
          </w:p>
        </w:tc>
        <w:tc>
          <w:tcPr>
            <w:tcW w:w="895" w:type="dxa"/>
            <w:noWrap/>
            <w:hideMark/>
          </w:tcPr>
          <w:p w14:paraId="211BEB7B"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45 028</w:t>
            </w:r>
          </w:p>
        </w:tc>
        <w:tc>
          <w:tcPr>
            <w:tcW w:w="813" w:type="dxa"/>
            <w:noWrap/>
            <w:hideMark/>
          </w:tcPr>
          <w:p w14:paraId="211BEB7C"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49 922</w:t>
            </w:r>
          </w:p>
        </w:tc>
        <w:tc>
          <w:tcPr>
            <w:tcW w:w="730" w:type="dxa"/>
            <w:noWrap/>
            <w:hideMark/>
          </w:tcPr>
          <w:p w14:paraId="211BEB7D"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59 204</w:t>
            </w:r>
          </w:p>
        </w:tc>
        <w:tc>
          <w:tcPr>
            <w:tcW w:w="789" w:type="dxa"/>
            <w:noWrap/>
            <w:hideMark/>
          </w:tcPr>
          <w:p w14:paraId="211BEB7E"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67 857</w:t>
            </w:r>
          </w:p>
        </w:tc>
        <w:tc>
          <w:tcPr>
            <w:tcW w:w="849" w:type="dxa"/>
            <w:noWrap/>
            <w:hideMark/>
          </w:tcPr>
          <w:p w14:paraId="211BEB7F" w14:textId="77777777" w:rsidR="006B6785" w:rsidRPr="00333EBB"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333EBB">
              <w:rPr>
                <w:rFonts w:ascii="Times New Roman" w:eastAsia="Calibri" w:hAnsi="Times New Roman" w:cs="Times New Roman"/>
                <w:sz w:val="18"/>
                <w:szCs w:val="18"/>
                <w:lang w:eastAsia="fr-FR"/>
              </w:rPr>
              <w:t>73 628</w:t>
            </w:r>
          </w:p>
        </w:tc>
      </w:tr>
    </w:tbl>
    <w:p w14:paraId="211BEB81" w14:textId="77777777" w:rsidR="006B6785" w:rsidRPr="00883D54" w:rsidRDefault="006B6785" w:rsidP="006B6785">
      <w:pPr>
        <w:ind w:firstLine="709"/>
        <w:rPr>
          <w:rFonts w:ascii="Times New Roman" w:eastAsia="Times New Roman" w:hAnsi="Times New Roman" w:cs="Times New Roman"/>
          <w:i/>
          <w:sz w:val="18"/>
          <w:szCs w:val="20"/>
          <w:lang w:eastAsia="fr-FR"/>
        </w:rPr>
      </w:pPr>
      <w:r w:rsidRPr="00883D54">
        <w:rPr>
          <w:rFonts w:ascii="Times New Roman" w:eastAsia="Times New Roman" w:hAnsi="Times New Roman" w:cs="Times New Roman"/>
          <w:i/>
          <w:sz w:val="18"/>
          <w:szCs w:val="20"/>
          <w:lang w:eastAsia="fr-FR"/>
        </w:rPr>
        <w:t>Source : comptes annuels publiés La Poste SA</w:t>
      </w:r>
    </w:p>
    <w:p w14:paraId="211BEB82" w14:textId="77777777" w:rsidR="006B6785" w:rsidRPr="003847DC" w:rsidRDefault="006B6785" w:rsidP="006B6785">
      <w:pPr>
        <w:rPr>
          <w:rFonts w:ascii="Times New Roman" w:eastAsia="Times New Roman" w:hAnsi="Times New Roman" w:cs="Times New Roman"/>
          <w:szCs w:val="21"/>
          <w:lang w:eastAsia="fr-FR"/>
        </w:rPr>
      </w:pPr>
      <w:r w:rsidRPr="003847DC">
        <w:rPr>
          <w:rFonts w:ascii="Times New Roman" w:eastAsia="Times New Roman" w:hAnsi="Times New Roman" w:cs="Times New Roman"/>
          <w:szCs w:val="21"/>
          <w:lang w:eastAsia="fr-FR"/>
        </w:rPr>
        <w:t>Les prêts et créances sur la clientèle à vue sont principalement constitués des comptes ordinaires débiteurs de la clientèle (découverts</w:t>
      </w:r>
      <w:r w:rsidRPr="003847DC">
        <w:rPr>
          <w:rFonts w:ascii="Times New Roman" w:eastAsia="Times New Roman" w:hAnsi="Times New Roman"/>
          <w:lang w:eastAsia="fr-FR"/>
        </w:rPr>
        <w:t>).</w:t>
      </w:r>
      <w:r w:rsidRPr="003847DC">
        <w:rPr>
          <w:rFonts w:ascii="Times New Roman" w:eastAsia="Times New Roman" w:hAnsi="Times New Roman" w:cs="Times New Roman"/>
          <w:szCs w:val="21"/>
          <w:lang w:eastAsia="fr-FR"/>
        </w:rPr>
        <w:t xml:space="preserve"> Ces découverts n’ont cessé de croître sur la période pour atteindre plus d’un milliard d’euros fin 2015.</w:t>
      </w:r>
    </w:p>
    <w:p w14:paraId="211BEB83" w14:textId="77777777" w:rsidR="006B6785" w:rsidRPr="003847DC" w:rsidRDefault="006B6785" w:rsidP="006B6785">
      <w:pPr>
        <w:rPr>
          <w:rFonts w:ascii="Times New Roman" w:eastAsia="Times New Roman" w:hAnsi="Times New Roman" w:cs="Times New Roman"/>
          <w:szCs w:val="21"/>
          <w:lang w:eastAsia="fr-FR"/>
        </w:rPr>
      </w:pPr>
      <w:r w:rsidRPr="003847DC">
        <w:rPr>
          <w:rFonts w:ascii="Times New Roman" w:eastAsia="Times New Roman" w:hAnsi="Times New Roman" w:cs="Times New Roman"/>
          <w:szCs w:val="21"/>
          <w:lang w:eastAsia="fr-FR"/>
        </w:rPr>
        <w:t xml:space="preserve">Les crédits de trésorerie incluent principalement les crédits à la consommation liés au développement de l’activité de La Banque Postale Financement (4 238 M€ d’encours hors intérêts courus non échus à fin 2015 contre 759 M€ à fin 2010) ainsi que les différés de carte bleue. </w:t>
      </w:r>
    </w:p>
    <w:p w14:paraId="211BEB84" w14:textId="77777777" w:rsidR="006B6785" w:rsidRPr="003847DC" w:rsidRDefault="006B6785" w:rsidP="006B6785">
      <w:pPr>
        <w:rPr>
          <w:rFonts w:ascii="Times New Roman" w:eastAsia="Times New Roman" w:hAnsi="Times New Roman" w:cs="Times New Roman"/>
          <w:szCs w:val="21"/>
          <w:lang w:eastAsia="fr-FR"/>
        </w:rPr>
      </w:pPr>
      <w:r w:rsidRPr="003847DC">
        <w:rPr>
          <w:rFonts w:ascii="Times New Roman" w:eastAsia="Times New Roman" w:hAnsi="Times New Roman" w:cs="Times New Roman"/>
          <w:szCs w:val="21"/>
          <w:lang w:eastAsia="fr-FR"/>
        </w:rPr>
        <w:t xml:space="preserve">Ainsi qu’il ressort du tableau, l’augmentation très sensible des encours est principalement imputable aux crédits à l’habitat et dans une moindre mesure aux crédits aux personnes morales (collectivités), activité démarrée en 2012 et qui a connu une croissance exponentielle. Même si elles ont quadruplé en quatre ans, les provisions restent d’un montant faible en regard des encours. </w:t>
      </w:r>
    </w:p>
    <w:p w14:paraId="211BEB85" w14:textId="77777777" w:rsidR="006B6785" w:rsidRPr="003847DC" w:rsidRDefault="006B6785" w:rsidP="006B6785">
      <w:pPr>
        <w:keepNext/>
        <w:keepLines/>
        <w:ind w:firstLine="709"/>
        <w:rPr>
          <w:rFonts w:ascii="Times New Roman" w:eastAsia="Times New Roman" w:hAnsi="Times New Roman" w:cs="Times New Roman"/>
          <w:i/>
          <w:szCs w:val="21"/>
          <w:lang w:eastAsia="fr-FR"/>
        </w:rPr>
      </w:pPr>
      <w:r w:rsidRPr="003847DC">
        <w:rPr>
          <w:rFonts w:ascii="Times New Roman" w:eastAsia="Times New Roman" w:hAnsi="Times New Roman" w:cs="Times New Roman"/>
          <w:i/>
          <w:szCs w:val="21"/>
          <w:lang w:eastAsia="fr-FR"/>
        </w:rPr>
        <w:t>Les créances sur les établissements de crédit</w:t>
      </w:r>
    </w:p>
    <w:tbl>
      <w:tblPr>
        <w:tblStyle w:val="TABLEAURAPPORTPUBLICTHMATIQUE"/>
        <w:tblW w:w="7170" w:type="dxa"/>
        <w:tblInd w:w="-318" w:type="dxa"/>
        <w:tblLayout w:type="fixed"/>
        <w:tblLook w:val="04A0" w:firstRow="1" w:lastRow="0" w:firstColumn="1" w:lastColumn="0" w:noHBand="0" w:noVBand="1"/>
      </w:tblPr>
      <w:tblGrid>
        <w:gridCol w:w="2426"/>
        <w:gridCol w:w="830"/>
        <w:gridCol w:w="748"/>
        <w:gridCol w:w="807"/>
        <w:gridCol w:w="724"/>
        <w:gridCol w:w="784"/>
        <w:gridCol w:w="851"/>
      </w:tblGrid>
      <w:tr w:rsidR="006B6785" w:rsidRPr="005C030D" w14:paraId="211BEB8D" w14:textId="77777777" w:rsidTr="004970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86" w14:textId="77777777" w:rsidR="006B6785" w:rsidRPr="00497097" w:rsidRDefault="006B6785" w:rsidP="006C5A0B">
            <w:pPr>
              <w:keepLines/>
              <w:spacing w:after="0"/>
              <w:ind w:firstLine="0"/>
              <w:jc w:val="center"/>
              <w:rPr>
                <w:rStyle w:val="CCOMPTESgrasitalique"/>
                <w:rFonts w:ascii="Times New Roman" w:hAnsi="Times New Roman" w:cs="Times New Roman"/>
                <w:b/>
                <w:color w:val="000000" w:themeColor="text1"/>
                <w:sz w:val="18"/>
                <w:szCs w:val="18"/>
                <w:lang w:val="fr-FR" w:eastAsia="fr-FR"/>
              </w:rPr>
            </w:pPr>
            <w:r w:rsidRPr="00497097">
              <w:rPr>
                <w:rStyle w:val="CCOMPTESgrasitalique"/>
                <w:rFonts w:ascii="Times New Roman" w:hAnsi="Times New Roman" w:cs="Times New Roman"/>
                <w:b/>
                <w:color w:val="000000" w:themeColor="text1"/>
                <w:sz w:val="18"/>
                <w:szCs w:val="18"/>
                <w:lang w:val="fr-FR" w:eastAsia="fr-FR"/>
              </w:rPr>
              <w:t>Créances sur les établissements de crédit - M€</w:t>
            </w:r>
          </w:p>
        </w:tc>
        <w:tc>
          <w:tcPr>
            <w:tcW w:w="830" w:type="dxa"/>
            <w:noWrap/>
            <w:hideMark/>
          </w:tcPr>
          <w:p w14:paraId="211BEB87" w14:textId="77777777" w:rsidR="006B6785" w:rsidRPr="00150EBD" w:rsidRDefault="006B6785" w:rsidP="006C5A0B">
            <w:pPr>
              <w:keepLines/>
              <w:spacing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rFonts w:ascii="Times New Roman" w:hAnsi="Times New Roman" w:cs="Times New Roman"/>
                <w:b/>
                <w:i w:val="0"/>
                <w:color w:val="000000" w:themeColor="text1"/>
                <w:sz w:val="18"/>
                <w:szCs w:val="18"/>
                <w:lang w:eastAsia="fr-FR"/>
              </w:rPr>
            </w:pPr>
            <w:r w:rsidRPr="00150EBD">
              <w:rPr>
                <w:rStyle w:val="CCOMPTESgrasitalique"/>
                <w:rFonts w:ascii="Times New Roman" w:hAnsi="Times New Roman" w:cs="Times New Roman"/>
                <w:b/>
                <w:i w:val="0"/>
                <w:color w:val="000000" w:themeColor="text1"/>
                <w:sz w:val="18"/>
                <w:szCs w:val="18"/>
                <w:lang w:eastAsia="fr-FR"/>
              </w:rPr>
              <w:t>2010</w:t>
            </w:r>
          </w:p>
        </w:tc>
        <w:tc>
          <w:tcPr>
            <w:tcW w:w="748" w:type="dxa"/>
            <w:noWrap/>
            <w:hideMark/>
          </w:tcPr>
          <w:p w14:paraId="211BEB88" w14:textId="77777777" w:rsidR="006B6785" w:rsidRPr="00150EBD" w:rsidRDefault="006B6785" w:rsidP="006C5A0B">
            <w:pPr>
              <w:keepLines/>
              <w:spacing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rFonts w:ascii="Times New Roman" w:hAnsi="Times New Roman" w:cs="Times New Roman"/>
                <w:b/>
                <w:i w:val="0"/>
                <w:color w:val="000000" w:themeColor="text1"/>
                <w:sz w:val="18"/>
                <w:szCs w:val="18"/>
                <w:lang w:eastAsia="fr-FR"/>
              </w:rPr>
            </w:pPr>
            <w:r w:rsidRPr="00150EBD">
              <w:rPr>
                <w:rStyle w:val="CCOMPTESgrasitalique"/>
                <w:rFonts w:ascii="Times New Roman" w:hAnsi="Times New Roman" w:cs="Times New Roman"/>
                <w:b/>
                <w:i w:val="0"/>
                <w:color w:val="000000" w:themeColor="text1"/>
                <w:sz w:val="18"/>
                <w:szCs w:val="18"/>
                <w:lang w:eastAsia="fr-FR"/>
              </w:rPr>
              <w:t>2011</w:t>
            </w:r>
          </w:p>
        </w:tc>
        <w:tc>
          <w:tcPr>
            <w:tcW w:w="807" w:type="dxa"/>
            <w:noWrap/>
            <w:hideMark/>
          </w:tcPr>
          <w:p w14:paraId="211BEB89" w14:textId="77777777" w:rsidR="006B6785" w:rsidRPr="00150EBD" w:rsidRDefault="006B6785" w:rsidP="006C5A0B">
            <w:pPr>
              <w:keepLines/>
              <w:spacing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rFonts w:ascii="Times New Roman" w:hAnsi="Times New Roman" w:cs="Times New Roman"/>
                <w:b/>
                <w:i w:val="0"/>
                <w:color w:val="000000" w:themeColor="text1"/>
                <w:sz w:val="18"/>
                <w:szCs w:val="18"/>
                <w:lang w:eastAsia="fr-FR"/>
              </w:rPr>
            </w:pPr>
            <w:r w:rsidRPr="00150EBD">
              <w:rPr>
                <w:rStyle w:val="CCOMPTESgrasitalique"/>
                <w:rFonts w:ascii="Times New Roman" w:hAnsi="Times New Roman" w:cs="Times New Roman"/>
                <w:b/>
                <w:i w:val="0"/>
                <w:color w:val="000000" w:themeColor="text1"/>
                <w:sz w:val="18"/>
                <w:szCs w:val="18"/>
                <w:lang w:eastAsia="fr-FR"/>
              </w:rPr>
              <w:t>2012</w:t>
            </w:r>
          </w:p>
        </w:tc>
        <w:tc>
          <w:tcPr>
            <w:tcW w:w="724" w:type="dxa"/>
            <w:noWrap/>
            <w:hideMark/>
          </w:tcPr>
          <w:p w14:paraId="211BEB8A" w14:textId="77777777" w:rsidR="006B6785" w:rsidRPr="00150EBD" w:rsidRDefault="006B6785" w:rsidP="006C5A0B">
            <w:pPr>
              <w:keepLines/>
              <w:spacing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rFonts w:ascii="Times New Roman" w:hAnsi="Times New Roman" w:cs="Times New Roman"/>
                <w:b/>
                <w:i w:val="0"/>
                <w:color w:val="000000" w:themeColor="text1"/>
                <w:sz w:val="18"/>
                <w:szCs w:val="18"/>
                <w:lang w:eastAsia="fr-FR"/>
              </w:rPr>
            </w:pPr>
            <w:r w:rsidRPr="00150EBD">
              <w:rPr>
                <w:rStyle w:val="CCOMPTESgrasitalique"/>
                <w:rFonts w:ascii="Times New Roman" w:hAnsi="Times New Roman" w:cs="Times New Roman"/>
                <w:b/>
                <w:i w:val="0"/>
                <w:color w:val="000000" w:themeColor="text1"/>
                <w:sz w:val="18"/>
                <w:szCs w:val="18"/>
                <w:lang w:eastAsia="fr-FR"/>
              </w:rPr>
              <w:t>2013</w:t>
            </w:r>
          </w:p>
        </w:tc>
        <w:tc>
          <w:tcPr>
            <w:tcW w:w="784" w:type="dxa"/>
            <w:noWrap/>
            <w:hideMark/>
          </w:tcPr>
          <w:p w14:paraId="211BEB8B" w14:textId="77777777" w:rsidR="006B6785" w:rsidRPr="00150EBD" w:rsidRDefault="006B6785" w:rsidP="006C5A0B">
            <w:pPr>
              <w:keepLines/>
              <w:spacing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rFonts w:ascii="Times New Roman" w:hAnsi="Times New Roman" w:cs="Times New Roman"/>
                <w:b/>
                <w:i w:val="0"/>
                <w:color w:val="000000" w:themeColor="text1"/>
                <w:sz w:val="18"/>
                <w:szCs w:val="18"/>
                <w:lang w:eastAsia="fr-FR"/>
              </w:rPr>
            </w:pPr>
            <w:r w:rsidRPr="00150EBD">
              <w:rPr>
                <w:rStyle w:val="CCOMPTESgrasitalique"/>
                <w:rFonts w:ascii="Times New Roman" w:hAnsi="Times New Roman" w:cs="Times New Roman"/>
                <w:b/>
                <w:i w:val="0"/>
                <w:color w:val="000000" w:themeColor="text1"/>
                <w:sz w:val="18"/>
                <w:szCs w:val="18"/>
                <w:lang w:eastAsia="fr-FR"/>
              </w:rPr>
              <w:t>2014</w:t>
            </w:r>
          </w:p>
        </w:tc>
        <w:tc>
          <w:tcPr>
            <w:tcW w:w="851" w:type="dxa"/>
            <w:noWrap/>
            <w:hideMark/>
          </w:tcPr>
          <w:p w14:paraId="211BEB8C" w14:textId="77777777" w:rsidR="006B6785" w:rsidRPr="00150EBD" w:rsidRDefault="006B6785" w:rsidP="006C5A0B">
            <w:pPr>
              <w:keepLines/>
              <w:spacing w:after="0"/>
              <w:ind w:firstLine="0"/>
              <w:jc w:val="center"/>
              <w:cnfStyle w:val="100000000000" w:firstRow="1" w:lastRow="0" w:firstColumn="0" w:lastColumn="0" w:oddVBand="0" w:evenVBand="0" w:oddHBand="0" w:evenHBand="0" w:firstRowFirstColumn="0" w:firstRowLastColumn="0" w:lastRowFirstColumn="0" w:lastRowLastColumn="0"/>
              <w:rPr>
                <w:rStyle w:val="CCOMPTESgrasitalique"/>
                <w:rFonts w:ascii="Times New Roman" w:hAnsi="Times New Roman" w:cs="Times New Roman"/>
                <w:b/>
                <w:i w:val="0"/>
                <w:color w:val="000000" w:themeColor="text1"/>
                <w:sz w:val="18"/>
                <w:szCs w:val="18"/>
                <w:lang w:eastAsia="fr-FR"/>
              </w:rPr>
            </w:pPr>
            <w:r w:rsidRPr="00150EBD">
              <w:rPr>
                <w:rStyle w:val="CCOMPTESgrasitalique"/>
                <w:rFonts w:ascii="Times New Roman" w:hAnsi="Times New Roman" w:cs="Times New Roman"/>
                <w:b/>
                <w:i w:val="0"/>
                <w:color w:val="000000" w:themeColor="text1"/>
                <w:sz w:val="18"/>
                <w:szCs w:val="18"/>
                <w:lang w:eastAsia="fr-FR"/>
              </w:rPr>
              <w:t>2015</w:t>
            </w:r>
          </w:p>
        </w:tc>
      </w:tr>
      <w:tr w:rsidR="006B6785" w:rsidRPr="005C030D" w14:paraId="211BEB95"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8E" w14:textId="77777777" w:rsidR="006B6785" w:rsidRPr="005C030D" w:rsidRDefault="006B6785" w:rsidP="006C5A0B">
            <w:pPr>
              <w:keepNext/>
              <w:keepLines/>
              <w:spacing w:after="0"/>
              <w:ind w:firstLine="0"/>
              <w:jc w:val="left"/>
              <w:rPr>
                <w:rFonts w:ascii="Times New Roman" w:hAnsi="Times New Roman" w:cs="Times New Roman"/>
                <w:sz w:val="18"/>
                <w:szCs w:val="18"/>
                <w:lang w:eastAsia="fr-FR"/>
              </w:rPr>
            </w:pPr>
            <w:r w:rsidRPr="005C030D">
              <w:rPr>
                <w:rFonts w:ascii="Times New Roman" w:hAnsi="Times New Roman" w:cs="Times New Roman"/>
                <w:sz w:val="18"/>
                <w:szCs w:val="18"/>
                <w:lang w:eastAsia="fr-FR"/>
              </w:rPr>
              <w:t>Comptes et prêts sur établissements de crédit à vue</w:t>
            </w:r>
          </w:p>
        </w:tc>
        <w:tc>
          <w:tcPr>
            <w:tcW w:w="830" w:type="dxa"/>
            <w:noWrap/>
            <w:hideMark/>
          </w:tcPr>
          <w:p w14:paraId="211BEB8F"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264</w:t>
            </w:r>
          </w:p>
        </w:tc>
        <w:tc>
          <w:tcPr>
            <w:tcW w:w="748" w:type="dxa"/>
            <w:noWrap/>
            <w:hideMark/>
          </w:tcPr>
          <w:p w14:paraId="211BEB90"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92</w:t>
            </w:r>
          </w:p>
        </w:tc>
        <w:tc>
          <w:tcPr>
            <w:tcW w:w="807" w:type="dxa"/>
            <w:noWrap/>
            <w:hideMark/>
          </w:tcPr>
          <w:p w14:paraId="211BEB91"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252</w:t>
            </w:r>
          </w:p>
        </w:tc>
        <w:tc>
          <w:tcPr>
            <w:tcW w:w="724" w:type="dxa"/>
            <w:noWrap/>
            <w:hideMark/>
          </w:tcPr>
          <w:p w14:paraId="211BEB92"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148</w:t>
            </w:r>
          </w:p>
        </w:tc>
        <w:tc>
          <w:tcPr>
            <w:tcW w:w="784" w:type="dxa"/>
            <w:noWrap/>
            <w:hideMark/>
          </w:tcPr>
          <w:p w14:paraId="211BEB93"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200</w:t>
            </w:r>
          </w:p>
        </w:tc>
        <w:tc>
          <w:tcPr>
            <w:tcW w:w="851" w:type="dxa"/>
            <w:noWrap/>
            <w:hideMark/>
          </w:tcPr>
          <w:p w14:paraId="211BEB94"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3 823</w:t>
            </w:r>
          </w:p>
        </w:tc>
      </w:tr>
      <w:tr w:rsidR="006B6785" w:rsidRPr="005C030D" w14:paraId="211BEB9D"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96" w14:textId="77777777" w:rsidR="006B6785" w:rsidRPr="005C030D" w:rsidRDefault="006B6785" w:rsidP="006C5A0B">
            <w:pPr>
              <w:keepNext/>
              <w:keepLines/>
              <w:spacing w:after="0"/>
              <w:ind w:firstLine="0"/>
              <w:jc w:val="left"/>
              <w:rPr>
                <w:rFonts w:ascii="Times New Roman" w:hAnsi="Times New Roman" w:cs="Times New Roman"/>
                <w:sz w:val="18"/>
                <w:szCs w:val="18"/>
                <w:lang w:eastAsia="fr-FR"/>
              </w:rPr>
            </w:pPr>
            <w:r w:rsidRPr="005C030D">
              <w:rPr>
                <w:rFonts w:ascii="Times New Roman" w:hAnsi="Times New Roman" w:cs="Times New Roman"/>
                <w:sz w:val="18"/>
                <w:szCs w:val="18"/>
                <w:lang w:eastAsia="fr-FR"/>
              </w:rPr>
              <w:t>Comptes et prêts sur établissements de crédit à terme</w:t>
            </w:r>
          </w:p>
        </w:tc>
        <w:tc>
          <w:tcPr>
            <w:tcW w:w="830" w:type="dxa"/>
            <w:noWrap/>
            <w:hideMark/>
          </w:tcPr>
          <w:p w14:paraId="211BEB97"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72 426</w:t>
            </w:r>
          </w:p>
        </w:tc>
        <w:tc>
          <w:tcPr>
            <w:tcW w:w="748" w:type="dxa"/>
            <w:noWrap/>
            <w:hideMark/>
          </w:tcPr>
          <w:p w14:paraId="211BEB98"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72 610</w:t>
            </w:r>
          </w:p>
        </w:tc>
        <w:tc>
          <w:tcPr>
            <w:tcW w:w="807" w:type="dxa"/>
            <w:noWrap/>
            <w:hideMark/>
          </w:tcPr>
          <w:p w14:paraId="211BEB99"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77 798</w:t>
            </w:r>
          </w:p>
        </w:tc>
        <w:tc>
          <w:tcPr>
            <w:tcW w:w="724" w:type="dxa"/>
            <w:noWrap/>
            <w:hideMark/>
          </w:tcPr>
          <w:p w14:paraId="211BEB9A"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80 404</w:t>
            </w:r>
          </w:p>
        </w:tc>
        <w:tc>
          <w:tcPr>
            <w:tcW w:w="784" w:type="dxa"/>
            <w:noWrap/>
            <w:hideMark/>
          </w:tcPr>
          <w:p w14:paraId="211BEB9B"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81 174</w:t>
            </w:r>
          </w:p>
        </w:tc>
        <w:tc>
          <w:tcPr>
            <w:tcW w:w="851" w:type="dxa"/>
            <w:noWrap/>
            <w:hideMark/>
          </w:tcPr>
          <w:p w14:paraId="211BEB9C"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78 033</w:t>
            </w:r>
          </w:p>
        </w:tc>
      </w:tr>
      <w:tr w:rsidR="006B6785" w:rsidRPr="005C030D" w14:paraId="211BEBA5"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9E" w14:textId="735667A7" w:rsidR="006B6785" w:rsidRPr="005C030D" w:rsidRDefault="00165A22" w:rsidP="00165A22">
            <w:pPr>
              <w:keepNext/>
              <w:keepLines/>
              <w:spacing w:after="0"/>
              <w:ind w:firstLine="0"/>
              <w:jc w:val="left"/>
              <w:rPr>
                <w:rFonts w:ascii="Times New Roman" w:hAnsi="Times New Roman" w:cs="Times New Roman"/>
                <w:sz w:val="18"/>
                <w:szCs w:val="18"/>
                <w:lang w:eastAsia="fr-FR"/>
              </w:rPr>
            </w:pPr>
            <w:r w:rsidRPr="005C030D">
              <w:rPr>
                <w:rFonts w:ascii="Times New Roman" w:hAnsi="Times New Roman" w:cs="Times New Roman"/>
                <w:sz w:val="18"/>
                <w:szCs w:val="18"/>
                <w:lang w:eastAsia="fr-FR"/>
              </w:rPr>
              <w:t>D</w:t>
            </w:r>
            <w:r w:rsidR="006B6785" w:rsidRPr="005C030D">
              <w:rPr>
                <w:rFonts w:ascii="Times New Roman" w:hAnsi="Times New Roman" w:cs="Times New Roman"/>
                <w:sz w:val="18"/>
                <w:szCs w:val="18"/>
                <w:lang w:eastAsia="fr-FR"/>
              </w:rPr>
              <w:t>ont</w:t>
            </w:r>
            <w:r>
              <w:rPr>
                <w:rFonts w:ascii="Times New Roman" w:hAnsi="Times New Roman" w:cs="Times New Roman"/>
                <w:sz w:val="18"/>
                <w:szCs w:val="18"/>
                <w:lang w:eastAsia="fr-FR"/>
              </w:rPr>
              <w:t xml:space="preserve"> </w:t>
            </w:r>
            <w:r w:rsidR="006B6785" w:rsidRPr="005C030D">
              <w:rPr>
                <w:rFonts w:ascii="Times New Roman" w:hAnsi="Times New Roman" w:cs="Times New Roman"/>
                <w:sz w:val="18"/>
                <w:szCs w:val="18"/>
                <w:lang w:eastAsia="fr-FR"/>
              </w:rPr>
              <w:t>fonds centralisés à la CDC</w:t>
            </w:r>
          </w:p>
        </w:tc>
        <w:tc>
          <w:tcPr>
            <w:tcW w:w="830" w:type="dxa"/>
            <w:noWrap/>
            <w:hideMark/>
          </w:tcPr>
          <w:p w14:paraId="211BEB9F"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p>
        </w:tc>
        <w:tc>
          <w:tcPr>
            <w:tcW w:w="748" w:type="dxa"/>
            <w:noWrap/>
            <w:hideMark/>
          </w:tcPr>
          <w:p w14:paraId="211BEBA0"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68 847</w:t>
            </w:r>
          </w:p>
        </w:tc>
        <w:tc>
          <w:tcPr>
            <w:tcW w:w="807" w:type="dxa"/>
            <w:noWrap/>
            <w:hideMark/>
          </w:tcPr>
          <w:p w14:paraId="211BEBA1"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74 747</w:t>
            </w:r>
          </w:p>
        </w:tc>
        <w:tc>
          <w:tcPr>
            <w:tcW w:w="724" w:type="dxa"/>
            <w:noWrap/>
            <w:hideMark/>
          </w:tcPr>
          <w:p w14:paraId="211BEBA2"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76 568</w:t>
            </w:r>
          </w:p>
        </w:tc>
        <w:tc>
          <w:tcPr>
            <w:tcW w:w="784" w:type="dxa"/>
            <w:noWrap/>
            <w:hideMark/>
          </w:tcPr>
          <w:p w14:paraId="211BEBA3"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78 063</w:t>
            </w:r>
          </w:p>
        </w:tc>
        <w:tc>
          <w:tcPr>
            <w:tcW w:w="851" w:type="dxa"/>
            <w:noWrap/>
            <w:hideMark/>
          </w:tcPr>
          <w:p w14:paraId="211BEBA4"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75 294</w:t>
            </w:r>
          </w:p>
        </w:tc>
      </w:tr>
      <w:tr w:rsidR="006B6785" w:rsidRPr="005C030D" w14:paraId="211BEBAD"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A6" w14:textId="77777777" w:rsidR="006B6785" w:rsidRPr="005C030D" w:rsidRDefault="006B6785" w:rsidP="006C5A0B">
            <w:pPr>
              <w:keepNext/>
              <w:keepLines/>
              <w:spacing w:after="0"/>
              <w:ind w:firstLine="0"/>
              <w:jc w:val="left"/>
              <w:rPr>
                <w:rFonts w:ascii="Times New Roman" w:hAnsi="Times New Roman" w:cs="Times New Roman"/>
                <w:sz w:val="18"/>
                <w:szCs w:val="18"/>
                <w:lang w:eastAsia="fr-FR"/>
              </w:rPr>
            </w:pPr>
            <w:r w:rsidRPr="005C030D">
              <w:rPr>
                <w:rFonts w:ascii="Times New Roman" w:hAnsi="Times New Roman" w:cs="Times New Roman"/>
                <w:sz w:val="18"/>
                <w:szCs w:val="18"/>
                <w:lang w:eastAsia="fr-FR"/>
              </w:rPr>
              <w:t>Titres assimilés aux prêts et créances sur Ets de crédit</w:t>
            </w:r>
          </w:p>
        </w:tc>
        <w:tc>
          <w:tcPr>
            <w:tcW w:w="830" w:type="dxa"/>
            <w:noWrap/>
            <w:hideMark/>
          </w:tcPr>
          <w:p w14:paraId="211BEBA7"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804</w:t>
            </w:r>
          </w:p>
        </w:tc>
        <w:tc>
          <w:tcPr>
            <w:tcW w:w="748" w:type="dxa"/>
            <w:noWrap/>
            <w:hideMark/>
          </w:tcPr>
          <w:p w14:paraId="211BEBA8"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2 181</w:t>
            </w:r>
          </w:p>
        </w:tc>
        <w:tc>
          <w:tcPr>
            <w:tcW w:w="807" w:type="dxa"/>
            <w:noWrap/>
            <w:hideMark/>
          </w:tcPr>
          <w:p w14:paraId="211BEBA9"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3 204</w:t>
            </w:r>
          </w:p>
        </w:tc>
        <w:tc>
          <w:tcPr>
            <w:tcW w:w="724" w:type="dxa"/>
            <w:noWrap/>
            <w:hideMark/>
          </w:tcPr>
          <w:p w14:paraId="211BEBAA"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2 342</w:t>
            </w:r>
          </w:p>
        </w:tc>
        <w:tc>
          <w:tcPr>
            <w:tcW w:w="784" w:type="dxa"/>
            <w:noWrap/>
            <w:hideMark/>
          </w:tcPr>
          <w:p w14:paraId="211BEBAB"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1 941</w:t>
            </w:r>
          </w:p>
        </w:tc>
        <w:tc>
          <w:tcPr>
            <w:tcW w:w="851" w:type="dxa"/>
            <w:noWrap/>
            <w:hideMark/>
          </w:tcPr>
          <w:p w14:paraId="211BEBAC"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1 246</w:t>
            </w:r>
          </w:p>
        </w:tc>
      </w:tr>
      <w:tr w:rsidR="006B6785" w:rsidRPr="005C030D" w14:paraId="211BEBB5"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426" w:type="dxa"/>
            <w:noWrap/>
            <w:hideMark/>
          </w:tcPr>
          <w:p w14:paraId="211BEBAE" w14:textId="77777777" w:rsidR="006B6785" w:rsidRPr="005C030D" w:rsidRDefault="006B6785" w:rsidP="006C5A0B">
            <w:pPr>
              <w:keepNext/>
              <w:keepLines/>
              <w:spacing w:after="0"/>
              <w:ind w:firstLine="0"/>
              <w:jc w:val="left"/>
              <w:rPr>
                <w:rFonts w:ascii="Times New Roman" w:hAnsi="Times New Roman" w:cs="Times New Roman"/>
                <w:sz w:val="18"/>
                <w:szCs w:val="18"/>
                <w:lang w:eastAsia="fr-FR"/>
              </w:rPr>
            </w:pPr>
            <w:r w:rsidRPr="005C030D">
              <w:rPr>
                <w:rFonts w:ascii="Times New Roman" w:hAnsi="Times New Roman" w:cs="Times New Roman"/>
                <w:sz w:val="18"/>
                <w:szCs w:val="18"/>
                <w:lang w:eastAsia="fr-FR"/>
              </w:rPr>
              <w:t>Total</w:t>
            </w:r>
          </w:p>
        </w:tc>
        <w:tc>
          <w:tcPr>
            <w:tcW w:w="830" w:type="dxa"/>
            <w:noWrap/>
            <w:hideMark/>
          </w:tcPr>
          <w:p w14:paraId="211BEBAF"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73 494</w:t>
            </w:r>
          </w:p>
        </w:tc>
        <w:tc>
          <w:tcPr>
            <w:tcW w:w="748" w:type="dxa"/>
            <w:noWrap/>
            <w:hideMark/>
          </w:tcPr>
          <w:p w14:paraId="211BEBB0"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74 882</w:t>
            </w:r>
          </w:p>
        </w:tc>
        <w:tc>
          <w:tcPr>
            <w:tcW w:w="807" w:type="dxa"/>
            <w:noWrap/>
            <w:hideMark/>
          </w:tcPr>
          <w:p w14:paraId="211BEBB1"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81 254</w:t>
            </w:r>
          </w:p>
        </w:tc>
        <w:tc>
          <w:tcPr>
            <w:tcW w:w="724" w:type="dxa"/>
            <w:noWrap/>
            <w:hideMark/>
          </w:tcPr>
          <w:p w14:paraId="211BEBB2"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82 894</w:t>
            </w:r>
          </w:p>
        </w:tc>
        <w:tc>
          <w:tcPr>
            <w:tcW w:w="784" w:type="dxa"/>
            <w:noWrap/>
            <w:hideMark/>
          </w:tcPr>
          <w:p w14:paraId="211BEBB3"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83 315</w:t>
            </w:r>
          </w:p>
        </w:tc>
        <w:tc>
          <w:tcPr>
            <w:tcW w:w="851" w:type="dxa"/>
            <w:noWrap/>
            <w:hideMark/>
          </w:tcPr>
          <w:p w14:paraId="211BEBB4" w14:textId="77777777" w:rsidR="006B6785" w:rsidRPr="005C030D" w:rsidRDefault="006B6785" w:rsidP="00497097">
            <w:pPr>
              <w:keepNext/>
              <w:keepLines/>
              <w:spacing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eastAsia="fr-FR"/>
              </w:rPr>
            </w:pPr>
            <w:r w:rsidRPr="005C030D">
              <w:rPr>
                <w:rFonts w:ascii="Times New Roman" w:hAnsi="Times New Roman" w:cs="Times New Roman"/>
                <w:sz w:val="18"/>
                <w:szCs w:val="18"/>
                <w:lang w:eastAsia="fr-FR"/>
              </w:rPr>
              <w:t>83 102</w:t>
            </w:r>
          </w:p>
        </w:tc>
      </w:tr>
    </w:tbl>
    <w:p w14:paraId="211BEBB6" w14:textId="77777777" w:rsidR="006B6785" w:rsidRPr="00883D54" w:rsidRDefault="006B6785" w:rsidP="006B6785">
      <w:pPr>
        <w:keepNext/>
        <w:keepLines/>
        <w:ind w:firstLine="709"/>
        <w:rPr>
          <w:rFonts w:ascii="Times New Roman" w:eastAsia="Times New Roman" w:hAnsi="Times New Roman" w:cs="Times New Roman"/>
          <w:i/>
          <w:sz w:val="18"/>
          <w:szCs w:val="20"/>
          <w:lang w:eastAsia="fr-FR"/>
        </w:rPr>
      </w:pPr>
      <w:r w:rsidRPr="00883D54">
        <w:rPr>
          <w:rFonts w:ascii="Times New Roman" w:eastAsia="Times New Roman" w:hAnsi="Times New Roman" w:cs="Times New Roman"/>
          <w:i/>
          <w:sz w:val="18"/>
          <w:szCs w:val="20"/>
          <w:lang w:eastAsia="fr-FR"/>
        </w:rPr>
        <w:t>Source : comptes annuels publiés La Poste SA</w:t>
      </w:r>
    </w:p>
    <w:p w14:paraId="211BEBB7" w14:textId="77777777" w:rsidR="006B6785" w:rsidRPr="003847DC" w:rsidRDefault="006B6785" w:rsidP="006B6785">
      <w:pPr>
        <w:rPr>
          <w:rFonts w:ascii="Times New Roman" w:eastAsia="Times New Roman" w:hAnsi="Times New Roman" w:cs="Times New Roman"/>
          <w:szCs w:val="21"/>
          <w:lang w:eastAsia="fr-FR"/>
        </w:rPr>
      </w:pPr>
      <w:r w:rsidRPr="003847DC">
        <w:rPr>
          <w:rFonts w:ascii="Times New Roman" w:eastAsia="Times New Roman" w:hAnsi="Times New Roman" w:cs="Times New Roman"/>
          <w:szCs w:val="21"/>
          <w:lang w:eastAsia="fr-FR"/>
        </w:rPr>
        <w:t>La croissance de la rubrique constatée sur la période 2010/2015 est en quasi-totalité imputable à la ligne « comptes et prêts sur les établissements de crédit à terme » qui enregistre en fait les fonds du livret A, du livret de développement durable et du livret d’épargne populaire centralisés à la Caisse des dépôts et consignations (75 294 M€ à fin 2015, pour 78 063 M€ à fin 2014 et 76 568 à fin 2013).</w:t>
      </w:r>
    </w:p>
    <w:p w14:paraId="211BEBB8" w14:textId="77777777" w:rsidR="006B6785" w:rsidRPr="003847DC" w:rsidRDefault="006B6785" w:rsidP="006B6785">
      <w:pPr>
        <w:rPr>
          <w:rFonts w:ascii="Times New Roman" w:eastAsia="Times New Roman" w:hAnsi="Times New Roman" w:cs="Times New Roman"/>
          <w:szCs w:val="21"/>
          <w:lang w:eastAsia="fr-FR"/>
        </w:rPr>
      </w:pPr>
      <w:r w:rsidRPr="003847DC">
        <w:rPr>
          <w:rFonts w:ascii="Times New Roman" w:eastAsia="Times New Roman" w:hAnsi="Times New Roman" w:cs="Times New Roman"/>
          <w:szCs w:val="21"/>
          <w:lang w:eastAsia="fr-FR"/>
        </w:rPr>
        <w:t xml:space="preserve">S’agissant des concours accordés au secteur bancaire, les montants figurant aux bilans de clôture ne traduisent pas systématiquement le niveau de l’activité de LBP qui a joué, en particulier pendant la crise financière de 2008, un rôle important de prêteur aux autres établissements de crédit. </w:t>
      </w:r>
    </w:p>
    <w:p w14:paraId="211BEBB9" w14:textId="77777777" w:rsidR="006B6785" w:rsidRPr="003847DC" w:rsidRDefault="006B6785" w:rsidP="006B6785">
      <w:pPr>
        <w:keepNext/>
        <w:keepLines/>
        <w:ind w:firstLine="709"/>
        <w:rPr>
          <w:rFonts w:ascii="Times New Roman" w:eastAsia="Times New Roman" w:hAnsi="Times New Roman" w:cs="Times New Roman"/>
          <w:i/>
          <w:szCs w:val="21"/>
          <w:lang w:eastAsia="fr-FR"/>
        </w:rPr>
      </w:pPr>
      <w:r w:rsidRPr="003847DC">
        <w:rPr>
          <w:rFonts w:ascii="Times New Roman" w:eastAsia="Times New Roman" w:hAnsi="Times New Roman" w:cs="Times New Roman"/>
          <w:i/>
          <w:szCs w:val="21"/>
          <w:lang w:eastAsia="fr-FR"/>
        </w:rPr>
        <w:t>Les portefeuilles de titres de l’activité bancaire</w:t>
      </w:r>
    </w:p>
    <w:tbl>
      <w:tblPr>
        <w:tblStyle w:val="TABLEAURAPPORTPUBLICTHMATIQUE"/>
        <w:tblW w:w="7372" w:type="dxa"/>
        <w:tblInd w:w="-318" w:type="dxa"/>
        <w:tblLayout w:type="fixed"/>
        <w:tblLook w:val="04A0" w:firstRow="1" w:lastRow="0" w:firstColumn="1" w:lastColumn="0" w:noHBand="0" w:noVBand="1"/>
      </w:tblPr>
      <w:tblGrid>
        <w:gridCol w:w="2284"/>
        <w:gridCol w:w="835"/>
        <w:gridCol w:w="851"/>
        <w:gridCol w:w="850"/>
        <w:gridCol w:w="851"/>
        <w:gridCol w:w="850"/>
        <w:gridCol w:w="851"/>
      </w:tblGrid>
      <w:tr w:rsidR="006B6785" w:rsidRPr="009F5FC0" w14:paraId="211BEBC1" w14:textId="77777777" w:rsidTr="004970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11BEBBA" w14:textId="77777777" w:rsidR="006B6785" w:rsidRPr="00497097" w:rsidRDefault="006B6785" w:rsidP="006C5A0B">
            <w:pPr>
              <w:keepLines/>
              <w:spacing w:after="0"/>
              <w:ind w:firstLine="0"/>
              <w:rPr>
                <w:rFonts w:ascii="Times New Roman" w:eastAsia="Calibri" w:hAnsi="Times New Roman" w:cs="Times New Roman"/>
                <w:i w:val="0"/>
                <w:color w:val="000000" w:themeColor="text1"/>
                <w:sz w:val="18"/>
                <w:szCs w:val="18"/>
                <w:lang w:eastAsia="fr-FR"/>
              </w:rPr>
            </w:pPr>
            <w:r w:rsidRPr="00497097">
              <w:rPr>
                <w:rFonts w:ascii="Times New Roman" w:eastAsia="Calibri" w:hAnsi="Times New Roman" w:cs="Times New Roman"/>
                <w:i w:val="0"/>
                <w:color w:val="000000" w:themeColor="text1"/>
                <w:sz w:val="18"/>
                <w:szCs w:val="18"/>
                <w:lang w:eastAsia="fr-FR"/>
              </w:rPr>
              <w:t>Portefeuille de titres de l'activité bancaire - M€</w:t>
            </w:r>
          </w:p>
        </w:tc>
        <w:tc>
          <w:tcPr>
            <w:tcW w:w="835" w:type="dxa"/>
            <w:noWrap/>
            <w:hideMark/>
          </w:tcPr>
          <w:p w14:paraId="211BEBBB"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2010</w:t>
            </w:r>
          </w:p>
        </w:tc>
        <w:tc>
          <w:tcPr>
            <w:tcW w:w="851" w:type="dxa"/>
            <w:noWrap/>
            <w:hideMark/>
          </w:tcPr>
          <w:p w14:paraId="211BEBBC"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2011</w:t>
            </w:r>
          </w:p>
        </w:tc>
        <w:tc>
          <w:tcPr>
            <w:tcW w:w="850" w:type="dxa"/>
            <w:noWrap/>
            <w:hideMark/>
          </w:tcPr>
          <w:p w14:paraId="211BEBBD"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2012</w:t>
            </w:r>
          </w:p>
        </w:tc>
        <w:tc>
          <w:tcPr>
            <w:tcW w:w="851" w:type="dxa"/>
            <w:noWrap/>
            <w:hideMark/>
          </w:tcPr>
          <w:p w14:paraId="211BEBBE"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2013</w:t>
            </w:r>
          </w:p>
        </w:tc>
        <w:tc>
          <w:tcPr>
            <w:tcW w:w="850" w:type="dxa"/>
            <w:noWrap/>
            <w:hideMark/>
          </w:tcPr>
          <w:p w14:paraId="211BEBBF"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2014</w:t>
            </w:r>
          </w:p>
        </w:tc>
        <w:tc>
          <w:tcPr>
            <w:tcW w:w="851" w:type="dxa"/>
            <w:noWrap/>
            <w:hideMark/>
          </w:tcPr>
          <w:p w14:paraId="211BEBC0" w14:textId="77777777" w:rsidR="006B6785" w:rsidRPr="00150EBD" w:rsidRDefault="006B6785" w:rsidP="006C5A0B">
            <w:pPr>
              <w:keepLines/>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2015</w:t>
            </w:r>
          </w:p>
        </w:tc>
      </w:tr>
      <w:tr w:rsidR="006B6785" w:rsidRPr="009F5FC0" w14:paraId="211BEBC9"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11BEBC2" w14:textId="77777777" w:rsidR="006B6785" w:rsidRPr="009F5FC0" w:rsidRDefault="006B6785" w:rsidP="006C5A0B">
            <w:pPr>
              <w:keepNext/>
              <w:keepLines/>
              <w:spacing w:before="0" w:after="0"/>
              <w:ind w:firstLine="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Actifs financiers détenus jusqu'à l'échéance</w:t>
            </w:r>
          </w:p>
        </w:tc>
        <w:tc>
          <w:tcPr>
            <w:tcW w:w="835" w:type="dxa"/>
            <w:noWrap/>
            <w:hideMark/>
          </w:tcPr>
          <w:p w14:paraId="211BEBC3"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37 413</w:t>
            </w:r>
          </w:p>
        </w:tc>
        <w:tc>
          <w:tcPr>
            <w:tcW w:w="851" w:type="dxa"/>
            <w:noWrap/>
            <w:hideMark/>
          </w:tcPr>
          <w:p w14:paraId="211BEBC4"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35 377</w:t>
            </w:r>
          </w:p>
        </w:tc>
        <w:tc>
          <w:tcPr>
            <w:tcW w:w="850" w:type="dxa"/>
            <w:noWrap/>
            <w:hideMark/>
          </w:tcPr>
          <w:p w14:paraId="211BEBC5"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37 036</w:t>
            </w:r>
          </w:p>
        </w:tc>
        <w:tc>
          <w:tcPr>
            <w:tcW w:w="851" w:type="dxa"/>
            <w:noWrap/>
            <w:hideMark/>
          </w:tcPr>
          <w:p w14:paraId="211BEBC6"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32 266</w:t>
            </w:r>
          </w:p>
        </w:tc>
        <w:tc>
          <w:tcPr>
            <w:tcW w:w="850" w:type="dxa"/>
            <w:noWrap/>
            <w:hideMark/>
          </w:tcPr>
          <w:p w14:paraId="211BEBC7"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28 297</w:t>
            </w:r>
          </w:p>
        </w:tc>
        <w:tc>
          <w:tcPr>
            <w:tcW w:w="851" w:type="dxa"/>
            <w:noWrap/>
            <w:hideMark/>
          </w:tcPr>
          <w:p w14:paraId="211BEBC8"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24 158</w:t>
            </w:r>
          </w:p>
        </w:tc>
      </w:tr>
      <w:tr w:rsidR="006B6785" w:rsidRPr="009F5FC0" w14:paraId="211BEBD1"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11BEBCA" w14:textId="77777777" w:rsidR="006B6785" w:rsidRPr="009F5FC0" w:rsidRDefault="006B6785" w:rsidP="006C5A0B">
            <w:pPr>
              <w:keepNext/>
              <w:keepLines/>
              <w:spacing w:before="0" w:after="0"/>
              <w:ind w:firstLine="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 par rapport au total du portefeuille</w:t>
            </w:r>
          </w:p>
        </w:tc>
        <w:tc>
          <w:tcPr>
            <w:tcW w:w="835" w:type="dxa"/>
            <w:noWrap/>
            <w:hideMark/>
          </w:tcPr>
          <w:p w14:paraId="211BEBCB" w14:textId="3623EC4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72</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1" w:type="dxa"/>
            <w:noWrap/>
            <w:hideMark/>
          </w:tcPr>
          <w:p w14:paraId="211BEBCC" w14:textId="7FE54C4D"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63</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0" w:type="dxa"/>
            <w:noWrap/>
            <w:hideMark/>
          </w:tcPr>
          <w:p w14:paraId="211BEBCD" w14:textId="488AFC32"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68</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1" w:type="dxa"/>
            <w:noWrap/>
            <w:hideMark/>
          </w:tcPr>
          <w:p w14:paraId="211BEBCE" w14:textId="0A85A70C"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65</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0" w:type="dxa"/>
            <w:noWrap/>
            <w:hideMark/>
          </w:tcPr>
          <w:p w14:paraId="211BEBCF" w14:textId="761B39B8"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54</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1" w:type="dxa"/>
            <w:noWrap/>
            <w:hideMark/>
          </w:tcPr>
          <w:p w14:paraId="211BEBD0" w14:textId="2B51C542"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47</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r>
      <w:tr w:rsidR="006B6785" w:rsidRPr="009F5FC0" w14:paraId="211BEBD9"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11BEBD2" w14:textId="77777777" w:rsidR="006B6785" w:rsidRPr="009F5FC0" w:rsidRDefault="006B6785" w:rsidP="006C5A0B">
            <w:pPr>
              <w:keepNext/>
              <w:keepLines/>
              <w:spacing w:before="0" w:after="0"/>
              <w:ind w:firstLine="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Actifs financiers disponibles à la vente</w:t>
            </w:r>
          </w:p>
        </w:tc>
        <w:tc>
          <w:tcPr>
            <w:tcW w:w="835" w:type="dxa"/>
            <w:noWrap/>
            <w:hideMark/>
          </w:tcPr>
          <w:p w14:paraId="211BEBD3"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9 821</w:t>
            </w:r>
          </w:p>
        </w:tc>
        <w:tc>
          <w:tcPr>
            <w:tcW w:w="851" w:type="dxa"/>
            <w:noWrap/>
            <w:hideMark/>
          </w:tcPr>
          <w:p w14:paraId="211BEBD4"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9 338</w:t>
            </w:r>
          </w:p>
        </w:tc>
        <w:tc>
          <w:tcPr>
            <w:tcW w:w="850" w:type="dxa"/>
            <w:noWrap/>
            <w:hideMark/>
          </w:tcPr>
          <w:p w14:paraId="211BEBD5"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9 892</w:t>
            </w:r>
          </w:p>
        </w:tc>
        <w:tc>
          <w:tcPr>
            <w:tcW w:w="851" w:type="dxa"/>
            <w:noWrap/>
            <w:hideMark/>
          </w:tcPr>
          <w:p w14:paraId="211BEBD6"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11 898</w:t>
            </w:r>
          </w:p>
        </w:tc>
        <w:tc>
          <w:tcPr>
            <w:tcW w:w="850" w:type="dxa"/>
            <w:noWrap/>
            <w:hideMark/>
          </w:tcPr>
          <w:p w14:paraId="211BEBD7"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12 984</w:t>
            </w:r>
          </w:p>
        </w:tc>
        <w:tc>
          <w:tcPr>
            <w:tcW w:w="851" w:type="dxa"/>
            <w:noWrap/>
            <w:hideMark/>
          </w:tcPr>
          <w:p w14:paraId="211BEBD8"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15 379</w:t>
            </w:r>
          </w:p>
        </w:tc>
      </w:tr>
      <w:tr w:rsidR="006B6785" w:rsidRPr="009F5FC0" w14:paraId="211BEBE1"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11BEBDA" w14:textId="77777777" w:rsidR="006B6785" w:rsidRPr="009F5FC0" w:rsidRDefault="006B6785" w:rsidP="006C5A0B">
            <w:pPr>
              <w:keepNext/>
              <w:keepLines/>
              <w:spacing w:before="0" w:after="0"/>
              <w:ind w:firstLine="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 par rapport au total du portefeuille</w:t>
            </w:r>
          </w:p>
        </w:tc>
        <w:tc>
          <w:tcPr>
            <w:tcW w:w="835" w:type="dxa"/>
            <w:noWrap/>
            <w:hideMark/>
          </w:tcPr>
          <w:p w14:paraId="211BEBDB" w14:textId="498FBB5B"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18</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1" w:type="dxa"/>
            <w:noWrap/>
            <w:hideMark/>
          </w:tcPr>
          <w:p w14:paraId="211BEBDC" w14:textId="142B4F88"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17</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0" w:type="dxa"/>
            <w:noWrap/>
            <w:hideMark/>
          </w:tcPr>
          <w:p w14:paraId="211BEBDD" w14:textId="6D3F6E4C"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18</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1" w:type="dxa"/>
            <w:noWrap/>
            <w:hideMark/>
          </w:tcPr>
          <w:p w14:paraId="211BEBDE" w14:textId="686BE49D"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24</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0" w:type="dxa"/>
            <w:noWrap/>
            <w:hideMark/>
          </w:tcPr>
          <w:p w14:paraId="211BEBDF" w14:textId="0984A134"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25</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1" w:type="dxa"/>
            <w:noWrap/>
            <w:hideMark/>
          </w:tcPr>
          <w:p w14:paraId="211BEBE0" w14:textId="0F8A3E8C"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30</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r>
      <w:tr w:rsidR="006B6785" w:rsidRPr="009F5FC0" w14:paraId="211BEBE9"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11BEBE2" w14:textId="77777777" w:rsidR="006B6785" w:rsidRPr="009F5FC0" w:rsidRDefault="006B6785" w:rsidP="006C5A0B">
            <w:pPr>
              <w:keepNext/>
              <w:keepLines/>
              <w:spacing w:before="0" w:after="0"/>
              <w:ind w:firstLine="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Actifs financiers à la juste valeur par résultat</w:t>
            </w:r>
          </w:p>
        </w:tc>
        <w:tc>
          <w:tcPr>
            <w:tcW w:w="835" w:type="dxa"/>
            <w:noWrap/>
            <w:hideMark/>
          </w:tcPr>
          <w:p w14:paraId="211BEBE3"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4 507</w:t>
            </w:r>
          </w:p>
        </w:tc>
        <w:tc>
          <w:tcPr>
            <w:tcW w:w="851" w:type="dxa"/>
            <w:noWrap/>
            <w:hideMark/>
          </w:tcPr>
          <w:p w14:paraId="211BEBE4"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11 177</w:t>
            </w:r>
          </w:p>
        </w:tc>
        <w:tc>
          <w:tcPr>
            <w:tcW w:w="850" w:type="dxa"/>
            <w:noWrap/>
            <w:hideMark/>
          </w:tcPr>
          <w:p w14:paraId="211BEBE5"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7 061</w:t>
            </w:r>
          </w:p>
        </w:tc>
        <w:tc>
          <w:tcPr>
            <w:tcW w:w="851" w:type="dxa"/>
            <w:noWrap/>
            <w:hideMark/>
          </w:tcPr>
          <w:p w14:paraId="211BEBE6"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5 489</w:t>
            </w:r>
          </w:p>
        </w:tc>
        <w:tc>
          <w:tcPr>
            <w:tcW w:w="850" w:type="dxa"/>
            <w:noWrap/>
            <w:hideMark/>
          </w:tcPr>
          <w:p w14:paraId="211BEBE7"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11 029</w:t>
            </w:r>
          </w:p>
        </w:tc>
        <w:tc>
          <w:tcPr>
            <w:tcW w:w="851" w:type="dxa"/>
            <w:noWrap/>
            <w:hideMark/>
          </w:tcPr>
          <w:p w14:paraId="211BEBE8"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11 827</w:t>
            </w:r>
          </w:p>
        </w:tc>
      </w:tr>
      <w:tr w:rsidR="006B6785" w:rsidRPr="009F5FC0" w14:paraId="211BEBF1"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11BEBEA" w14:textId="77777777" w:rsidR="006B6785" w:rsidRPr="009F5FC0" w:rsidRDefault="006B6785" w:rsidP="006C5A0B">
            <w:pPr>
              <w:keepNext/>
              <w:keepLines/>
              <w:spacing w:before="0" w:after="0"/>
              <w:ind w:firstLine="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 par rapport au total du portefeuille</w:t>
            </w:r>
          </w:p>
        </w:tc>
        <w:tc>
          <w:tcPr>
            <w:tcW w:w="835" w:type="dxa"/>
            <w:noWrap/>
            <w:hideMark/>
          </w:tcPr>
          <w:p w14:paraId="211BEBEB" w14:textId="57AB2192"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9</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1" w:type="dxa"/>
            <w:noWrap/>
            <w:hideMark/>
          </w:tcPr>
          <w:p w14:paraId="211BEBEC" w14:textId="2212380B"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20</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0" w:type="dxa"/>
            <w:noWrap/>
            <w:hideMark/>
          </w:tcPr>
          <w:p w14:paraId="211BEBED" w14:textId="1164A73B"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13</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1" w:type="dxa"/>
            <w:noWrap/>
            <w:hideMark/>
          </w:tcPr>
          <w:p w14:paraId="211BEBEE" w14:textId="1B66237D"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11</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0" w:type="dxa"/>
            <w:noWrap/>
            <w:hideMark/>
          </w:tcPr>
          <w:p w14:paraId="211BEBEF" w14:textId="6C65C26E"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21</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1" w:type="dxa"/>
            <w:noWrap/>
            <w:hideMark/>
          </w:tcPr>
          <w:p w14:paraId="211BEBF0" w14:textId="1D30F55B"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22</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r>
      <w:tr w:rsidR="006B6785" w:rsidRPr="009F5FC0" w14:paraId="211BEBF9"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11BEBF2" w14:textId="77777777" w:rsidR="006B6785" w:rsidRPr="009F5FC0" w:rsidRDefault="006B6785" w:rsidP="006C5A0B">
            <w:pPr>
              <w:keepNext/>
              <w:keepLines/>
              <w:spacing w:before="0" w:after="0"/>
              <w:ind w:firstLine="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dont Actifs financiers détenus à des fins de transaction</w:t>
            </w:r>
          </w:p>
        </w:tc>
        <w:tc>
          <w:tcPr>
            <w:tcW w:w="835" w:type="dxa"/>
            <w:noWrap/>
            <w:hideMark/>
          </w:tcPr>
          <w:p w14:paraId="211BEBF3"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4 153</w:t>
            </w:r>
          </w:p>
        </w:tc>
        <w:tc>
          <w:tcPr>
            <w:tcW w:w="851" w:type="dxa"/>
            <w:noWrap/>
            <w:hideMark/>
          </w:tcPr>
          <w:p w14:paraId="211BEBF4"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10 866</w:t>
            </w:r>
          </w:p>
        </w:tc>
        <w:tc>
          <w:tcPr>
            <w:tcW w:w="850" w:type="dxa"/>
            <w:noWrap/>
            <w:hideMark/>
          </w:tcPr>
          <w:p w14:paraId="211BEBF5"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6 791</w:t>
            </w:r>
          </w:p>
        </w:tc>
        <w:tc>
          <w:tcPr>
            <w:tcW w:w="851" w:type="dxa"/>
            <w:noWrap/>
            <w:hideMark/>
          </w:tcPr>
          <w:p w14:paraId="211BEBF6"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5 239</w:t>
            </w:r>
          </w:p>
        </w:tc>
        <w:tc>
          <w:tcPr>
            <w:tcW w:w="850" w:type="dxa"/>
            <w:noWrap/>
            <w:hideMark/>
          </w:tcPr>
          <w:p w14:paraId="211BEBF7"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9 377</w:t>
            </w:r>
          </w:p>
        </w:tc>
        <w:tc>
          <w:tcPr>
            <w:tcW w:w="851" w:type="dxa"/>
            <w:noWrap/>
            <w:hideMark/>
          </w:tcPr>
          <w:p w14:paraId="211BEBF8"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10 480</w:t>
            </w:r>
          </w:p>
        </w:tc>
      </w:tr>
      <w:tr w:rsidR="006B6785" w:rsidRPr="009F5FC0" w14:paraId="211BEC01"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11BEBFA" w14:textId="113FC0FD" w:rsidR="006B6785" w:rsidRPr="009F5FC0" w:rsidRDefault="006B6785" w:rsidP="00165A22">
            <w:pPr>
              <w:keepNext/>
              <w:keepLines/>
              <w:spacing w:before="0" w:after="0"/>
              <w:ind w:firstLine="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dont dérivés /</w:t>
            </w:r>
            <w:r w:rsidR="00165A22">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juste valeur positive</w:t>
            </w:r>
          </w:p>
        </w:tc>
        <w:tc>
          <w:tcPr>
            <w:tcW w:w="835" w:type="dxa"/>
            <w:noWrap/>
            <w:hideMark/>
          </w:tcPr>
          <w:p w14:paraId="211BEBFB"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354</w:t>
            </w:r>
          </w:p>
        </w:tc>
        <w:tc>
          <w:tcPr>
            <w:tcW w:w="851" w:type="dxa"/>
            <w:noWrap/>
            <w:hideMark/>
          </w:tcPr>
          <w:p w14:paraId="211BEBFC"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311</w:t>
            </w:r>
          </w:p>
        </w:tc>
        <w:tc>
          <w:tcPr>
            <w:tcW w:w="850" w:type="dxa"/>
            <w:noWrap/>
            <w:hideMark/>
          </w:tcPr>
          <w:p w14:paraId="211BEBFD"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270</w:t>
            </w:r>
          </w:p>
        </w:tc>
        <w:tc>
          <w:tcPr>
            <w:tcW w:w="851" w:type="dxa"/>
            <w:noWrap/>
            <w:hideMark/>
          </w:tcPr>
          <w:p w14:paraId="211BEBFE"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250</w:t>
            </w:r>
          </w:p>
        </w:tc>
        <w:tc>
          <w:tcPr>
            <w:tcW w:w="850" w:type="dxa"/>
            <w:noWrap/>
            <w:hideMark/>
          </w:tcPr>
          <w:p w14:paraId="211BEBFF"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1 652</w:t>
            </w:r>
          </w:p>
        </w:tc>
        <w:tc>
          <w:tcPr>
            <w:tcW w:w="851" w:type="dxa"/>
            <w:noWrap/>
            <w:hideMark/>
          </w:tcPr>
          <w:p w14:paraId="211BEC00"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1 347</w:t>
            </w:r>
          </w:p>
        </w:tc>
      </w:tr>
      <w:tr w:rsidR="006B6785" w:rsidRPr="009F5FC0" w14:paraId="211BEC09"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11BEC02" w14:textId="77777777" w:rsidR="006B6785" w:rsidRPr="009F5FC0" w:rsidRDefault="006B6785" w:rsidP="006C5A0B">
            <w:pPr>
              <w:keepNext/>
              <w:keepLines/>
              <w:spacing w:before="0" w:after="0"/>
              <w:ind w:firstLine="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Ecart de réévaluation sur portefeuilles couverts (couverture de juste valeur)</w:t>
            </w:r>
          </w:p>
        </w:tc>
        <w:tc>
          <w:tcPr>
            <w:tcW w:w="835" w:type="dxa"/>
            <w:noWrap/>
            <w:hideMark/>
          </w:tcPr>
          <w:p w14:paraId="211BEC03"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130</w:t>
            </w:r>
          </w:p>
        </w:tc>
        <w:tc>
          <w:tcPr>
            <w:tcW w:w="851" w:type="dxa"/>
            <w:noWrap/>
            <w:hideMark/>
          </w:tcPr>
          <w:p w14:paraId="211BEC04"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145</w:t>
            </w:r>
          </w:p>
        </w:tc>
        <w:tc>
          <w:tcPr>
            <w:tcW w:w="850" w:type="dxa"/>
            <w:noWrap/>
            <w:hideMark/>
          </w:tcPr>
          <w:p w14:paraId="211BEC05"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293</w:t>
            </w:r>
          </w:p>
        </w:tc>
        <w:tc>
          <w:tcPr>
            <w:tcW w:w="851" w:type="dxa"/>
            <w:noWrap/>
            <w:hideMark/>
          </w:tcPr>
          <w:p w14:paraId="211BEC06"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130</w:t>
            </w:r>
          </w:p>
        </w:tc>
        <w:tc>
          <w:tcPr>
            <w:tcW w:w="850" w:type="dxa"/>
            <w:noWrap/>
            <w:hideMark/>
          </w:tcPr>
          <w:p w14:paraId="211BEC07"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231</w:t>
            </w:r>
          </w:p>
        </w:tc>
        <w:tc>
          <w:tcPr>
            <w:tcW w:w="851" w:type="dxa"/>
            <w:noWrap/>
            <w:hideMark/>
          </w:tcPr>
          <w:p w14:paraId="211BEC08"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178</w:t>
            </w:r>
          </w:p>
        </w:tc>
      </w:tr>
      <w:tr w:rsidR="006B6785" w:rsidRPr="009F5FC0" w14:paraId="211BEC11"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11BEC0A" w14:textId="77777777" w:rsidR="006B6785" w:rsidRPr="009F5FC0" w:rsidRDefault="006B6785" w:rsidP="006C5A0B">
            <w:pPr>
              <w:keepNext/>
              <w:keepLines/>
              <w:spacing w:before="0" w:after="0"/>
              <w:ind w:firstLine="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Total</w:t>
            </w:r>
          </w:p>
        </w:tc>
        <w:tc>
          <w:tcPr>
            <w:tcW w:w="835" w:type="dxa"/>
            <w:noWrap/>
            <w:hideMark/>
          </w:tcPr>
          <w:p w14:paraId="211BEC0B"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51 871</w:t>
            </w:r>
          </w:p>
        </w:tc>
        <w:tc>
          <w:tcPr>
            <w:tcW w:w="851" w:type="dxa"/>
            <w:noWrap/>
            <w:hideMark/>
          </w:tcPr>
          <w:p w14:paraId="211BEC0C"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56 037</w:t>
            </w:r>
          </w:p>
        </w:tc>
        <w:tc>
          <w:tcPr>
            <w:tcW w:w="850" w:type="dxa"/>
            <w:noWrap/>
            <w:hideMark/>
          </w:tcPr>
          <w:p w14:paraId="211BEC0D"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54 281</w:t>
            </w:r>
          </w:p>
        </w:tc>
        <w:tc>
          <w:tcPr>
            <w:tcW w:w="851" w:type="dxa"/>
            <w:noWrap/>
            <w:hideMark/>
          </w:tcPr>
          <w:p w14:paraId="211BEC0E"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49 784</w:t>
            </w:r>
          </w:p>
        </w:tc>
        <w:tc>
          <w:tcPr>
            <w:tcW w:w="850" w:type="dxa"/>
            <w:noWrap/>
            <w:hideMark/>
          </w:tcPr>
          <w:p w14:paraId="211BEC0F"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52 541</w:t>
            </w:r>
          </w:p>
        </w:tc>
        <w:tc>
          <w:tcPr>
            <w:tcW w:w="851" w:type="dxa"/>
            <w:noWrap/>
            <w:hideMark/>
          </w:tcPr>
          <w:p w14:paraId="211BEC10" w14:textId="77777777"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51 542</w:t>
            </w:r>
          </w:p>
        </w:tc>
      </w:tr>
      <w:tr w:rsidR="006B6785" w:rsidRPr="009F5FC0" w14:paraId="211BEC19" w14:textId="77777777" w:rsidTr="00497097">
        <w:trPr>
          <w:trHeight w:val="300"/>
        </w:trPr>
        <w:tc>
          <w:tcPr>
            <w:cnfStyle w:val="001000000000" w:firstRow="0" w:lastRow="0" w:firstColumn="1" w:lastColumn="0" w:oddVBand="0" w:evenVBand="0" w:oddHBand="0" w:evenHBand="0" w:firstRowFirstColumn="0" w:firstRowLastColumn="0" w:lastRowFirstColumn="0" w:lastRowLastColumn="0"/>
            <w:tcW w:w="2284" w:type="dxa"/>
            <w:noWrap/>
            <w:hideMark/>
          </w:tcPr>
          <w:p w14:paraId="211BEC12" w14:textId="77777777" w:rsidR="006B6785" w:rsidRPr="009F5FC0" w:rsidRDefault="006B6785" w:rsidP="006C5A0B">
            <w:pPr>
              <w:keepNext/>
              <w:keepLines/>
              <w:spacing w:before="0" w:after="0"/>
              <w:ind w:firstLine="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w:t>
            </w:r>
          </w:p>
        </w:tc>
        <w:tc>
          <w:tcPr>
            <w:tcW w:w="835" w:type="dxa"/>
            <w:noWrap/>
            <w:hideMark/>
          </w:tcPr>
          <w:p w14:paraId="211BEC13" w14:textId="39EF0CFB"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100</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1" w:type="dxa"/>
            <w:noWrap/>
            <w:hideMark/>
          </w:tcPr>
          <w:p w14:paraId="211BEC14" w14:textId="275B202F"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100</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0" w:type="dxa"/>
            <w:noWrap/>
            <w:hideMark/>
          </w:tcPr>
          <w:p w14:paraId="211BEC15" w14:textId="693731BF"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100</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1" w:type="dxa"/>
            <w:noWrap/>
            <w:hideMark/>
          </w:tcPr>
          <w:p w14:paraId="211BEC16" w14:textId="692329EB"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100</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0" w:type="dxa"/>
            <w:noWrap/>
            <w:hideMark/>
          </w:tcPr>
          <w:p w14:paraId="211BEC17" w14:textId="03E21BBF"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100</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c>
          <w:tcPr>
            <w:tcW w:w="851" w:type="dxa"/>
            <w:noWrap/>
            <w:hideMark/>
          </w:tcPr>
          <w:p w14:paraId="211BEC18" w14:textId="7DE6F19C" w:rsidR="006B6785" w:rsidRPr="009F5FC0" w:rsidRDefault="006B6785" w:rsidP="00497097">
            <w:pPr>
              <w:keepNext/>
              <w:keepLines/>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F5FC0">
              <w:rPr>
                <w:rFonts w:ascii="Times New Roman" w:eastAsia="Calibri" w:hAnsi="Times New Roman" w:cs="Times New Roman"/>
                <w:sz w:val="18"/>
                <w:szCs w:val="18"/>
                <w:lang w:eastAsia="fr-FR"/>
              </w:rPr>
              <w:t>100</w:t>
            </w:r>
            <w:r w:rsidR="00E21048">
              <w:rPr>
                <w:rFonts w:ascii="Times New Roman" w:eastAsia="Calibri" w:hAnsi="Times New Roman" w:cs="Times New Roman"/>
                <w:sz w:val="18"/>
                <w:szCs w:val="18"/>
                <w:lang w:eastAsia="fr-FR"/>
              </w:rPr>
              <w:t xml:space="preserve"> </w:t>
            </w:r>
            <w:r w:rsidRPr="009F5FC0">
              <w:rPr>
                <w:rFonts w:ascii="Times New Roman" w:eastAsia="Calibri" w:hAnsi="Times New Roman" w:cs="Times New Roman"/>
                <w:sz w:val="18"/>
                <w:szCs w:val="18"/>
                <w:lang w:eastAsia="fr-FR"/>
              </w:rPr>
              <w:t>%</w:t>
            </w:r>
          </w:p>
        </w:tc>
      </w:tr>
    </w:tbl>
    <w:p w14:paraId="211BEC1A" w14:textId="77777777" w:rsidR="006B6785" w:rsidRPr="00883D54" w:rsidRDefault="006B6785" w:rsidP="006B6785">
      <w:pPr>
        <w:keepNext/>
        <w:keepLines/>
        <w:ind w:firstLine="709"/>
        <w:rPr>
          <w:rFonts w:ascii="Times New Roman" w:eastAsia="Times New Roman" w:hAnsi="Times New Roman" w:cs="Times New Roman"/>
          <w:i/>
          <w:sz w:val="18"/>
          <w:szCs w:val="20"/>
          <w:lang w:eastAsia="fr-FR"/>
        </w:rPr>
      </w:pPr>
      <w:r w:rsidRPr="00883D54">
        <w:rPr>
          <w:rFonts w:ascii="Times New Roman" w:eastAsia="Times New Roman" w:hAnsi="Times New Roman" w:cs="Times New Roman"/>
          <w:i/>
          <w:sz w:val="18"/>
          <w:szCs w:val="20"/>
          <w:lang w:eastAsia="fr-FR"/>
        </w:rPr>
        <w:t>Source : comptes annuels publiés La Poste SA</w:t>
      </w:r>
    </w:p>
    <w:p w14:paraId="211BEC1B" w14:textId="717C8E8A" w:rsidR="006B6785" w:rsidRPr="003847DC" w:rsidRDefault="006B6785" w:rsidP="006B6785">
      <w:pPr>
        <w:ind w:firstLine="709"/>
        <w:rPr>
          <w:rFonts w:ascii="Times New Roman" w:eastAsia="Times New Roman" w:hAnsi="Times New Roman" w:cs="Times New Roman"/>
          <w:szCs w:val="21"/>
          <w:lang w:eastAsia="fr-FR"/>
        </w:rPr>
      </w:pPr>
      <w:r w:rsidRPr="003847DC">
        <w:rPr>
          <w:rFonts w:ascii="Times New Roman" w:eastAsia="Times New Roman" w:hAnsi="Times New Roman" w:cs="Times New Roman"/>
          <w:szCs w:val="21"/>
          <w:lang w:eastAsia="fr-FR"/>
        </w:rPr>
        <w:t xml:space="preserve">Complément de l’activité de prêteur au système bancaire, l’activité titres de LBP s’est développée autour d’un portefeuille de titres d’investissement principalement obligataires. Si, à fin 2015, le portefeuille de titres d’investissement (ou titres </w:t>
      </w:r>
      <w:r>
        <w:rPr>
          <w:rFonts w:ascii="Times New Roman" w:eastAsia="Times New Roman" w:hAnsi="Times New Roman"/>
          <w:lang w:eastAsia="fr-FR"/>
        </w:rPr>
        <w:t>« </w:t>
      </w:r>
      <w:r w:rsidRPr="003847DC">
        <w:rPr>
          <w:rFonts w:ascii="Times New Roman" w:eastAsia="Times New Roman" w:hAnsi="Times New Roman" w:cs="Times New Roman"/>
          <w:szCs w:val="21"/>
          <w:lang w:eastAsia="fr-FR"/>
        </w:rPr>
        <w:t>détenus jusqu’à l’échéance</w:t>
      </w:r>
      <w:r>
        <w:rPr>
          <w:rFonts w:ascii="Times New Roman" w:eastAsia="Times New Roman" w:hAnsi="Times New Roman"/>
          <w:lang w:eastAsia="fr-FR"/>
        </w:rPr>
        <w:t> »</w:t>
      </w:r>
      <w:r w:rsidRPr="003847DC">
        <w:rPr>
          <w:rFonts w:ascii="Times New Roman" w:eastAsia="Times New Roman" w:hAnsi="Times New Roman"/>
          <w:lang w:eastAsia="fr-FR"/>
        </w:rPr>
        <w:t>)</w:t>
      </w:r>
      <w:r w:rsidRPr="003847DC">
        <w:rPr>
          <w:rFonts w:ascii="Times New Roman" w:eastAsia="Times New Roman" w:hAnsi="Times New Roman" w:cs="Times New Roman"/>
          <w:szCs w:val="21"/>
          <w:lang w:eastAsia="fr-FR"/>
        </w:rPr>
        <w:t xml:space="preserve"> représente encore 47</w:t>
      </w:r>
      <w:r w:rsidR="00E21048">
        <w:rPr>
          <w:rFonts w:ascii="Times New Roman" w:eastAsia="Times New Roman" w:hAnsi="Times New Roman" w:cs="Times New Roman"/>
          <w:szCs w:val="21"/>
          <w:lang w:eastAsia="fr-FR"/>
        </w:rPr>
        <w:t xml:space="preserve"> </w:t>
      </w:r>
      <w:r w:rsidRPr="003847DC">
        <w:rPr>
          <w:rFonts w:ascii="Times New Roman" w:eastAsia="Times New Roman" w:hAnsi="Times New Roman" w:cs="Times New Roman"/>
          <w:szCs w:val="21"/>
          <w:lang w:eastAsia="fr-FR"/>
        </w:rPr>
        <w:t>% des encours de titres avec un montant de 24,2 Md€, il a néanmoins régressé de 13,2 Md€ par rapport à fin 2010, au profit des titres de placement (ou disponibles à la vente) et de transaction (titres à la juste valeur par résultat).</w:t>
      </w:r>
    </w:p>
    <w:p w14:paraId="211BEC1C" w14:textId="77777777" w:rsidR="006B6785" w:rsidRPr="00270E7A" w:rsidRDefault="006B6785" w:rsidP="006B6785">
      <w:pPr>
        <w:pStyle w:val="Sous-titre1"/>
        <w:rPr>
          <w:rFonts w:ascii="Times New Roman" w:eastAsia="Times New Roman" w:hAnsi="Times New Roman"/>
          <w:b w:val="0"/>
          <w:sz w:val="24"/>
          <w:lang w:eastAsia="fr-FR"/>
        </w:rPr>
      </w:pPr>
      <w:r w:rsidRPr="00C83570">
        <w:t>2. Les comptes sociaux de La Poste SA</w:t>
      </w:r>
    </w:p>
    <w:p w14:paraId="211BEC1D" w14:textId="77777777" w:rsidR="006B6785" w:rsidRPr="008834DD" w:rsidRDefault="006B6785" w:rsidP="006B6785">
      <w:pPr>
        <w:ind w:firstLine="709"/>
        <w:rPr>
          <w:rFonts w:ascii="Times New Roman" w:eastAsia="Times New Roman" w:hAnsi="Times New Roman" w:cs="Times New Roman"/>
          <w:szCs w:val="21"/>
          <w:lang w:eastAsia="fr-FR"/>
        </w:rPr>
      </w:pPr>
      <w:r w:rsidRPr="008834DD">
        <w:rPr>
          <w:rFonts w:ascii="Times New Roman" w:eastAsia="Times New Roman" w:hAnsi="Times New Roman" w:cs="Times New Roman"/>
          <w:szCs w:val="21"/>
          <w:lang w:eastAsia="fr-FR"/>
        </w:rPr>
        <w:t xml:space="preserve">La Poste SA est à la fois une entreprise industrielle et commerciale de plein exercice et une holding ; de </w:t>
      </w:r>
      <w:r w:rsidRPr="008834DD">
        <w:rPr>
          <w:rFonts w:ascii="Times New Roman" w:eastAsia="Times New Roman" w:hAnsi="Times New Roman"/>
          <w:lang w:eastAsia="fr-FR"/>
        </w:rPr>
        <w:t>surcro</w:t>
      </w:r>
      <w:r>
        <w:rPr>
          <w:rFonts w:ascii="Times New Roman" w:eastAsia="Times New Roman" w:hAnsi="Times New Roman"/>
          <w:lang w:eastAsia="fr-FR"/>
        </w:rPr>
        <w:t>î</w:t>
      </w:r>
      <w:r w:rsidRPr="008834DD">
        <w:rPr>
          <w:rFonts w:ascii="Times New Roman" w:eastAsia="Times New Roman" w:hAnsi="Times New Roman"/>
          <w:lang w:eastAsia="fr-FR"/>
        </w:rPr>
        <w:t>t</w:t>
      </w:r>
      <w:r w:rsidRPr="008834DD">
        <w:rPr>
          <w:rFonts w:ascii="Times New Roman" w:eastAsia="Times New Roman" w:hAnsi="Times New Roman" w:cs="Times New Roman"/>
          <w:szCs w:val="21"/>
          <w:lang w:eastAsia="fr-FR"/>
        </w:rPr>
        <w:t>, elle agit, avec le réseau des bureaux de poste, en prestataire de services pour le compte de sa principale filiale qu’est La Banque Postale.</w:t>
      </w:r>
    </w:p>
    <w:p w14:paraId="211BEC1E" w14:textId="77777777" w:rsidR="006B6785" w:rsidRPr="00C83570" w:rsidRDefault="006B6785" w:rsidP="006B6785">
      <w:pPr>
        <w:pStyle w:val="Sous-titre2"/>
        <w:numPr>
          <w:ilvl w:val="1"/>
          <w:numId w:val="47"/>
        </w:numPr>
      </w:pPr>
      <w:bookmarkStart w:id="2252" w:name="_Toc456806166"/>
      <w:bookmarkStart w:id="2253" w:name="_Toc456808189"/>
      <w:r w:rsidRPr="00C83570">
        <w:t>.Le bilan</w:t>
      </w:r>
      <w:bookmarkEnd w:id="2252"/>
      <w:bookmarkEnd w:id="2253"/>
    </w:p>
    <w:p w14:paraId="211BEC1F" w14:textId="55DB5F68" w:rsidR="006B6785" w:rsidRPr="00883D54" w:rsidRDefault="006B6785" w:rsidP="006B6785">
      <w:pPr>
        <w:rPr>
          <w:rFonts w:ascii="Times New Roman" w:eastAsia="Times New Roman" w:hAnsi="Times New Roman" w:cs="Times New Roman"/>
          <w:szCs w:val="21"/>
          <w:lang w:eastAsia="fr-FR"/>
        </w:rPr>
      </w:pPr>
      <w:r w:rsidRPr="00883D54">
        <w:rPr>
          <w:rFonts w:ascii="Times New Roman" w:eastAsia="Times New Roman" w:hAnsi="Times New Roman" w:cs="Times New Roman"/>
          <w:szCs w:val="21"/>
          <w:lang w:eastAsia="fr-FR"/>
        </w:rPr>
        <w:t>Entre le 31 décembre 2010 et le 31 décembre 2011, le total de bilan de La Poste SA a cru de 3 270 M€. Cette augmentation sensible est à imputer principalement à la croissance</w:t>
      </w:r>
      <w:r>
        <w:rPr>
          <w:rFonts w:ascii="Times New Roman" w:eastAsia="Times New Roman" w:hAnsi="Times New Roman"/>
          <w:lang w:eastAsia="fr-FR"/>
        </w:rPr>
        <w:t>, au passif,</w:t>
      </w:r>
      <w:r w:rsidRPr="00883D54">
        <w:rPr>
          <w:rFonts w:ascii="Times New Roman" w:eastAsia="Times New Roman" w:hAnsi="Times New Roman" w:cs="Times New Roman"/>
          <w:szCs w:val="21"/>
          <w:lang w:eastAsia="fr-FR"/>
        </w:rPr>
        <w:t xml:space="preserve"> des </w:t>
      </w:r>
      <w:r>
        <w:rPr>
          <w:rFonts w:ascii="Times New Roman" w:eastAsia="Times New Roman" w:hAnsi="Times New Roman"/>
          <w:lang w:eastAsia="fr-FR"/>
        </w:rPr>
        <w:t>capitaux propres (+2 945 M€) et à celle, à</w:t>
      </w:r>
      <w:r w:rsidRPr="00883D54">
        <w:rPr>
          <w:rFonts w:ascii="Times New Roman" w:eastAsia="Times New Roman" w:hAnsi="Times New Roman" w:cs="Times New Roman"/>
          <w:szCs w:val="21"/>
          <w:lang w:eastAsia="fr-FR"/>
        </w:rPr>
        <w:t xml:space="preserve"> l’actif</w:t>
      </w:r>
      <w:r>
        <w:rPr>
          <w:rFonts w:ascii="Times New Roman" w:eastAsia="Times New Roman" w:hAnsi="Times New Roman"/>
          <w:lang w:eastAsia="fr-FR"/>
        </w:rPr>
        <w:t>, des immobilisations</w:t>
      </w:r>
      <w:r w:rsidRPr="00883D54">
        <w:rPr>
          <w:rFonts w:ascii="Times New Roman" w:eastAsia="Times New Roman" w:hAnsi="Times New Roman" w:cs="Times New Roman"/>
          <w:szCs w:val="21"/>
          <w:lang w:eastAsia="fr-FR"/>
        </w:rPr>
        <w:t xml:space="preserve"> financières (+2 678</w:t>
      </w:r>
      <w:r>
        <w:rPr>
          <w:rFonts w:ascii="Times New Roman" w:eastAsia="Times New Roman" w:hAnsi="Times New Roman"/>
          <w:lang w:eastAsia="fr-FR"/>
        </w:rPr>
        <w:t> </w:t>
      </w:r>
      <w:r w:rsidRPr="00883D54">
        <w:rPr>
          <w:rFonts w:ascii="Times New Roman" w:eastAsia="Times New Roman" w:hAnsi="Times New Roman" w:cs="Times New Roman"/>
          <w:szCs w:val="21"/>
          <w:lang w:eastAsia="fr-FR"/>
        </w:rPr>
        <w:t>M</w:t>
      </w:r>
      <w:r>
        <w:rPr>
          <w:rFonts w:ascii="Times New Roman" w:eastAsia="Times New Roman" w:hAnsi="Times New Roman"/>
          <w:lang w:eastAsia="fr-FR"/>
        </w:rPr>
        <w:t xml:space="preserve">€). </w:t>
      </w:r>
      <w:r w:rsidRPr="00883D54">
        <w:rPr>
          <w:rFonts w:ascii="Times New Roman" w:eastAsia="Times New Roman" w:hAnsi="Times New Roman" w:cs="Times New Roman"/>
          <w:szCs w:val="21"/>
          <w:lang w:eastAsia="fr-FR"/>
        </w:rPr>
        <w:t>Simultanément, les dettes financières se stabilisaient tandis qu’à l’actif, on assistait à une baisse « en net » (après amortissement) des postes d’immobilisations incorporelles et corporelles (- 444 M</w:t>
      </w:r>
      <w:r w:rsidRPr="00883D54">
        <w:rPr>
          <w:rFonts w:ascii="Times New Roman" w:eastAsia="Times New Roman" w:hAnsi="Times New Roman"/>
          <w:lang w:eastAsia="fr-FR"/>
        </w:rPr>
        <w:t>€).</w:t>
      </w:r>
    </w:p>
    <w:p w14:paraId="211BEC20" w14:textId="472B16C0" w:rsidR="00F40B74" w:rsidRDefault="00F40B74" w:rsidP="006B6785">
      <w:pPr>
        <w:rPr>
          <w:rFonts w:ascii="Times New Roman" w:eastAsia="Times New Roman" w:hAnsi="Times New Roman" w:cs="Times New Roman"/>
          <w:szCs w:val="21"/>
          <w:lang w:eastAsia="fr-FR"/>
        </w:rPr>
      </w:pPr>
      <w:r>
        <w:rPr>
          <w:rFonts w:ascii="Times New Roman" w:eastAsia="Times New Roman" w:hAnsi="Times New Roman" w:cs="Times New Roman"/>
          <w:szCs w:val="21"/>
          <w:lang w:eastAsia="fr-FR"/>
        </w:rPr>
        <w:br w:type="page"/>
      </w:r>
    </w:p>
    <w:tbl>
      <w:tblPr>
        <w:tblStyle w:val="TABLEAURAPPORTPUBLICTHMATIQUE"/>
        <w:tblW w:w="7290" w:type="dxa"/>
        <w:tblInd w:w="-176" w:type="dxa"/>
        <w:tblLayout w:type="fixed"/>
        <w:tblLook w:val="04A0" w:firstRow="1" w:lastRow="0" w:firstColumn="1" w:lastColumn="0" w:noHBand="0" w:noVBand="1"/>
      </w:tblPr>
      <w:tblGrid>
        <w:gridCol w:w="2612"/>
        <w:gridCol w:w="850"/>
        <w:gridCol w:w="851"/>
        <w:gridCol w:w="709"/>
        <w:gridCol w:w="708"/>
        <w:gridCol w:w="851"/>
        <w:gridCol w:w="709"/>
      </w:tblGrid>
      <w:tr w:rsidR="00F40B74" w:rsidRPr="00EF3A3A" w14:paraId="7FD098D0" w14:textId="77777777" w:rsidTr="00D60438">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4C2923A4" w14:textId="77777777" w:rsidR="00F40B74" w:rsidRPr="00D60438" w:rsidRDefault="00F40B74" w:rsidP="00150EBD">
            <w:pPr>
              <w:spacing w:before="0" w:after="0"/>
              <w:ind w:firstLine="0"/>
              <w:jc w:val="center"/>
              <w:rPr>
                <w:rStyle w:val="CCOMPTESgrasitalique"/>
                <w:rFonts w:ascii="Times New Roman" w:hAnsi="Times New Roman" w:cs="Times New Roman"/>
                <w:color w:val="000000" w:themeColor="text1"/>
                <w:sz w:val="16"/>
                <w:szCs w:val="16"/>
                <w:lang w:val="fr-FR" w:eastAsia="fr-FR"/>
              </w:rPr>
            </w:pPr>
            <w:r w:rsidRPr="00D60438">
              <w:rPr>
                <w:rStyle w:val="CCOMPTESgrasitalique"/>
                <w:rFonts w:ascii="Times New Roman" w:hAnsi="Times New Roman" w:cs="Times New Roman"/>
                <w:color w:val="000000" w:themeColor="text1"/>
                <w:sz w:val="16"/>
                <w:szCs w:val="16"/>
                <w:lang w:val="fr-FR" w:eastAsia="fr-FR"/>
              </w:rPr>
              <w:t>Bilan social de La Poste SA en M€</w:t>
            </w:r>
          </w:p>
        </w:tc>
        <w:tc>
          <w:tcPr>
            <w:tcW w:w="850" w:type="dxa"/>
            <w:noWrap/>
            <w:hideMark/>
          </w:tcPr>
          <w:p w14:paraId="61492D55" w14:textId="77777777" w:rsidR="00F40B74" w:rsidRPr="00150EBD" w:rsidRDefault="00F40B74" w:rsidP="00150EBD">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6"/>
                <w:szCs w:val="16"/>
                <w:lang w:eastAsia="fr-FR"/>
              </w:rPr>
            </w:pPr>
            <w:r w:rsidRPr="00150EBD">
              <w:rPr>
                <w:rFonts w:ascii="Times New Roman" w:hAnsi="Times New Roman" w:cs="Times New Roman"/>
                <w:color w:val="000000" w:themeColor="text1"/>
                <w:sz w:val="16"/>
                <w:szCs w:val="16"/>
                <w:lang w:eastAsia="fr-FR"/>
              </w:rPr>
              <w:t>2010</w:t>
            </w:r>
          </w:p>
        </w:tc>
        <w:tc>
          <w:tcPr>
            <w:tcW w:w="851" w:type="dxa"/>
            <w:noWrap/>
            <w:hideMark/>
          </w:tcPr>
          <w:p w14:paraId="4F5CFF27" w14:textId="77777777" w:rsidR="00F40B74" w:rsidRPr="00150EBD" w:rsidRDefault="00F40B74" w:rsidP="00150EBD">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6"/>
                <w:szCs w:val="16"/>
                <w:lang w:eastAsia="fr-FR"/>
              </w:rPr>
            </w:pPr>
            <w:r w:rsidRPr="00150EBD">
              <w:rPr>
                <w:rFonts w:ascii="Times New Roman" w:hAnsi="Times New Roman" w:cs="Times New Roman"/>
                <w:color w:val="000000" w:themeColor="text1"/>
                <w:sz w:val="16"/>
                <w:szCs w:val="16"/>
                <w:lang w:eastAsia="fr-FR"/>
              </w:rPr>
              <w:t>2011</w:t>
            </w:r>
          </w:p>
        </w:tc>
        <w:tc>
          <w:tcPr>
            <w:tcW w:w="709" w:type="dxa"/>
            <w:noWrap/>
            <w:hideMark/>
          </w:tcPr>
          <w:p w14:paraId="3DB55CE0" w14:textId="77777777" w:rsidR="00F40B74" w:rsidRPr="00150EBD" w:rsidRDefault="00F40B74" w:rsidP="00150EBD">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6"/>
                <w:szCs w:val="16"/>
                <w:lang w:eastAsia="fr-FR"/>
              </w:rPr>
            </w:pPr>
            <w:r w:rsidRPr="00150EBD">
              <w:rPr>
                <w:rFonts w:ascii="Times New Roman" w:hAnsi="Times New Roman" w:cs="Times New Roman"/>
                <w:color w:val="000000" w:themeColor="text1"/>
                <w:sz w:val="16"/>
                <w:szCs w:val="16"/>
                <w:lang w:eastAsia="fr-FR"/>
              </w:rPr>
              <w:t>2012</w:t>
            </w:r>
          </w:p>
        </w:tc>
        <w:tc>
          <w:tcPr>
            <w:tcW w:w="708" w:type="dxa"/>
            <w:noWrap/>
            <w:hideMark/>
          </w:tcPr>
          <w:p w14:paraId="71B8D1D1" w14:textId="77777777" w:rsidR="00F40B74" w:rsidRPr="00150EBD" w:rsidRDefault="00F40B74" w:rsidP="00150EBD">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6"/>
                <w:szCs w:val="16"/>
                <w:lang w:eastAsia="fr-FR"/>
              </w:rPr>
            </w:pPr>
            <w:r w:rsidRPr="00150EBD">
              <w:rPr>
                <w:rFonts w:ascii="Times New Roman" w:hAnsi="Times New Roman" w:cs="Times New Roman"/>
                <w:color w:val="000000" w:themeColor="text1"/>
                <w:sz w:val="16"/>
                <w:szCs w:val="16"/>
                <w:lang w:eastAsia="fr-FR"/>
              </w:rPr>
              <w:t>2013</w:t>
            </w:r>
          </w:p>
        </w:tc>
        <w:tc>
          <w:tcPr>
            <w:tcW w:w="851" w:type="dxa"/>
            <w:noWrap/>
            <w:hideMark/>
          </w:tcPr>
          <w:p w14:paraId="5A5633F6" w14:textId="77777777" w:rsidR="00F40B74" w:rsidRPr="00150EBD" w:rsidRDefault="00F40B74" w:rsidP="00150EBD">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6"/>
                <w:szCs w:val="16"/>
                <w:lang w:eastAsia="fr-FR"/>
              </w:rPr>
            </w:pPr>
            <w:r w:rsidRPr="00150EBD">
              <w:rPr>
                <w:rFonts w:ascii="Times New Roman" w:hAnsi="Times New Roman" w:cs="Times New Roman"/>
                <w:color w:val="000000" w:themeColor="text1"/>
                <w:sz w:val="16"/>
                <w:szCs w:val="16"/>
                <w:lang w:eastAsia="fr-FR"/>
              </w:rPr>
              <w:t>2014</w:t>
            </w:r>
          </w:p>
        </w:tc>
        <w:tc>
          <w:tcPr>
            <w:tcW w:w="709" w:type="dxa"/>
            <w:noWrap/>
            <w:hideMark/>
          </w:tcPr>
          <w:p w14:paraId="38145A15" w14:textId="77777777" w:rsidR="00F40B74" w:rsidRPr="00150EBD" w:rsidRDefault="00F40B74" w:rsidP="00150EBD">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16"/>
                <w:szCs w:val="16"/>
                <w:lang w:eastAsia="fr-FR"/>
              </w:rPr>
            </w:pPr>
            <w:r w:rsidRPr="00150EBD">
              <w:rPr>
                <w:rFonts w:ascii="Times New Roman" w:hAnsi="Times New Roman" w:cs="Times New Roman"/>
                <w:color w:val="000000" w:themeColor="text1"/>
                <w:sz w:val="16"/>
                <w:szCs w:val="16"/>
                <w:lang w:eastAsia="fr-FR"/>
              </w:rPr>
              <w:t>2015</w:t>
            </w:r>
          </w:p>
        </w:tc>
      </w:tr>
      <w:tr w:rsidR="00F40B74" w:rsidRPr="00EF3A3A" w14:paraId="4BBF6624"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7290" w:type="dxa"/>
            <w:gridSpan w:val="7"/>
            <w:noWrap/>
            <w:hideMark/>
          </w:tcPr>
          <w:p w14:paraId="008364D1" w14:textId="77777777" w:rsidR="00F40B74" w:rsidRPr="00F40B74" w:rsidRDefault="00F40B74" w:rsidP="00150EBD">
            <w:pPr>
              <w:spacing w:before="0" w:after="0"/>
              <w:ind w:firstLine="0"/>
              <w:jc w:val="center"/>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Actif au 31/12 en M€</w:t>
            </w:r>
          </w:p>
        </w:tc>
      </w:tr>
      <w:tr w:rsidR="00F40B74" w:rsidRPr="00EF3A3A" w14:paraId="4FB75777"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08BE401C" w14:textId="77777777" w:rsidR="00F40B74" w:rsidRPr="00F40B74" w:rsidRDefault="00F40B74" w:rsidP="00150EBD">
            <w:pPr>
              <w:spacing w:before="0" w:after="0"/>
              <w:ind w:firstLine="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 xml:space="preserve"> I. Actif immobilisé au 31/12 </w:t>
            </w:r>
          </w:p>
        </w:tc>
        <w:tc>
          <w:tcPr>
            <w:tcW w:w="850" w:type="dxa"/>
            <w:noWrap/>
            <w:hideMark/>
          </w:tcPr>
          <w:p w14:paraId="05AE26A0" w14:textId="77777777" w:rsidR="00F40B74" w:rsidRPr="00F40B74" w:rsidRDefault="00F40B74"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p>
        </w:tc>
        <w:tc>
          <w:tcPr>
            <w:tcW w:w="851" w:type="dxa"/>
            <w:noWrap/>
            <w:hideMark/>
          </w:tcPr>
          <w:p w14:paraId="050C814D" w14:textId="77777777" w:rsidR="00F40B74" w:rsidRPr="00F40B74" w:rsidRDefault="00F40B74"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p>
        </w:tc>
        <w:tc>
          <w:tcPr>
            <w:tcW w:w="709" w:type="dxa"/>
            <w:noWrap/>
            <w:hideMark/>
          </w:tcPr>
          <w:p w14:paraId="4BC90ACA" w14:textId="77777777" w:rsidR="00F40B74" w:rsidRPr="00F40B74" w:rsidRDefault="00F40B74"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p>
        </w:tc>
        <w:tc>
          <w:tcPr>
            <w:tcW w:w="708" w:type="dxa"/>
            <w:noWrap/>
            <w:hideMark/>
          </w:tcPr>
          <w:p w14:paraId="7AAFBA7A" w14:textId="77777777" w:rsidR="00F40B74" w:rsidRPr="00F40B74" w:rsidRDefault="00F40B74"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p>
        </w:tc>
        <w:tc>
          <w:tcPr>
            <w:tcW w:w="851" w:type="dxa"/>
            <w:noWrap/>
            <w:hideMark/>
          </w:tcPr>
          <w:p w14:paraId="4291C505" w14:textId="77777777" w:rsidR="00F40B74" w:rsidRPr="00F40B74" w:rsidRDefault="00F40B74"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p>
        </w:tc>
        <w:tc>
          <w:tcPr>
            <w:tcW w:w="709" w:type="dxa"/>
            <w:noWrap/>
            <w:hideMark/>
          </w:tcPr>
          <w:p w14:paraId="6D401D77" w14:textId="77777777" w:rsidR="00F40B74" w:rsidRPr="00F40B74" w:rsidRDefault="00F40B74"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p>
        </w:tc>
      </w:tr>
      <w:tr w:rsidR="00F40B74" w:rsidRPr="00EF3A3A" w14:paraId="4A076E9F"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47A3462C"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(Capital souscrit non appelé)</w:t>
            </w:r>
          </w:p>
        </w:tc>
        <w:tc>
          <w:tcPr>
            <w:tcW w:w="850" w:type="dxa"/>
            <w:noWrap/>
            <w:hideMark/>
          </w:tcPr>
          <w:p w14:paraId="5DC7ECEF"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p>
        </w:tc>
        <w:tc>
          <w:tcPr>
            <w:tcW w:w="851" w:type="dxa"/>
            <w:noWrap/>
            <w:hideMark/>
          </w:tcPr>
          <w:p w14:paraId="59D97CB1"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1 050</w:t>
            </w:r>
          </w:p>
        </w:tc>
        <w:tc>
          <w:tcPr>
            <w:tcW w:w="709" w:type="dxa"/>
            <w:noWrap/>
            <w:hideMark/>
          </w:tcPr>
          <w:p w14:paraId="07917369"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p>
        </w:tc>
        <w:tc>
          <w:tcPr>
            <w:tcW w:w="708" w:type="dxa"/>
            <w:noWrap/>
            <w:hideMark/>
          </w:tcPr>
          <w:p w14:paraId="72054634"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p>
        </w:tc>
        <w:tc>
          <w:tcPr>
            <w:tcW w:w="851" w:type="dxa"/>
            <w:noWrap/>
            <w:hideMark/>
          </w:tcPr>
          <w:p w14:paraId="4F632888"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p>
        </w:tc>
        <w:tc>
          <w:tcPr>
            <w:tcW w:w="709" w:type="dxa"/>
            <w:noWrap/>
            <w:hideMark/>
          </w:tcPr>
          <w:p w14:paraId="2A16DC2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p>
        </w:tc>
      </w:tr>
      <w:tr w:rsidR="00F40B74" w:rsidRPr="00EF3A3A" w14:paraId="1A2B4047"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1A2BB00B"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 xml:space="preserve"> Immobilisations incorporelles en net </w:t>
            </w:r>
          </w:p>
        </w:tc>
        <w:tc>
          <w:tcPr>
            <w:tcW w:w="850" w:type="dxa"/>
            <w:noWrap/>
            <w:hideMark/>
          </w:tcPr>
          <w:p w14:paraId="190D4727"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308</w:t>
            </w:r>
          </w:p>
        </w:tc>
        <w:tc>
          <w:tcPr>
            <w:tcW w:w="851" w:type="dxa"/>
            <w:noWrap/>
            <w:hideMark/>
          </w:tcPr>
          <w:p w14:paraId="2D6F5CA4"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302</w:t>
            </w:r>
          </w:p>
        </w:tc>
        <w:tc>
          <w:tcPr>
            <w:tcW w:w="709" w:type="dxa"/>
            <w:noWrap/>
            <w:hideMark/>
          </w:tcPr>
          <w:p w14:paraId="2441BF45"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277</w:t>
            </w:r>
          </w:p>
        </w:tc>
        <w:tc>
          <w:tcPr>
            <w:tcW w:w="708" w:type="dxa"/>
            <w:noWrap/>
            <w:hideMark/>
          </w:tcPr>
          <w:p w14:paraId="09537CAE"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244</w:t>
            </w:r>
          </w:p>
        </w:tc>
        <w:tc>
          <w:tcPr>
            <w:tcW w:w="851" w:type="dxa"/>
            <w:noWrap/>
            <w:hideMark/>
          </w:tcPr>
          <w:p w14:paraId="62E2E50B"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257</w:t>
            </w:r>
          </w:p>
        </w:tc>
        <w:tc>
          <w:tcPr>
            <w:tcW w:w="709" w:type="dxa"/>
            <w:noWrap/>
            <w:hideMark/>
          </w:tcPr>
          <w:p w14:paraId="3579BBED"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271</w:t>
            </w:r>
          </w:p>
        </w:tc>
      </w:tr>
      <w:tr w:rsidR="00F40B74" w:rsidRPr="00EF3A3A" w14:paraId="264CF388"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084D9AB8"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 xml:space="preserve"> Immobilisations corporelles en net </w:t>
            </w:r>
          </w:p>
        </w:tc>
        <w:tc>
          <w:tcPr>
            <w:tcW w:w="850" w:type="dxa"/>
            <w:noWrap/>
            <w:hideMark/>
          </w:tcPr>
          <w:p w14:paraId="24353DCB"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1 349</w:t>
            </w:r>
          </w:p>
        </w:tc>
        <w:tc>
          <w:tcPr>
            <w:tcW w:w="851" w:type="dxa"/>
            <w:noWrap/>
            <w:hideMark/>
          </w:tcPr>
          <w:p w14:paraId="29904A06"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1 291</w:t>
            </w:r>
          </w:p>
        </w:tc>
        <w:tc>
          <w:tcPr>
            <w:tcW w:w="709" w:type="dxa"/>
            <w:noWrap/>
            <w:hideMark/>
          </w:tcPr>
          <w:p w14:paraId="1F748147"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1 219</w:t>
            </w:r>
          </w:p>
        </w:tc>
        <w:tc>
          <w:tcPr>
            <w:tcW w:w="708" w:type="dxa"/>
            <w:noWrap/>
            <w:hideMark/>
          </w:tcPr>
          <w:p w14:paraId="53904401"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1 128</w:t>
            </w:r>
          </w:p>
        </w:tc>
        <w:tc>
          <w:tcPr>
            <w:tcW w:w="851" w:type="dxa"/>
            <w:noWrap/>
            <w:hideMark/>
          </w:tcPr>
          <w:p w14:paraId="608DB194"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1 030</w:t>
            </w:r>
          </w:p>
        </w:tc>
        <w:tc>
          <w:tcPr>
            <w:tcW w:w="709" w:type="dxa"/>
            <w:noWrap/>
            <w:hideMark/>
          </w:tcPr>
          <w:p w14:paraId="36E26517"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942</w:t>
            </w:r>
          </w:p>
        </w:tc>
      </w:tr>
      <w:tr w:rsidR="00F40B74" w:rsidRPr="00EF3A3A" w14:paraId="35F0CED7"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71276984"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 xml:space="preserve"> Immobilisations financières en net</w:t>
            </w:r>
          </w:p>
        </w:tc>
        <w:tc>
          <w:tcPr>
            <w:tcW w:w="850" w:type="dxa"/>
            <w:noWrap/>
            <w:hideMark/>
          </w:tcPr>
          <w:p w14:paraId="1007E73D"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8 602</w:t>
            </w:r>
          </w:p>
        </w:tc>
        <w:tc>
          <w:tcPr>
            <w:tcW w:w="851" w:type="dxa"/>
            <w:noWrap/>
            <w:hideMark/>
          </w:tcPr>
          <w:p w14:paraId="1A3ED36C"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9 512</w:t>
            </w:r>
          </w:p>
        </w:tc>
        <w:tc>
          <w:tcPr>
            <w:tcW w:w="709" w:type="dxa"/>
            <w:noWrap/>
            <w:hideMark/>
          </w:tcPr>
          <w:p w14:paraId="77419BEA"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9 566</w:t>
            </w:r>
          </w:p>
        </w:tc>
        <w:tc>
          <w:tcPr>
            <w:tcW w:w="708" w:type="dxa"/>
            <w:noWrap/>
            <w:hideMark/>
          </w:tcPr>
          <w:p w14:paraId="2B075D5D"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10 424</w:t>
            </w:r>
          </w:p>
        </w:tc>
        <w:tc>
          <w:tcPr>
            <w:tcW w:w="851" w:type="dxa"/>
            <w:noWrap/>
            <w:hideMark/>
          </w:tcPr>
          <w:p w14:paraId="54958E47"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11 218</w:t>
            </w:r>
          </w:p>
        </w:tc>
        <w:tc>
          <w:tcPr>
            <w:tcW w:w="709" w:type="dxa"/>
            <w:noWrap/>
            <w:hideMark/>
          </w:tcPr>
          <w:p w14:paraId="08801D4D"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11 280</w:t>
            </w:r>
          </w:p>
        </w:tc>
      </w:tr>
      <w:tr w:rsidR="00F40B74" w:rsidRPr="00EF3A3A" w14:paraId="648F3E61"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723BECF6"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Total de l'actif immobilisé en net (I)</w:t>
            </w:r>
          </w:p>
        </w:tc>
        <w:tc>
          <w:tcPr>
            <w:tcW w:w="850" w:type="dxa"/>
            <w:noWrap/>
            <w:hideMark/>
          </w:tcPr>
          <w:p w14:paraId="7FFE97EB"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10 259</w:t>
            </w:r>
          </w:p>
        </w:tc>
        <w:tc>
          <w:tcPr>
            <w:tcW w:w="851" w:type="dxa"/>
            <w:noWrap/>
            <w:hideMark/>
          </w:tcPr>
          <w:p w14:paraId="65170AA1"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12 155</w:t>
            </w:r>
          </w:p>
        </w:tc>
        <w:tc>
          <w:tcPr>
            <w:tcW w:w="709" w:type="dxa"/>
            <w:noWrap/>
            <w:hideMark/>
          </w:tcPr>
          <w:p w14:paraId="3FFFB0DC"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11 062</w:t>
            </w:r>
          </w:p>
        </w:tc>
        <w:tc>
          <w:tcPr>
            <w:tcW w:w="708" w:type="dxa"/>
            <w:noWrap/>
            <w:hideMark/>
          </w:tcPr>
          <w:p w14:paraId="4F30B0C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11 796</w:t>
            </w:r>
          </w:p>
        </w:tc>
        <w:tc>
          <w:tcPr>
            <w:tcW w:w="851" w:type="dxa"/>
            <w:noWrap/>
            <w:hideMark/>
          </w:tcPr>
          <w:p w14:paraId="19F9A4DF"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12 505</w:t>
            </w:r>
          </w:p>
        </w:tc>
        <w:tc>
          <w:tcPr>
            <w:tcW w:w="709" w:type="dxa"/>
            <w:noWrap/>
            <w:hideMark/>
          </w:tcPr>
          <w:p w14:paraId="1936C0CD"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12 943</w:t>
            </w:r>
          </w:p>
        </w:tc>
      </w:tr>
      <w:tr w:rsidR="00F40B74" w:rsidRPr="00EF3A3A" w14:paraId="15BEAB80"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6658FB22"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Valeur brute</w:t>
            </w:r>
          </w:p>
        </w:tc>
        <w:tc>
          <w:tcPr>
            <w:tcW w:w="850" w:type="dxa"/>
            <w:noWrap/>
            <w:hideMark/>
          </w:tcPr>
          <w:p w14:paraId="7EA736C4"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13 504</w:t>
            </w:r>
          </w:p>
        </w:tc>
        <w:tc>
          <w:tcPr>
            <w:tcW w:w="851" w:type="dxa"/>
            <w:noWrap/>
            <w:hideMark/>
          </w:tcPr>
          <w:p w14:paraId="6FED0139"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15 648</w:t>
            </w:r>
          </w:p>
        </w:tc>
        <w:tc>
          <w:tcPr>
            <w:tcW w:w="709" w:type="dxa"/>
            <w:noWrap/>
            <w:hideMark/>
          </w:tcPr>
          <w:p w14:paraId="7254EA01"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14 548</w:t>
            </w:r>
          </w:p>
        </w:tc>
        <w:tc>
          <w:tcPr>
            <w:tcW w:w="708" w:type="dxa"/>
            <w:noWrap/>
            <w:hideMark/>
          </w:tcPr>
          <w:p w14:paraId="3EA223C5"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15 210</w:t>
            </w:r>
          </w:p>
        </w:tc>
        <w:tc>
          <w:tcPr>
            <w:tcW w:w="851" w:type="dxa"/>
            <w:noWrap/>
            <w:hideMark/>
          </w:tcPr>
          <w:p w14:paraId="6D431CB2"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16 096</w:t>
            </w:r>
          </w:p>
        </w:tc>
        <w:tc>
          <w:tcPr>
            <w:tcW w:w="709" w:type="dxa"/>
            <w:noWrap/>
            <w:hideMark/>
          </w:tcPr>
          <w:p w14:paraId="42B0DA97"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16 127</w:t>
            </w:r>
          </w:p>
        </w:tc>
      </w:tr>
      <w:tr w:rsidR="00F40B74" w:rsidRPr="00EF3A3A" w14:paraId="0EBF339C"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4EC5FC68"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 xml:space="preserve">amortissements, provisions </w:t>
            </w:r>
          </w:p>
        </w:tc>
        <w:tc>
          <w:tcPr>
            <w:tcW w:w="850" w:type="dxa"/>
            <w:noWrap/>
            <w:hideMark/>
          </w:tcPr>
          <w:p w14:paraId="1C70F062"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-3 245</w:t>
            </w:r>
          </w:p>
        </w:tc>
        <w:tc>
          <w:tcPr>
            <w:tcW w:w="851" w:type="dxa"/>
            <w:noWrap/>
            <w:hideMark/>
          </w:tcPr>
          <w:p w14:paraId="33C2A7D5"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-3 493</w:t>
            </w:r>
          </w:p>
        </w:tc>
        <w:tc>
          <w:tcPr>
            <w:tcW w:w="709" w:type="dxa"/>
            <w:noWrap/>
            <w:hideMark/>
          </w:tcPr>
          <w:p w14:paraId="4DAD741D"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-3 486</w:t>
            </w:r>
          </w:p>
        </w:tc>
        <w:tc>
          <w:tcPr>
            <w:tcW w:w="708" w:type="dxa"/>
            <w:noWrap/>
            <w:hideMark/>
          </w:tcPr>
          <w:p w14:paraId="124C5F4B"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-3 414</w:t>
            </w:r>
          </w:p>
        </w:tc>
        <w:tc>
          <w:tcPr>
            <w:tcW w:w="851" w:type="dxa"/>
            <w:noWrap/>
            <w:hideMark/>
          </w:tcPr>
          <w:p w14:paraId="16F08329"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-3 591</w:t>
            </w:r>
          </w:p>
        </w:tc>
        <w:tc>
          <w:tcPr>
            <w:tcW w:w="709" w:type="dxa"/>
            <w:noWrap/>
            <w:hideMark/>
          </w:tcPr>
          <w:p w14:paraId="23E4773D"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-3 635</w:t>
            </w:r>
          </w:p>
        </w:tc>
      </w:tr>
      <w:tr w:rsidR="00F40B74" w:rsidRPr="00EF3A3A" w14:paraId="0344FBFC"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582B8FFB" w14:textId="77777777" w:rsidR="00F40B74" w:rsidRPr="00F40B74" w:rsidRDefault="00F40B74" w:rsidP="00150EBD">
            <w:pPr>
              <w:spacing w:before="0" w:after="0"/>
              <w:ind w:firstLine="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II. Actif circulant (en net)</w:t>
            </w:r>
          </w:p>
        </w:tc>
        <w:tc>
          <w:tcPr>
            <w:tcW w:w="850" w:type="dxa"/>
            <w:noWrap/>
            <w:hideMark/>
          </w:tcPr>
          <w:p w14:paraId="1A3F85C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4 949</w:t>
            </w:r>
          </w:p>
        </w:tc>
        <w:tc>
          <w:tcPr>
            <w:tcW w:w="851" w:type="dxa"/>
            <w:noWrap/>
            <w:hideMark/>
          </w:tcPr>
          <w:p w14:paraId="11FACA01"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4 901</w:t>
            </w:r>
          </w:p>
        </w:tc>
        <w:tc>
          <w:tcPr>
            <w:tcW w:w="709" w:type="dxa"/>
            <w:noWrap/>
            <w:hideMark/>
          </w:tcPr>
          <w:p w14:paraId="5D244521"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6 373</w:t>
            </w:r>
          </w:p>
        </w:tc>
        <w:tc>
          <w:tcPr>
            <w:tcW w:w="708" w:type="dxa"/>
            <w:noWrap/>
            <w:hideMark/>
          </w:tcPr>
          <w:p w14:paraId="537CE8BD"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5 911</w:t>
            </w:r>
          </w:p>
        </w:tc>
        <w:tc>
          <w:tcPr>
            <w:tcW w:w="851" w:type="dxa"/>
            <w:noWrap/>
            <w:hideMark/>
          </w:tcPr>
          <w:p w14:paraId="79F98E1F"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5 002</w:t>
            </w:r>
          </w:p>
        </w:tc>
        <w:tc>
          <w:tcPr>
            <w:tcW w:w="709" w:type="dxa"/>
            <w:noWrap/>
            <w:hideMark/>
          </w:tcPr>
          <w:p w14:paraId="75CE37F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5 985</w:t>
            </w:r>
          </w:p>
        </w:tc>
      </w:tr>
      <w:tr w:rsidR="00F40B74" w:rsidRPr="00EF3A3A" w14:paraId="0A4B4B84"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0883A786"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Stocks et encours</w:t>
            </w:r>
          </w:p>
        </w:tc>
        <w:tc>
          <w:tcPr>
            <w:tcW w:w="850" w:type="dxa"/>
            <w:noWrap/>
            <w:hideMark/>
          </w:tcPr>
          <w:p w14:paraId="3DBE8345"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139</w:t>
            </w:r>
          </w:p>
        </w:tc>
        <w:tc>
          <w:tcPr>
            <w:tcW w:w="851" w:type="dxa"/>
            <w:noWrap/>
            <w:hideMark/>
          </w:tcPr>
          <w:p w14:paraId="50BEB264"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133</w:t>
            </w:r>
          </w:p>
        </w:tc>
        <w:tc>
          <w:tcPr>
            <w:tcW w:w="709" w:type="dxa"/>
            <w:noWrap/>
            <w:hideMark/>
          </w:tcPr>
          <w:p w14:paraId="3ECE8A0F"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127</w:t>
            </w:r>
          </w:p>
        </w:tc>
        <w:tc>
          <w:tcPr>
            <w:tcW w:w="708" w:type="dxa"/>
            <w:noWrap/>
            <w:hideMark/>
          </w:tcPr>
          <w:p w14:paraId="1493323A"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114</w:t>
            </w:r>
          </w:p>
        </w:tc>
        <w:tc>
          <w:tcPr>
            <w:tcW w:w="851" w:type="dxa"/>
            <w:noWrap/>
            <w:hideMark/>
          </w:tcPr>
          <w:p w14:paraId="6DFA8733"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98</w:t>
            </w:r>
          </w:p>
        </w:tc>
        <w:tc>
          <w:tcPr>
            <w:tcW w:w="709" w:type="dxa"/>
            <w:noWrap/>
            <w:hideMark/>
          </w:tcPr>
          <w:p w14:paraId="3F21AF35"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88</w:t>
            </w:r>
          </w:p>
        </w:tc>
      </w:tr>
      <w:tr w:rsidR="00F40B74" w:rsidRPr="00EF3A3A" w14:paraId="5FBB6770"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059CB078"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 xml:space="preserve">Créances d'exploitation </w:t>
            </w:r>
          </w:p>
        </w:tc>
        <w:tc>
          <w:tcPr>
            <w:tcW w:w="850" w:type="dxa"/>
            <w:noWrap/>
            <w:hideMark/>
          </w:tcPr>
          <w:p w14:paraId="672A90D5"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2 034</w:t>
            </w:r>
          </w:p>
        </w:tc>
        <w:tc>
          <w:tcPr>
            <w:tcW w:w="851" w:type="dxa"/>
            <w:noWrap/>
            <w:hideMark/>
          </w:tcPr>
          <w:p w14:paraId="67031FC8"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1 766</w:t>
            </w:r>
          </w:p>
        </w:tc>
        <w:tc>
          <w:tcPr>
            <w:tcW w:w="709" w:type="dxa"/>
            <w:noWrap/>
            <w:hideMark/>
          </w:tcPr>
          <w:p w14:paraId="7DE724C7"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1 684</w:t>
            </w:r>
          </w:p>
        </w:tc>
        <w:tc>
          <w:tcPr>
            <w:tcW w:w="708" w:type="dxa"/>
            <w:noWrap/>
            <w:hideMark/>
          </w:tcPr>
          <w:p w14:paraId="277AE06E"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2 049</w:t>
            </w:r>
          </w:p>
        </w:tc>
        <w:tc>
          <w:tcPr>
            <w:tcW w:w="851" w:type="dxa"/>
            <w:noWrap/>
            <w:hideMark/>
          </w:tcPr>
          <w:p w14:paraId="3000926F"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2 338</w:t>
            </w:r>
          </w:p>
        </w:tc>
        <w:tc>
          <w:tcPr>
            <w:tcW w:w="709" w:type="dxa"/>
            <w:noWrap/>
            <w:hideMark/>
          </w:tcPr>
          <w:p w14:paraId="20FE883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2 561</w:t>
            </w:r>
          </w:p>
        </w:tc>
      </w:tr>
      <w:tr w:rsidR="00F40B74" w:rsidRPr="00EF3A3A" w14:paraId="72D7A838"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337C10E6"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Débiteurs divers</w:t>
            </w:r>
          </w:p>
        </w:tc>
        <w:tc>
          <w:tcPr>
            <w:tcW w:w="850" w:type="dxa"/>
            <w:noWrap/>
            <w:hideMark/>
          </w:tcPr>
          <w:p w14:paraId="39A11FE5"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89</w:t>
            </w:r>
          </w:p>
        </w:tc>
        <w:tc>
          <w:tcPr>
            <w:tcW w:w="851" w:type="dxa"/>
            <w:noWrap/>
            <w:hideMark/>
          </w:tcPr>
          <w:p w14:paraId="755173F2"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15</w:t>
            </w:r>
          </w:p>
        </w:tc>
        <w:tc>
          <w:tcPr>
            <w:tcW w:w="709" w:type="dxa"/>
            <w:noWrap/>
            <w:hideMark/>
          </w:tcPr>
          <w:p w14:paraId="50DA105C"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13</w:t>
            </w:r>
          </w:p>
        </w:tc>
        <w:tc>
          <w:tcPr>
            <w:tcW w:w="708" w:type="dxa"/>
            <w:noWrap/>
            <w:hideMark/>
          </w:tcPr>
          <w:p w14:paraId="58B28697"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9</w:t>
            </w:r>
          </w:p>
        </w:tc>
        <w:tc>
          <w:tcPr>
            <w:tcW w:w="851" w:type="dxa"/>
            <w:noWrap/>
            <w:hideMark/>
          </w:tcPr>
          <w:p w14:paraId="53E241A5"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64</w:t>
            </w:r>
          </w:p>
        </w:tc>
        <w:tc>
          <w:tcPr>
            <w:tcW w:w="709" w:type="dxa"/>
            <w:noWrap/>
            <w:hideMark/>
          </w:tcPr>
          <w:p w14:paraId="29FD3B46"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92</w:t>
            </w:r>
          </w:p>
        </w:tc>
      </w:tr>
      <w:tr w:rsidR="00F40B74" w:rsidRPr="00EF3A3A" w14:paraId="5196790B"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565D6A99"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Comptes de régularisation</w:t>
            </w:r>
          </w:p>
        </w:tc>
        <w:tc>
          <w:tcPr>
            <w:tcW w:w="850" w:type="dxa"/>
            <w:noWrap/>
            <w:hideMark/>
          </w:tcPr>
          <w:p w14:paraId="58CF4BF8"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182</w:t>
            </w:r>
          </w:p>
        </w:tc>
        <w:tc>
          <w:tcPr>
            <w:tcW w:w="851" w:type="dxa"/>
            <w:noWrap/>
            <w:hideMark/>
          </w:tcPr>
          <w:p w14:paraId="23A24183"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185</w:t>
            </w:r>
          </w:p>
        </w:tc>
        <w:tc>
          <w:tcPr>
            <w:tcW w:w="709" w:type="dxa"/>
            <w:noWrap/>
            <w:hideMark/>
          </w:tcPr>
          <w:p w14:paraId="22B7FEF5"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185</w:t>
            </w:r>
          </w:p>
        </w:tc>
        <w:tc>
          <w:tcPr>
            <w:tcW w:w="708" w:type="dxa"/>
            <w:noWrap/>
            <w:hideMark/>
          </w:tcPr>
          <w:p w14:paraId="07BCB19B"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181</w:t>
            </w:r>
          </w:p>
        </w:tc>
        <w:tc>
          <w:tcPr>
            <w:tcW w:w="851" w:type="dxa"/>
            <w:noWrap/>
            <w:hideMark/>
          </w:tcPr>
          <w:p w14:paraId="6CF64E6A"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76</w:t>
            </w:r>
          </w:p>
        </w:tc>
        <w:tc>
          <w:tcPr>
            <w:tcW w:w="709" w:type="dxa"/>
            <w:noWrap/>
            <w:hideMark/>
          </w:tcPr>
          <w:p w14:paraId="402B20CF"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58</w:t>
            </w:r>
          </w:p>
        </w:tc>
      </w:tr>
      <w:tr w:rsidR="00F40B74" w:rsidRPr="00EF3A3A" w14:paraId="7C5349E2"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14AE7EA7"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Valeurs mobilières de placement et disponibilités</w:t>
            </w:r>
          </w:p>
        </w:tc>
        <w:tc>
          <w:tcPr>
            <w:tcW w:w="850" w:type="dxa"/>
            <w:noWrap/>
            <w:hideMark/>
          </w:tcPr>
          <w:p w14:paraId="053D967A"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2 505</w:t>
            </w:r>
          </w:p>
        </w:tc>
        <w:tc>
          <w:tcPr>
            <w:tcW w:w="851" w:type="dxa"/>
            <w:noWrap/>
            <w:hideMark/>
          </w:tcPr>
          <w:p w14:paraId="26C27693"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2 803</w:t>
            </w:r>
          </w:p>
        </w:tc>
        <w:tc>
          <w:tcPr>
            <w:tcW w:w="709" w:type="dxa"/>
            <w:noWrap/>
            <w:hideMark/>
          </w:tcPr>
          <w:p w14:paraId="0D4BBE58"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4 364</w:t>
            </w:r>
          </w:p>
        </w:tc>
        <w:tc>
          <w:tcPr>
            <w:tcW w:w="708" w:type="dxa"/>
            <w:noWrap/>
            <w:hideMark/>
          </w:tcPr>
          <w:p w14:paraId="2DD200C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3 558</w:t>
            </w:r>
          </w:p>
        </w:tc>
        <w:tc>
          <w:tcPr>
            <w:tcW w:w="851" w:type="dxa"/>
            <w:noWrap/>
            <w:hideMark/>
          </w:tcPr>
          <w:p w14:paraId="6C7383DD"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2 425</w:t>
            </w:r>
          </w:p>
        </w:tc>
        <w:tc>
          <w:tcPr>
            <w:tcW w:w="709" w:type="dxa"/>
            <w:noWrap/>
            <w:hideMark/>
          </w:tcPr>
          <w:p w14:paraId="2696A561"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3 186</w:t>
            </w:r>
          </w:p>
        </w:tc>
      </w:tr>
      <w:tr w:rsidR="00F40B74" w:rsidRPr="00EF3A3A" w14:paraId="7BF468D0"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22466687"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Total de l'actif en net (I+II)</w:t>
            </w:r>
          </w:p>
        </w:tc>
        <w:tc>
          <w:tcPr>
            <w:tcW w:w="850" w:type="dxa"/>
            <w:noWrap/>
            <w:hideMark/>
          </w:tcPr>
          <w:p w14:paraId="01D8139A"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15 208</w:t>
            </w:r>
          </w:p>
        </w:tc>
        <w:tc>
          <w:tcPr>
            <w:tcW w:w="851" w:type="dxa"/>
            <w:noWrap/>
            <w:hideMark/>
          </w:tcPr>
          <w:p w14:paraId="5974A428"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17 056</w:t>
            </w:r>
          </w:p>
        </w:tc>
        <w:tc>
          <w:tcPr>
            <w:tcW w:w="709" w:type="dxa"/>
            <w:noWrap/>
            <w:hideMark/>
          </w:tcPr>
          <w:p w14:paraId="6ACA68A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17 435</w:t>
            </w:r>
          </w:p>
        </w:tc>
        <w:tc>
          <w:tcPr>
            <w:tcW w:w="708" w:type="dxa"/>
            <w:noWrap/>
            <w:hideMark/>
          </w:tcPr>
          <w:p w14:paraId="721CA7A6"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17 707</w:t>
            </w:r>
          </w:p>
        </w:tc>
        <w:tc>
          <w:tcPr>
            <w:tcW w:w="851" w:type="dxa"/>
            <w:noWrap/>
            <w:hideMark/>
          </w:tcPr>
          <w:p w14:paraId="5058904D"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17 507</w:t>
            </w:r>
          </w:p>
        </w:tc>
        <w:tc>
          <w:tcPr>
            <w:tcW w:w="709" w:type="dxa"/>
            <w:noWrap/>
            <w:hideMark/>
          </w:tcPr>
          <w:p w14:paraId="70A4C3B2"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18 478</w:t>
            </w:r>
          </w:p>
        </w:tc>
      </w:tr>
      <w:tr w:rsidR="00F40B74" w:rsidRPr="00EF3A3A" w14:paraId="22771007" w14:textId="77777777" w:rsidTr="00D60438">
        <w:trPr>
          <w:trHeight w:val="291"/>
        </w:trPr>
        <w:tc>
          <w:tcPr>
            <w:cnfStyle w:val="001000000000" w:firstRow="0" w:lastRow="0" w:firstColumn="1" w:lastColumn="0" w:oddVBand="0" w:evenVBand="0" w:oddHBand="0" w:evenHBand="0" w:firstRowFirstColumn="0" w:firstRowLastColumn="0" w:lastRowFirstColumn="0" w:lastRowLastColumn="0"/>
            <w:tcW w:w="2612" w:type="dxa"/>
            <w:noWrap/>
            <w:hideMark/>
          </w:tcPr>
          <w:p w14:paraId="6A65FC28" w14:textId="77777777" w:rsidR="00F40B74" w:rsidRPr="00F40B74" w:rsidRDefault="00F40B74" w:rsidP="00150EBD">
            <w:pPr>
              <w:spacing w:before="0" w:after="0"/>
              <w:ind w:firstLine="0"/>
              <w:rPr>
                <w:rFonts w:ascii="Times New Roman" w:hAnsi="Times New Roman" w:cs="Times New Roman"/>
                <w:sz w:val="16"/>
                <w:szCs w:val="16"/>
                <w:lang w:eastAsia="fr-FR"/>
              </w:rPr>
            </w:pPr>
          </w:p>
        </w:tc>
        <w:tc>
          <w:tcPr>
            <w:tcW w:w="850" w:type="dxa"/>
            <w:noWrap/>
            <w:hideMark/>
          </w:tcPr>
          <w:p w14:paraId="65876977"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p>
        </w:tc>
        <w:tc>
          <w:tcPr>
            <w:tcW w:w="851" w:type="dxa"/>
            <w:noWrap/>
            <w:hideMark/>
          </w:tcPr>
          <w:p w14:paraId="16E5D964"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p>
        </w:tc>
        <w:tc>
          <w:tcPr>
            <w:tcW w:w="709" w:type="dxa"/>
            <w:noWrap/>
            <w:hideMark/>
          </w:tcPr>
          <w:p w14:paraId="0AD19F08"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p>
        </w:tc>
        <w:tc>
          <w:tcPr>
            <w:tcW w:w="708" w:type="dxa"/>
            <w:noWrap/>
            <w:hideMark/>
          </w:tcPr>
          <w:p w14:paraId="26CEB73F"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p>
        </w:tc>
        <w:tc>
          <w:tcPr>
            <w:tcW w:w="851" w:type="dxa"/>
            <w:noWrap/>
            <w:hideMark/>
          </w:tcPr>
          <w:p w14:paraId="6358AE59"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p>
        </w:tc>
        <w:tc>
          <w:tcPr>
            <w:tcW w:w="709" w:type="dxa"/>
            <w:noWrap/>
            <w:hideMark/>
          </w:tcPr>
          <w:p w14:paraId="5C256A97"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p>
        </w:tc>
      </w:tr>
      <w:tr w:rsidR="00F40B74" w:rsidRPr="00EF3A3A" w14:paraId="75977835"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4CAEA8F8" w14:textId="77777777" w:rsidR="00F40B74" w:rsidRPr="00F40B74" w:rsidRDefault="00F40B74" w:rsidP="00150EBD">
            <w:pPr>
              <w:spacing w:before="0" w:after="0"/>
              <w:ind w:firstLine="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 xml:space="preserve"> Passif au 31/12 en M€</w:t>
            </w:r>
          </w:p>
        </w:tc>
        <w:tc>
          <w:tcPr>
            <w:tcW w:w="850" w:type="dxa"/>
            <w:noWrap/>
          </w:tcPr>
          <w:p w14:paraId="6395166C"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p>
        </w:tc>
        <w:tc>
          <w:tcPr>
            <w:tcW w:w="851" w:type="dxa"/>
            <w:noWrap/>
          </w:tcPr>
          <w:p w14:paraId="698A0F63"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p>
        </w:tc>
        <w:tc>
          <w:tcPr>
            <w:tcW w:w="709" w:type="dxa"/>
            <w:noWrap/>
          </w:tcPr>
          <w:p w14:paraId="707D4737"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p>
        </w:tc>
        <w:tc>
          <w:tcPr>
            <w:tcW w:w="708" w:type="dxa"/>
            <w:noWrap/>
          </w:tcPr>
          <w:p w14:paraId="11220BA9"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p>
        </w:tc>
        <w:tc>
          <w:tcPr>
            <w:tcW w:w="851" w:type="dxa"/>
            <w:noWrap/>
          </w:tcPr>
          <w:p w14:paraId="6225FD7A"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p>
        </w:tc>
        <w:tc>
          <w:tcPr>
            <w:tcW w:w="709" w:type="dxa"/>
            <w:noWrap/>
          </w:tcPr>
          <w:p w14:paraId="667A1C2B"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p>
        </w:tc>
      </w:tr>
      <w:tr w:rsidR="00F40B74" w:rsidRPr="00EF3A3A" w14:paraId="74C24F7B"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4EEB7A3F"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 xml:space="preserve">1. Capitaux propres </w:t>
            </w:r>
          </w:p>
        </w:tc>
        <w:tc>
          <w:tcPr>
            <w:tcW w:w="850" w:type="dxa"/>
            <w:noWrap/>
            <w:hideMark/>
          </w:tcPr>
          <w:p w14:paraId="3ABD996E"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2 881</w:t>
            </w:r>
          </w:p>
        </w:tc>
        <w:tc>
          <w:tcPr>
            <w:tcW w:w="851" w:type="dxa"/>
            <w:noWrap/>
            <w:hideMark/>
          </w:tcPr>
          <w:p w14:paraId="16B3E2EF"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5 024</w:t>
            </w:r>
          </w:p>
        </w:tc>
        <w:tc>
          <w:tcPr>
            <w:tcW w:w="709" w:type="dxa"/>
            <w:noWrap/>
            <w:hideMark/>
          </w:tcPr>
          <w:p w14:paraId="0E15B9BA"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4 946</w:t>
            </w:r>
          </w:p>
        </w:tc>
        <w:tc>
          <w:tcPr>
            <w:tcW w:w="708" w:type="dxa"/>
            <w:noWrap/>
            <w:hideMark/>
          </w:tcPr>
          <w:p w14:paraId="7282D24F"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5 458</w:t>
            </w:r>
          </w:p>
        </w:tc>
        <w:tc>
          <w:tcPr>
            <w:tcW w:w="851" w:type="dxa"/>
            <w:noWrap/>
            <w:hideMark/>
          </w:tcPr>
          <w:p w14:paraId="1FCB1451"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5 650</w:t>
            </w:r>
          </w:p>
        </w:tc>
        <w:tc>
          <w:tcPr>
            <w:tcW w:w="709" w:type="dxa"/>
            <w:noWrap/>
            <w:hideMark/>
          </w:tcPr>
          <w:p w14:paraId="4CD72564"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5 826</w:t>
            </w:r>
          </w:p>
        </w:tc>
      </w:tr>
      <w:tr w:rsidR="00F40B74" w:rsidRPr="00EF3A3A" w14:paraId="7B649D2F"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5D701FF0"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Provisions réglementées</w:t>
            </w:r>
          </w:p>
        </w:tc>
        <w:tc>
          <w:tcPr>
            <w:tcW w:w="850" w:type="dxa"/>
            <w:noWrap/>
            <w:hideMark/>
          </w:tcPr>
          <w:p w14:paraId="31861693"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92</w:t>
            </w:r>
          </w:p>
        </w:tc>
        <w:tc>
          <w:tcPr>
            <w:tcW w:w="851" w:type="dxa"/>
            <w:noWrap/>
            <w:hideMark/>
          </w:tcPr>
          <w:p w14:paraId="001CDDD2"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97</w:t>
            </w:r>
          </w:p>
        </w:tc>
        <w:tc>
          <w:tcPr>
            <w:tcW w:w="709" w:type="dxa"/>
            <w:noWrap/>
            <w:hideMark/>
          </w:tcPr>
          <w:p w14:paraId="6E7681A6"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106</w:t>
            </w:r>
          </w:p>
        </w:tc>
        <w:tc>
          <w:tcPr>
            <w:tcW w:w="708" w:type="dxa"/>
            <w:noWrap/>
            <w:hideMark/>
          </w:tcPr>
          <w:p w14:paraId="5358BEA2"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111</w:t>
            </w:r>
          </w:p>
        </w:tc>
        <w:tc>
          <w:tcPr>
            <w:tcW w:w="851" w:type="dxa"/>
            <w:noWrap/>
            <w:hideMark/>
          </w:tcPr>
          <w:p w14:paraId="0E962259"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112</w:t>
            </w:r>
          </w:p>
        </w:tc>
        <w:tc>
          <w:tcPr>
            <w:tcW w:w="709" w:type="dxa"/>
            <w:noWrap/>
            <w:hideMark/>
          </w:tcPr>
          <w:p w14:paraId="30B06D7A"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102</w:t>
            </w:r>
          </w:p>
        </w:tc>
      </w:tr>
      <w:tr w:rsidR="00F40B74" w:rsidRPr="00EF3A3A" w14:paraId="76DED296"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5DEF194C"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 Provisions pour risques et charges</w:t>
            </w:r>
          </w:p>
        </w:tc>
        <w:tc>
          <w:tcPr>
            <w:tcW w:w="850" w:type="dxa"/>
            <w:noWrap/>
            <w:hideMark/>
          </w:tcPr>
          <w:p w14:paraId="38AA50F3"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1 485</w:t>
            </w:r>
          </w:p>
        </w:tc>
        <w:tc>
          <w:tcPr>
            <w:tcW w:w="851" w:type="dxa"/>
            <w:noWrap/>
            <w:hideMark/>
          </w:tcPr>
          <w:p w14:paraId="78F05A08"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1 662</w:t>
            </w:r>
          </w:p>
        </w:tc>
        <w:tc>
          <w:tcPr>
            <w:tcW w:w="709" w:type="dxa"/>
            <w:noWrap/>
            <w:hideMark/>
          </w:tcPr>
          <w:p w14:paraId="37BAEA5B"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1 673</w:t>
            </w:r>
          </w:p>
        </w:tc>
        <w:tc>
          <w:tcPr>
            <w:tcW w:w="708" w:type="dxa"/>
            <w:noWrap/>
            <w:hideMark/>
          </w:tcPr>
          <w:p w14:paraId="18BD6BDE"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1 703</w:t>
            </w:r>
          </w:p>
        </w:tc>
        <w:tc>
          <w:tcPr>
            <w:tcW w:w="851" w:type="dxa"/>
            <w:noWrap/>
            <w:hideMark/>
          </w:tcPr>
          <w:p w14:paraId="35DFF014"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1 727</w:t>
            </w:r>
          </w:p>
        </w:tc>
        <w:tc>
          <w:tcPr>
            <w:tcW w:w="709" w:type="dxa"/>
            <w:noWrap/>
            <w:hideMark/>
          </w:tcPr>
          <w:p w14:paraId="6B09ED3B"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1 958</w:t>
            </w:r>
          </w:p>
        </w:tc>
      </w:tr>
      <w:tr w:rsidR="00F40B74" w:rsidRPr="00EF3A3A" w14:paraId="37DEB629"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5D41C2E5"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4. Dettes financières</w:t>
            </w:r>
          </w:p>
        </w:tc>
        <w:tc>
          <w:tcPr>
            <w:tcW w:w="850" w:type="dxa"/>
            <w:noWrap/>
            <w:hideMark/>
          </w:tcPr>
          <w:p w14:paraId="3EDEB584"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6 858</w:t>
            </w:r>
          </w:p>
        </w:tc>
        <w:tc>
          <w:tcPr>
            <w:tcW w:w="851" w:type="dxa"/>
            <w:noWrap/>
            <w:hideMark/>
          </w:tcPr>
          <w:p w14:paraId="00E65921"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6 898</w:t>
            </w:r>
          </w:p>
        </w:tc>
        <w:tc>
          <w:tcPr>
            <w:tcW w:w="709" w:type="dxa"/>
            <w:noWrap/>
            <w:hideMark/>
          </w:tcPr>
          <w:p w14:paraId="1FF6081A"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7 063</w:t>
            </w:r>
          </w:p>
        </w:tc>
        <w:tc>
          <w:tcPr>
            <w:tcW w:w="708" w:type="dxa"/>
            <w:noWrap/>
            <w:hideMark/>
          </w:tcPr>
          <w:p w14:paraId="3CA1A15E"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6 614</w:t>
            </w:r>
          </w:p>
        </w:tc>
        <w:tc>
          <w:tcPr>
            <w:tcW w:w="851" w:type="dxa"/>
            <w:noWrap/>
            <w:hideMark/>
          </w:tcPr>
          <w:p w14:paraId="1FB862E9"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6 563</w:t>
            </w:r>
          </w:p>
        </w:tc>
        <w:tc>
          <w:tcPr>
            <w:tcW w:w="709" w:type="dxa"/>
            <w:noWrap/>
            <w:hideMark/>
          </w:tcPr>
          <w:p w14:paraId="7FB75903"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6 983</w:t>
            </w:r>
          </w:p>
        </w:tc>
      </w:tr>
      <w:tr w:rsidR="00F40B74" w:rsidRPr="00EF3A3A" w14:paraId="04777572"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75FF1649"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5. Dettes d'exploitation</w:t>
            </w:r>
          </w:p>
        </w:tc>
        <w:tc>
          <w:tcPr>
            <w:tcW w:w="850" w:type="dxa"/>
            <w:noWrap/>
            <w:hideMark/>
          </w:tcPr>
          <w:p w14:paraId="5606F517"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3 241</w:t>
            </w:r>
          </w:p>
        </w:tc>
        <w:tc>
          <w:tcPr>
            <w:tcW w:w="851" w:type="dxa"/>
            <w:noWrap/>
            <w:hideMark/>
          </w:tcPr>
          <w:p w14:paraId="63F555E2"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2 719</w:t>
            </w:r>
          </w:p>
        </w:tc>
        <w:tc>
          <w:tcPr>
            <w:tcW w:w="709" w:type="dxa"/>
            <w:noWrap/>
            <w:hideMark/>
          </w:tcPr>
          <w:p w14:paraId="55ECB9D5"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2 818</w:t>
            </w:r>
          </w:p>
        </w:tc>
        <w:tc>
          <w:tcPr>
            <w:tcW w:w="708" w:type="dxa"/>
            <w:noWrap/>
            <w:hideMark/>
          </w:tcPr>
          <w:p w14:paraId="75A20E72"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2 817</w:t>
            </w:r>
          </w:p>
        </w:tc>
        <w:tc>
          <w:tcPr>
            <w:tcW w:w="851" w:type="dxa"/>
            <w:noWrap/>
            <w:hideMark/>
          </w:tcPr>
          <w:p w14:paraId="65112518"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2 672</w:t>
            </w:r>
          </w:p>
        </w:tc>
        <w:tc>
          <w:tcPr>
            <w:tcW w:w="709" w:type="dxa"/>
            <w:noWrap/>
            <w:hideMark/>
          </w:tcPr>
          <w:p w14:paraId="5DC90952"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2 891</w:t>
            </w:r>
          </w:p>
        </w:tc>
      </w:tr>
      <w:tr w:rsidR="00F40B74" w:rsidRPr="00EF3A3A" w14:paraId="2271E92F"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75E1440B"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6. Créditeurs divers</w:t>
            </w:r>
          </w:p>
        </w:tc>
        <w:tc>
          <w:tcPr>
            <w:tcW w:w="850" w:type="dxa"/>
            <w:noWrap/>
            <w:hideMark/>
          </w:tcPr>
          <w:p w14:paraId="5DFC4B96"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362</w:t>
            </w:r>
          </w:p>
        </w:tc>
        <w:tc>
          <w:tcPr>
            <w:tcW w:w="851" w:type="dxa"/>
            <w:noWrap/>
            <w:hideMark/>
          </w:tcPr>
          <w:p w14:paraId="32ECA16B"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394</w:t>
            </w:r>
          </w:p>
        </w:tc>
        <w:tc>
          <w:tcPr>
            <w:tcW w:w="709" w:type="dxa"/>
            <w:noWrap/>
            <w:hideMark/>
          </w:tcPr>
          <w:p w14:paraId="3AF95D3D"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588</w:t>
            </w:r>
          </w:p>
        </w:tc>
        <w:tc>
          <w:tcPr>
            <w:tcW w:w="708" w:type="dxa"/>
            <w:noWrap/>
            <w:hideMark/>
          </w:tcPr>
          <w:p w14:paraId="0B7ABF0F"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727</w:t>
            </w:r>
          </w:p>
        </w:tc>
        <w:tc>
          <w:tcPr>
            <w:tcW w:w="851" w:type="dxa"/>
            <w:noWrap/>
            <w:hideMark/>
          </w:tcPr>
          <w:p w14:paraId="7F006A6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519</w:t>
            </w:r>
          </w:p>
        </w:tc>
        <w:tc>
          <w:tcPr>
            <w:tcW w:w="709" w:type="dxa"/>
            <w:noWrap/>
            <w:hideMark/>
          </w:tcPr>
          <w:p w14:paraId="4DFDF377"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509</w:t>
            </w:r>
          </w:p>
        </w:tc>
      </w:tr>
      <w:tr w:rsidR="00F40B74" w:rsidRPr="00EF3A3A" w14:paraId="1E79A0B9"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070B7875" w14:textId="77777777" w:rsidR="00F40B74" w:rsidRPr="00F40B74" w:rsidRDefault="00F40B74" w:rsidP="00150EBD">
            <w:pPr>
              <w:spacing w:before="0" w:after="0"/>
              <w:ind w:firstLine="0"/>
              <w:rPr>
                <w:rFonts w:ascii="Times New Roman" w:hAnsi="Times New Roman" w:cs="Times New Roman"/>
                <w:sz w:val="16"/>
                <w:szCs w:val="16"/>
                <w:lang w:eastAsia="fr-FR"/>
              </w:rPr>
            </w:pPr>
            <w:r w:rsidRPr="00F40B74">
              <w:rPr>
                <w:rFonts w:ascii="Times New Roman" w:hAnsi="Times New Roman" w:cs="Times New Roman"/>
                <w:sz w:val="16"/>
                <w:szCs w:val="16"/>
                <w:lang w:eastAsia="fr-FR"/>
              </w:rPr>
              <w:t>7. Comptes de régularisation</w:t>
            </w:r>
          </w:p>
        </w:tc>
        <w:tc>
          <w:tcPr>
            <w:tcW w:w="850" w:type="dxa"/>
            <w:noWrap/>
            <w:hideMark/>
          </w:tcPr>
          <w:p w14:paraId="5E18E5D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289</w:t>
            </w:r>
          </w:p>
        </w:tc>
        <w:tc>
          <w:tcPr>
            <w:tcW w:w="851" w:type="dxa"/>
            <w:noWrap/>
            <w:hideMark/>
          </w:tcPr>
          <w:p w14:paraId="7C353713"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262</w:t>
            </w:r>
          </w:p>
        </w:tc>
        <w:tc>
          <w:tcPr>
            <w:tcW w:w="709" w:type="dxa"/>
            <w:noWrap/>
            <w:hideMark/>
          </w:tcPr>
          <w:p w14:paraId="208EBDEE"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241</w:t>
            </w:r>
          </w:p>
        </w:tc>
        <w:tc>
          <w:tcPr>
            <w:tcW w:w="708" w:type="dxa"/>
            <w:noWrap/>
            <w:hideMark/>
          </w:tcPr>
          <w:p w14:paraId="1F1907D7"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277</w:t>
            </w:r>
          </w:p>
        </w:tc>
        <w:tc>
          <w:tcPr>
            <w:tcW w:w="851" w:type="dxa"/>
            <w:noWrap/>
            <w:hideMark/>
          </w:tcPr>
          <w:p w14:paraId="1E4E754F"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264</w:t>
            </w:r>
          </w:p>
        </w:tc>
        <w:tc>
          <w:tcPr>
            <w:tcW w:w="709" w:type="dxa"/>
            <w:noWrap/>
            <w:hideMark/>
          </w:tcPr>
          <w:p w14:paraId="42F7260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eastAsia="fr-FR"/>
              </w:rPr>
            </w:pPr>
            <w:r w:rsidRPr="00F40B74">
              <w:rPr>
                <w:rFonts w:ascii="Times New Roman" w:hAnsi="Times New Roman" w:cs="Times New Roman"/>
                <w:sz w:val="16"/>
                <w:szCs w:val="16"/>
                <w:lang w:eastAsia="fr-FR"/>
              </w:rPr>
              <w:t>209</w:t>
            </w:r>
          </w:p>
        </w:tc>
      </w:tr>
      <w:tr w:rsidR="00F40B74" w:rsidRPr="00EF3A3A" w14:paraId="167073D9"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3B17A110" w14:textId="77777777" w:rsidR="00F40B74" w:rsidRPr="00F40B74" w:rsidRDefault="00F40B74" w:rsidP="00150EBD">
            <w:pPr>
              <w:spacing w:before="0" w:after="0"/>
              <w:ind w:firstLine="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Total des dettes (hors provisions) (4+ 5+6+7)</w:t>
            </w:r>
          </w:p>
        </w:tc>
        <w:tc>
          <w:tcPr>
            <w:tcW w:w="850" w:type="dxa"/>
            <w:noWrap/>
            <w:hideMark/>
          </w:tcPr>
          <w:p w14:paraId="148AC413"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10 750</w:t>
            </w:r>
          </w:p>
        </w:tc>
        <w:tc>
          <w:tcPr>
            <w:tcW w:w="851" w:type="dxa"/>
            <w:noWrap/>
            <w:hideMark/>
          </w:tcPr>
          <w:p w14:paraId="2A90B78A"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10 273</w:t>
            </w:r>
          </w:p>
        </w:tc>
        <w:tc>
          <w:tcPr>
            <w:tcW w:w="709" w:type="dxa"/>
            <w:noWrap/>
            <w:hideMark/>
          </w:tcPr>
          <w:p w14:paraId="0CDDEA2D"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10 710</w:t>
            </w:r>
          </w:p>
        </w:tc>
        <w:tc>
          <w:tcPr>
            <w:tcW w:w="708" w:type="dxa"/>
            <w:noWrap/>
            <w:hideMark/>
          </w:tcPr>
          <w:p w14:paraId="386D66F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10 435</w:t>
            </w:r>
          </w:p>
        </w:tc>
        <w:tc>
          <w:tcPr>
            <w:tcW w:w="851" w:type="dxa"/>
            <w:noWrap/>
            <w:hideMark/>
          </w:tcPr>
          <w:p w14:paraId="5812CD91"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10 018</w:t>
            </w:r>
          </w:p>
        </w:tc>
        <w:tc>
          <w:tcPr>
            <w:tcW w:w="709" w:type="dxa"/>
            <w:noWrap/>
            <w:hideMark/>
          </w:tcPr>
          <w:p w14:paraId="64651F59"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10 592</w:t>
            </w:r>
          </w:p>
        </w:tc>
      </w:tr>
      <w:tr w:rsidR="00F40B74" w:rsidRPr="00EF3A3A" w14:paraId="364CED2A" w14:textId="77777777" w:rsidTr="00D60438">
        <w:trPr>
          <w:trHeight w:val="307"/>
        </w:trPr>
        <w:tc>
          <w:tcPr>
            <w:cnfStyle w:val="001000000000" w:firstRow="0" w:lastRow="0" w:firstColumn="1" w:lastColumn="0" w:oddVBand="0" w:evenVBand="0" w:oddHBand="0" w:evenHBand="0" w:firstRowFirstColumn="0" w:firstRowLastColumn="0" w:lastRowFirstColumn="0" w:lastRowLastColumn="0"/>
            <w:tcW w:w="2612" w:type="dxa"/>
            <w:noWrap/>
            <w:hideMark/>
          </w:tcPr>
          <w:p w14:paraId="73190F7D" w14:textId="77777777" w:rsidR="00F40B74" w:rsidRPr="00F40B74" w:rsidRDefault="00F40B74" w:rsidP="00150EBD">
            <w:pPr>
              <w:spacing w:before="0" w:after="0"/>
              <w:ind w:firstLine="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Total du passif (1+2+3+4+5+6+7)</w:t>
            </w:r>
          </w:p>
        </w:tc>
        <w:tc>
          <w:tcPr>
            <w:tcW w:w="850" w:type="dxa"/>
            <w:noWrap/>
            <w:hideMark/>
          </w:tcPr>
          <w:p w14:paraId="23742F7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15 208</w:t>
            </w:r>
          </w:p>
        </w:tc>
        <w:tc>
          <w:tcPr>
            <w:tcW w:w="851" w:type="dxa"/>
            <w:noWrap/>
            <w:hideMark/>
          </w:tcPr>
          <w:p w14:paraId="3B4CAD6F"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17 056</w:t>
            </w:r>
          </w:p>
        </w:tc>
        <w:tc>
          <w:tcPr>
            <w:tcW w:w="709" w:type="dxa"/>
            <w:noWrap/>
            <w:hideMark/>
          </w:tcPr>
          <w:p w14:paraId="07A65BB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17 435</w:t>
            </w:r>
          </w:p>
        </w:tc>
        <w:tc>
          <w:tcPr>
            <w:tcW w:w="708" w:type="dxa"/>
            <w:noWrap/>
            <w:hideMark/>
          </w:tcPr>
          <w:p w14:paraId="141812AE"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17 707</w:t>
            </w:r>
          </w:p>
        </w:tc>
        <w:tc>
          <w:tcPr>
            <w:tcW w:w="851" w:type="dxa"/>
            <w:noWrap/>
            <w:hideMark/>
          </w:tcPr>
          <w:p w14:paraId="7A916956"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17 507</w:t>
            </w:r>
          </w:p>
        </w:tc>
        <w:tc>
          <w:tcPr>
            <w:tcW w:w="709" w:type="dxa"/>
            <w:noWrap/>
            <w:hideMark/>
          </w:tcPr>
          <w:p w14:paraId="3782F710" w14:textId="77777777" w:rsidR="00F40B74" w:rsidRPr="00F40B74" w:rsidRDefault="00F40B74" w:rsidP="00150EBD">
            <w:pPr>
              <w:spacing w:before="0" w:after="0"/>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eastAsia="fr-FR"/>
              </w:rPr>
            </w:pPr>
            <w:r w:rsidRPr="00F40B74">
              <w:rPr>
                <w:rFonts w:ascii="Times New Roman" w:hAnsi="Times New Roman" w:cs="Times New Roman"/>
                <w:b/>
                <w:sz w:val="16"/>
                <w:szCs w:val="16"/>
                <w:lang w:eastAsia="fr-FR"/>
              </w:rPr>
              <w:t>18 478</w:t>
            </w:r>
          </w:p>
        </w:tc>
      </w:tr>
    </w:tbl>
    <w:p w14:paraId="5F7BE782" w14:textId="336BEA70" w:rsidR="00F40B74" w:rsidRDefault="00571476" w:rsidP="002A7E8E">
      <w:pPr>
        <w:ind w:left="-567" w:firstLine="0"/>
        <w:jc w:val="left"/>
        <w:rPr>
          <w:rFonts w:ascii="Times New Roman" w:eastAsia="Times New Roman" w:hAnsi="Times New Roman" w:cs="Times New Roman"/>
          <w:szCs w:val="21"/>
          <w:lang w:eastAsia="fr-FR"/>
        </w:rPr>
        <w:sectPr w:rsidR="00F40B74" w:rsidSect="004A75C4">
          <w:headerReference w:type="first" r:id="rId78"/>
          <w:pgSz w:w="11907" w:h="16840" w:code="9"/>
          <w:pgMar w:top="3515" w:right="2835" w:bottom="2722" w:left="2835" w:header="2665" w:footer="2665" w:gutter="0"/>
          <w:cols w:space="708"/>
          <w:titlePg/>
          <w:docGrid w:linePitch="360"/>
        </w:sectPr>
      </w:pPr>
      <w:r>
        <w:t xml:space="preserve">      </w:t>
      </w:r>
      <w:r w:rsidR="002A7E8E" w:rsidRPr="00883D54">
        <w:rPr>
          <w:rFonts w:ascii="Times New Roman" w:eastAsia="Times New Roman" w:hAnsi="Times New Roman" w:cs="Times New Roman"/>
          <w:i/>
          <w:sz w:val="18"/>
          <w:szCs w:val="20"/>
          <w:lang w:eastAsia="fr-FR"/>
        </w:rPr>
        <w:t>Source : comptes annuels publiés La Poste SA</w:t>
      </w:r>
    </w:p>
    <w:p w14:paraId="211BED00" w14:textId="77777777" w:rsidR="006B6785" w:rsidRDefault="006B6785" w:rsidP="006B6785">
      <w:pPr>
        <w:rPr>
          <w:rFonts w:ascii="Times New Roman" w:eastAsia="Times New Roman" w:hAnsi="Times New Roman" w:cs="Times New Roman"/>
          <w:szCs w:val="21"/>
          <w:lang w:eastAsia="fr-FR"/>
        </w:rPr>
      </w:pPr>
      <w:r w:rsidRPr="00883D54">
        <w:rPr>
          <w:rFonts w:ascii="Times New Roman" w:eastAsia="Times New Roman" w:hAnsi="Times New Roman" w:cs="Times New Roman"/>
          <w:szCs w:val="21"/>
          <w:lang w:eastAsia="fr-FR"/>
        </w:rPr>
        <w:t>Cette situation particulière trouve son explication dans l’augmentation de capital de La Poste SA pour un total de 2,7 Md€, qui lui a permis, à son tour, de conforter les fonds propres de sa filiale La Banque Postale sans avoir besoin de recourir à l’emprunt.</w:t>
      </w:r>
    </w:p>
    <w:p w14:paraId="401FA83C" w14:textId="08580472" w:rsidR="00164C72" w:rsidRDefault="00164C72" w:rsidP="006B6785">
      <w:pPr>
        <w:rPr>
          <w:rFonts w:ascii="Times New Roman" w:eastAsia="Times New Roman" w:hAnsi="Times New Roman" w:cs="Times New Roman"/>
          <w:szCs w:val="21"/>
          <w:lang w:eastAsia="fr-FR"/>
        </w:rPr>
      </w:pPr>
    </w:p>
    <w:tbl>
      <w:tblPr>
        <w:tblStyle w:val="TABLEAURAPPORTPUBLICTHMATIQUE"/>
        <w:tblW w:w="8081" w:type="dxa"/>
        <w:tblInd w:w="-743" w:type="dxa"/>
        <w:tblLayout w:type="fixed"/>
        <w:tblLook w:val="04A0" w:firstRow="1" w:lastRow="0" w:firstColumn="1" w:lastColumn="0" w:noHBand="0" w:noVBand="1"/>
      </w:tblPr>
      <w:tblGrid>
        <w:gridCol w:w="1277"/>
        <w:gridCol w:w="709"/>
        <w:gridCol w:w="708"/>
        <w:gridCol w:w="851"/>
        <w:gridCol w:w="708"/>
        <w:gridCol w:w="709"/>
        <w:gridCol w:w="851"/>
        <w:gridCol w:w="708"/>
        <w:gridCol w:w="709"/>
        <w:gridCol w:w="851"/>
      </w:tblGrid>
      <w:tr w:rsidR="002A7E8E" w:rsidRPr="003A4C06" w14:paraId="120B2CD8" w14:textId="77777777" w:rsidTr="00D604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vMerge w:val="restart"/>
            <w:noWrap/>
            <w:hideMark/>
          </w:tcPr>
          <w:p w14:paraId="4A4DB6D8" w14:textId="77777777" w:rsidR="002A7E8E" w:rsidRPr="00150EBD" w:rsidRDefault="002A7E8E" w:rsidP="00150EBD">
            <w:pPr>
              <w:spacing w:before="0" w:after="0"/>
              <w:ind w:firstLine="0"/>
              <w:jc w:val="center"/>
              <w:rPr>
                <w:rStyle w:val="CCOMPTESgras"/>
                <w:b/>
                <w:i w:val="0"/>
                <w:color w:val="000000" w:themeColor="text1"/>
                <w:sz w:val="16"/>
                <w:szCs w:val="16"/>
                <w:lang w:eastAsia="fr-FR"/>
              </w:rPr>
            </w:pPr>
            <w:r w:rsidRPr="00150EBD">
              <w:rPr>
                <w:rStyle w:val="CCOMPTESgras"/>
                <w:b/>
                <w:i w:val="0"/>
                <w:color w:val="000000" w:themeColor="text1"/>
                <w:sz w:val="16"/>
                <w:szCs w:val="16"/>
                <w:lang w:eastAsia="fr-FR"/>
              </w:rPr>
              <w:t>Filiales et participations au 31/12</w:t>
            </w:r>
          </w:p>
        </w:tc>
        <w:tc>
          <w:tcPr>
            <w:tcW w:w="2268" w:type="dxa"/>
            <w:gridSpan w:val="3"/>
            <w:noWrap/>
            <w:hideMark/>
          </w:tcPr>
          <w:p w14:paraId="226C4E11" w14:textId="77777777" w:rsidR="002A7E8E" w:rsidRPr="00D60438"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
                <w:b/>
                <w:color w:val="000000" w:themeColor="text1"/>
                <w:sz w:val="16"/>
                <w:szCs w:val="16"/>
                <w:lang w:eastAsia="fr-FR"/>
              </w:rPr>
            </w:pPr>
            <w:r w:rsidRPr="00D60438">
              <w:rPr>
                <w:rStyle w:val="CCOMPTESgras"/>
                <w:b/>
                <w:color w:val="000000" w:themeColor="text1"/>
                <w:sz w:val="16"/>
                <w:szCs w:val="16"/>
                <w:lang w:eastAsia="fr-FR"/>
              </w:rPr>
              <w:t>2010</w:t>
            </w:r>
          </w:p>
        </w:tc>
        <w:tc>
          <w:tcPr>
            <w:tcW w:w="2268" w:type="dxa"/>
            <w:gridSpan w:val="3"/>
            <w:noWrap/>
            <w:hideMark/>
          </w:tcPr>
          <w:p w14:paraId="2FFBB499" w14:textId="77777777" w:rsidR="002A7E8E" w:rsidRPr="00D60438"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
                <w:b/>
                <w:color w:val="000000" w:themeColor="text1"/>
                <w:sz w:val="16"/>
                <w:szCs w:val="16"/>
                <w:lang w:eastAsia="fr-FR"/>
              </w:rPr>
            </w:pPr>
            <w:r w:rsidRPr="00D60438">
              <w:rPr>
                <w:rStyle w:val="CCOMPTESgras"/>
                <w:b/>
                <w:color w:val="000000" w:themeColor="text1"/>
                <w:sz w:val="16"/>
                <w:szCs w:val="16"/>
                <w:lang w:eastAsia="fr-FR"/>
              </w:rPr>
              <w:t>2011</w:t>
            </w:r>
          </w:p>
        </w:tc>
        <w:tc>
          <w:tcPr>
            <w:tcW w:w="2268" w:type="dxa"/>
            <w:gridSpan w:val="3"/>
            <w:noWrap/>
            <w:hideMark/>
          </w:tcPr>
          <w:p w14:paraId="664C23ED" w14:textId="77777777" w:rsidR="002A7E8E" w:rsidRPr="00D60438"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Style w:val="CCOMPTESgras"/>
                <w:b/>
                <w:color w:val="000000" w:themeColor="text1"/>
                <w:sz w:val="16"/>
                <w:szCs w:val="16"/>
                <w:lang w:eastAsia="fr-FR"/>
              </w:rPr>
            </w:pPr>
            <w:r w:rsidRPr="00D60438">
              <w:rPr>
                <w:rStyle w:val="CCOMPTESgras"/>
                <w:b/>
                <w:color w:val="000000" w:themeColor="text1"/>
                <w:sz w:val="16"/>
                <w:szCs w:val="16"/>
                <w:lang w:eastAsia="fr-FR"/>
              </w:rPr>
              <w:t>2012</w:t>
            </w:r>
          </w:p>
        </w:tc>
      </w:tr>
      <w:tr w:rsidR="002A7E8E" w:rsidRPr="003A4C06" w14:paraId="1CC18EC3"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vMerge/>
            <w:noWrap/>
            <w:hideMark/>
          </w:tcPr>
          <w:p w14:paraId="51C4039B" w14:textId="77777777" w:rsidR="002A7E8E" w:rsidRPr="00D60438" w:rsidRDefault="002A7E8E" w:rsidP="00B90EB5">
            <w:pPr>
              <w:spacing w:before="0" w:after="0"/>
              <w:ind w:firstLine="0"/>
              <w:rPr>
                <w:b/>
                <w:color w:val="000000" w:themeColor="text1"/>
                <w:sz w:val="16"/>
                <w:szCs w:val="16"/>
                <w:lang w:eastAsia="fr-FR"/>
              </w:rPr>
            </w:pPr>
          </w:p>
        </w:tc>
        <w:tc>
          <w:tcPr>
            <w:tcW w:w="709" w:type="dxa"/>
            <w:noWrap/>
            <w:hideMark/>
          </w:tcPr>
          <w:p w14:paraId="67CB206E"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sz w:val="16"/>
                <w:szCs w:val="16"/>
                <w:lang w:eastAsia="fr-FR"/>
              </w:rPr>
            </w:pPr>
            <w:r w:rsidRPr="00D60438">
              <w:rPr>
                <w:b/>
                <w:color w:val="000000" w:themeColor="text1"/>
                <w:sz w:val="16"/>
                <w:szCs w:val="16"/>
                <w:lang w:eastAsia="fr-FR"/>
              </w:rPr>
              <w:t>Valeur</w:t>
            </w:r>
          </w:p>
        </w:tc>
        <w:tc>
          <w:tcPr>
            <w:tcW w:w="708" w:type="dxa"/>
            <w:noWrap/>
            <w:hideMark/>
          </w:tcPr>
          <w:p w14:paraId="76A814F8"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sz w:val="16"/>
                <w:szCs w:val="16"/>
                <w:lang w:eastAsia="fr-FR"/>
              </w:rPr>
            </w:pPr>
            <w:r w:rsidRPr="00D60438">
              <w:rPr>
                <w:b/>
                <w:color w:val="000000" w:themeColor="text1"/>
                <w:sz w:val="16"/>
                <w:szCs w:val="16"/>
                <w:lang w:eastAsia="fr-FR"/>
              </w:rPr>
              <w:t>Valeur</w:t>
            </w:r>
          </w:p>
        </w:tc>
        <w:tc>
          <w:tcPr>
            <w:tcW w:w="851" w:type="dxa"/>
            <w:noWrap/>
            <w:hideMark/>
          </w:tcPr>
          <w:p w14:paraId="2939555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sz w:val="16"/>
                <w:szCs w:val="16"/>
                <w:lang w:eastAsia="fr-FR"/>
              </w:rPr>
            </w:pPr>
            <w:r w:rsidRPr="00D60438">
              <w:rPr>
                <w:b/>
                <w:color w:val="000000" w:themeColor="text1"/>
                <w:sz w:val="16"/>
                <w:szCs w:val="16"/>
                <w:lang w:eastAsia="fr-FR"/>
              </w:rPr>
              <w:t>Avances</w:t>
            </w:r>
          </w:p>
        </w:tc>
        <w:tc>
          <w:tcPr>
            <w:tcW w:w="708" w:type="dxa"/>
            <w:noWrap/>
            <w:hideMark/>
          </w:tcPr>
          <w:p w14:paraId="178BF680"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sz w:val="16"/>
                <w:szCs w:val="16"/>
                <w:lang w:eastAsia="fr-FR"/>
              </w:rPr>
            </w:pPr>
            <w:r w:rsidRPr="00D60438">
              <w:rPr>
                <w:b/>
                <w:color w:val="000000" w:themeColor="text1"/>
                <w:sz w:val="16"/>
                <w:szCs w:val="16"/>
                <w:lang w:eastAsia="fr-FR"/>
              </w:rPr>
              <w:t>Valeur</w:t>
            </w:r>
          </w:p>
        </w:tc>
        <w:tc>
          <w:tcPr>
            <w:tcW w:w="709" w:type="dxa"/>
            <w:noWrap/>
            <w:hideMark/>
          </w:tcPr>
          <w:p w14:paraId="6F7C44B2"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sz w:val="16"/>
                <w:szCs w:val="16"/>
                <w:lang w:eastAsia="fr-FR"/>
              </w:rPr>
            </w:pPr>
            <w:r w:rsidRPr="00D60438">
              <w:rPr>
                <w:b/>
                <w:color w:val="000000" w:themeColor="text1"/>
                <w:sz w:val="16"/>
                <w:szCs w:val="16"/>
                <w:lang w:eastAsia="fr-FR"/>
              </w:rPr>
              <w:t>Valeur</w:t>
            </w:r>
          </w:p>
        </w:tc>
        <w:tc>
          <w:tcPr>
            <w:tcW w:w="851" w:type="dxa"/>
            <w:noWrap/>
            <w:hideMark/>
          </w:tcPr>
          <w:p w14:paraId="0D64435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sz w:val="16"/>
                <w:szCs w:val="16"/>
                <w:lang w:eastAsia="fr-FR"/>
              </w:rPr>
            </w:pPr>
            <w:r w:rsidRPr="00D60438">
              <w:rPr>
                <w:b/>
                <w:color w:val="000000" w:themeColor="text1"/>
                <w:sz w:val="16"/>
                <w:szCs w:val="16"/>
                <w:lang w:eastAsia="fr-FR"/>
              </w:rPr>
              <w:t>Avances</w:t>
            </w:r>
          </w:p>
        </w:tc>
        <w:tc>
          <w:tcPr>
            <w:tcW w:w="708" w:type="dxa"/>
            <w:noWrap/>
            <w:hideMark/>
          </w:tcPr>
          <w:p w14:paraId="5A78695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sz w:val="16"/>
                <w:szCs w:val="16"/>
                <w:lang w:eastAsia="fr-FR"/>
              </w:rPr>
            </w:pPr>
            <w:r w:rsidRPr="00D60438">
              <w:rPr>
                <w:b/>
                <w:color w:val="000000" w:themeColor="text1"/>
                <w:sz w:val="16"/>
                <w:szCs w:val="16"/>
                <w:lang w:eastAsia="fr-FR"/>
              </w:rPr>
              <w:t>Valeur</w:t>
            </w:r>
          </w:p>
        </w:tc>
        <w:tc>
          <w:tcPr>
            <w:tcW w:w="709" w:type="dxa"/>
            <w:noWrap/>
            <w:hideMark/>
          </w:tcPr>
          <w:p w14:paraId="586E6820"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sz w:val="16"/>
                <w:szCs w:val="16"/>
                <w:lang w:eastAsia="fr-FR"/>
              </w:rPr>
            </w:pPr>
            <w:r w:rsidRPr="00D60438">
              <w:rPr>
                <w:b/>
                <w:color w:val="000000" w:themeColor="text1"/>
                <w:sz w:val="16"/>
                <w:szCs w:val="16"/>
                <w:lang w:eastAsia="fr-FR"/>
              </w:rPr>
              <w:t>Valeur</w:t>
            </w:r>
          </w:p>
        </w:tc>
        <w:tc>
          <w:tcPr>
            <w:tcW w:w="851" w:type="dxa"/>
            <w:noWrap/>
            <w:hideMark/>
          </w:tcPr>
          <w:p w14:paraId="1E9D89F0"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b/>
                <w:color w:val="000000" w:themeColor="text1"/>
                <w:sz w:val="16"/>
                <w:szCs w:val="16"/>
                <w:lang w:eastAsia="fr-FR"/>
              </w:rPr>
            </w:pPr>
            <w:r w:rsidRPr="00D60438">
              <w:rPr>
                <w:b/>
                <w:color w:val="000000" w:themeColor="text1"/>
                <w:sz w:val="16"/>
                <w:szCs w:val="16"/>
                <w:lang w:eastAsia="fr-FR"/>
              </w:rPr>
              <w:t>Avances</w:t>
            </w:r>
          </w:p>
        </w:tc>
      </w:tr>
      <w:tr w:rsidR="002A7E8E" w:rsidRPr="003A4C06" w14:paraId="57218796"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488E88C2" w14:textId="77777777" w:rsidR="002A7E8E" w:rsidRPr="00D60438" w:rsidRDefault="002A7E8E" w:rsidP="00B90EB5">
            <w:pPr>
              <w:spacing w:before="0" w:after="0"/>
              <w:ind w:firstLine="0"/>
              <w:rPr>
                <w:sz w:val="16"/>
                <w:szCs w:val="16"/>
                <w:lang w:eastAsia="fr-FR"/>
              </w:rPr>
            </w:pPr>
            <w:r w:rsidRPr="00D60438">
              <w:rPr>
                <w:sz w:val="16"/>
                <w:szCs w:val="16"/>
                <w:lang w:eastAsia="fr-FR"/>
              </w:rPr>
              <w:t>en M€</w:t>
            </w:r>
          </w:p>
        </w:tc>
        <w:tc>
          <w:tcPr>
            <w:tcW w:w="709" w:type="dxa"/>
            <w:noWrap/>
            <w:hideMark/>
          </w:tcPr>
          <w:p w14:paraId="1F2163FA"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brute</w:t>
            </w:r>
          </w:p>
        </w:tc>
        <w:tc>
          <w:tcPr>
            <w:tcW w:w="708" w:type="dxa"/>
            <w:noWrap/>
            <w:hideMark/>
          </w:tcPr>
          <w:p w14:paraId="5F053E11"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nette</w:t>
            </w:r>
          </w:p>
        </w:tc>
        <w:tc>
          <w:tcPr>
            <w:tcW w:w="851" w:type="dxa"/>
            <w:noWrap/>
            <w:hideMark/>
          </w:tcPr>
          <w:p w14:paraId="672B009E"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prêts</w:t>
            </w:r>
          </w:p>
        </w:tc>
        <w:tc>
          <w:tcPr>
            <w:tcW w:w="708" w:type="dxa"/>
            <w:noWrap/>
            <w:hideMark/>
          </w:tcPr>
          <w:p w14:paraId="77C3A38F"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brute</w:t>
            </w:r>
          </w:p>
        </w:tc>
        <w:tc>
          <w:tcPr>
            <w:tcW w:w="709" w:type="dxa"/>
            <w:noWrap/>
            <w:hideMark/>
          </w:tcPr>
          <w:p w14:paraId="27668FF3"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nette</w:t>
            </w:r>
          </w:p>
        </w:tc>
        <w:tc>
          <w:tcPr>
            <w:tcW w:w="851" w:type="dxa"/>
            <w:noWrap/>
            <w:hideMark/>
          </w:tcPr>
          <w:p w14:paraId="24AD1F71"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prêts</w:t>
            </w:r>
          </w:p>
        </w:tc>
        <w:tc>
          <w:tcPr>
            <w:tcW w:w="708" w:type="dxa"/>
            <w:noWrap/>
            <w:hideMark/>
          </w:tcPr>
          <w:p w14:paraId="209BF471"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brute</w:t>
            </w:r>
          </w:p>
        </w:tc>
        <w:tc>
          <w:tcPr>
            <w:tcW w:w="709" w:type="dxa"/>
            <w:noWrap/>
            <w:hideMark/>
          </w:tcPr>
          <w:p w14:paraId="19FD43FB"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nette</w:t>
            </w:r>
          </w:p>
        </w:tc>
        <w:tc>
          <w:tcPr>
            <w:tcW w:w="851" w:type="dxa"/>
            <w:noWrap/>
            <w:hideMark/>
          </w:tcPr>
          <w:p w14:paraId="2425BF1D"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prêts</w:t>
            </w:r>
          </w:p>
        </w:tc>
      </w:tr>
      <w:tr w:rsidR="002A7E8E" w:rsidRPr="003A4C06" w14:paraId="47DB81BD"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3C5B6D58" w14:textId="77777777" w:rsidR="002A7E8E" w:rsidRPr="00D60438" w:rsidRDefault="002A7E8E" w:rsidP="00B90EB5">
            <w:pPr>
              <w:spacing w:before="0" w:after="0"/>
              <w:ind w:firstLine="0"/>
              <w:rPr>
                <w:sz w:val="16"/>
                <w:szCs w:val="16"/>
                <w:lang w:eastAsia="fr-FR"/>
              </w:rPr>
            </w:pPr>
            <w:r w:rsidRPr="00D60438">
              <w:rPr>
                <w:sz w:val="16"/>
                <w:szCs w:val="16"/>
                <w:lang w:eastAsia="fr-FR"/>
              </w:rPr>
              <w:t>Geopost</w:t>
            </w:r>
          </w:p>
        </w:tc>
        <w:tc>
          <w:tcPr>
            <w:tcW w:w="709" w:type="dxa"/>
            <w:noWrap/>
            <w:hideMark/>
          </w:tcPr>
          <w:p w14:paraId="1A7E995F"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1 240</w:t>
            </w:r>
          </w:p>
        </w:tc>
        <w:tc>
          <w:tcPr>
            <w:tcW w:w="708" w:type="dxa"/>
            <w:noWrap/>
            <w:hideMark/>
          </w:tcPr>
          <w:p w14:paraId="05CE812C"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1 240</w:t>
            </w:r>
          </w:p>
        </w:tc>
        <w:tc>
          <w:tcPr>
            <w:tcW w:w="851" w:type="dxa"/>
            <w:noWrap/>
            <w:hideMark/>
          </w:tcPr>
          <w:p w14:paraId="5E3E162D"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714</w:t>
            </w:r>
          </w:p>
        </w:tc>
        <w:tc>
          <w:tcPr>
            <w:tcW w:w="708" w:type="dxa"/>
            <w:noWrap/>
            <w:hideMark/>
          </w:tcPr>
          <w:p w14:paraId="0EE5A81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1 240</w:t>
            </w:r>
          </w:p>
        </w:tc>
        <w:tc>
          <w:tcPr>
            <w:tcW w:w="709" w:type="dxa"/>
            <w:noWrap/>
            <w:hideMark/>
          </w:tcPr>
          <w:p w14:paraId="1B6E8234"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1 240</w:t>
            </w:r>
          </w:p>
        </w:tc>
        <w:tc>
          <w:tcPr>
            <w:tcW w:w="851" w:type="dxa"/>
            <w:noWrap/>
            <w:hideMark/>
          </w:tcPr>
          <w:p w14:paraId="7985C46D"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725</w:t>
            </w:r>
          </w:p>
        </w:tc>
        <w:tc>
          <w:tcPr>
            <w:tcW w:w="708" w:type="dxa"/>
            <w:noWrap/>
            <w:hideMark/>
          </w:tcPr>
          <w:p w14:paraId="1BCD8B00"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1 240</w:t>
            </w:r>
          </w:p>
        </w:tc>
        <w:tc>
          <w:tcPr>
            <w:tcW w:w="709" w:type="dxa"/>
            <w:noWrap/>
            <w:hideMark/>
          </w:tcPr>
          <w:p w14:paraId="375A4D2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1 240</w:t>
            </w:r>
          </w:p>
        </w:tc>
        <w:tc>
          <w:tcPr>
            <w:tcW w:w="851" w:type="dxa"/>
            <w:noWrap/>
            <w:hideMark/>
          </w:tcPr>
          <w:p w14:paraId="1E4E95F4"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716</w:t>
            </w:r>
          </w:p>
        </w:tc>
      </w:tr>
      <w:tr w:rsidR="002A7E8E" w:rsidRPr="003A4C06" w14:paraId="49DAA1E2"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4B0D102B" w14:textId="77777777" w:rsidR="002A7E8E" w:rsidRPr="00D60438" w:rsidRDefault="002A7E8E" w:rsidP="00B90EB5">
            <w:pPr>
              <w:spacing w:before="0" w:after="0"/>
              <w:ind w:firstLine="0"/>
              <w:rPr>
                <w:sz w:val="16"/>
                <w:szCs w:val="16"/>
                <w:lang w:eastAsia="fr-FR"/>
              </w:rPr>
            </w:pPr>
            <w:r w:rsidRPr="00D60438">
              <w:rPr>
                <w:sz w:val="16"/>
                <w:szCs w:val="16"/>
                <w:lang w:eastAsia="fr-FR"/>
              </w:rPr>
              <w:t>Sofipost</w:t>
            </w:r>
          </w:p>
        </w:tc>
        <w:tc>
          <w:tcPr>
            <w:tcW w:w="709" w:type="dxa"/>
            <w:noWrap/>
            <w:hideMark/>
          </w:tcPr>
          <w:p w14:paraId="4F3219A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258</w:t>
            </w:r>
          </w:p>
        </w:tc>
        <w:tc>
          <w:tcPr>
            <w:tcW w:w="708" w:type="dxa"/>
            <w:noWrap/>
            <w:hideMark/>
          </w:tcPr>
          <w:p w14:paraId="500F52A4"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211</w:t>
            </w:r>
          </w:p>
        </w:tc>
        <w:tc>
          <w:tcPr>
            <w:tcW w:w="851" w:type="dxa"/>
            <w:noWrap/>
            <w:hideMark/>
          </w:tcPr>
          <w:p w14:paraId="76E24D25"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151</w:t>
            </w:r>
          </w:p>
        </w:tc>
        <w:tc>
          <w:tcPr>
            <w:tcW w:w="708" w:type="dxa"/>
            <w:noWrap/>
            <w:hideMark/>
          </w:tcPr>
          <w:p w14:paraId="62B6700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258</w:t>
            </w:r>
          </w:p>
        </w:tc>
        <w:tc>
          <w:tcPr>
            <w:tcW w:w="709" w:type="dxa"/>
            <w:noWrap/>
            <w:hideMark/>
          </w:tcPr>
          <w:p w14:paraId="0BF5032E"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211</w:t>
            </w:r>
          </w:p>
        </w:tc>
        <w:tc>
          <w:tcPr>
            <w:tcW w:w="851" w:type="dxa"/>
            <w:noWrap/>
            <w:hideMark/>
          </w:tcPr>
          <w:p w14:paraId="5187C37E"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162</w:t>
            </w:r>
          </w:p>
        </w:tc>
        <w:tc>
          <w:tcPr>
            <w:tcW w:w="708" w:type="dxa"/>
            <w:noWrap/>
            <w:hideMark/>
          </w:tcPr>
          <w:p w14:paraId="6063930F"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258</w:t>
            </w:r>
          </w:p>
        </w:tc>
        <w:tc>
          <w:tcPr>
            <w:tcW w:w="709" w:type="dxa"/>
            <w:noWrap/>
            <w:hideMark/>
          </w:tcPr>
          <w:p w14:paraId="670DA1EE"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258</w:t>
            </w:r>
          </w:p>
        </w:tc>
        <w:tc>
          <w:tcPr>
            <w:tcW w:w="851" w:type="dxa"/>
            <w:noWrap/>
            <w:hideMark/>
          </w:tcPr>
          <w:p w14:paraId="110A0E7E"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245</w:t>
            </w:r>
          </w:p>
        </w:tc>
      </w:tr>
      <w:tr w:rsidR="002A7E8E" w:rsidRPr="003A4C06" w14:paraId="41770BDE"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63813816" w14:textId="77777777" w:rsidR="002A7E8E" w:rsidRPr="00D60438" w:rsidRDefault="002A7E8E" w:rsidP="00B90EB5">
            <w:pPr>
              <w:spacing w:before="0" w:after="0"/>
              <w:ind w:firstLine="0"/>
              <w:rPr>
                <w:sz w:val="16"/>
                <w:szCs w:val="16"/>
                <w:lang w:eastAsia="fr-FR"/>
              </w:rPr>
            </w:pPr>
            <w:r w:rsidRPr="00D60438">
              <w:rPr>
                <w:sz w:val="16"/>
                <w:szCs w:val="16"/>
                <w:lang w:eastAsia="fr-FR"/>
              </w:rPr>
              <w:t>La Banque Postale</w:t>
            </w:r>
          </w:p>
        </w:tc>
        <w:tc>
          <w:tcPr>
            <w:tcW w:w="709" w:type="dxa"/>
            <w:noWrap/>
            <w:hideMark/>
          </w:tcPr>
          <w:p w14:paraId="6F518DCA"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2 331</w:t>
            </w:r>
          </w:p>
        </w:tc>
        <w:tc>
          <w:tcPr>
            <w:tcW w:w="708" w:type="dxa"/>
            <w:noWrap/>
            <w:hideMark/>
          </w:tcPr>
          <w:p w14:paraId="26B96A82"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2 331</w:t>
            </w:r>
          </w:p>
        </w:tc>
        <w:tc>
          <w:tcPr>
            <w:tcW w:w="851" w:type="dxa"/>
            <w:noWrap/>
            <w:hideMark/>
          </w:tcPr>
          <w:p w14:paraId="3237B4E6"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p>
        </w:tc>
        <w:tc>
          <w:tcPr>
            <w:tcW w:w="708" w:type="dxa"/>
            <w:noWrap/>
            <w:hideMark/>
          </w:tcPr>
          <w:p w14:paraId="1E23B3D3"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3 191</w:t>
            </w:r>
          </w:p>
        </w:tc>
        <w:tc>
          <w:tcPr>
            <w:tcW w:w="709" w:type="dxa"/>
            <w:noWrap/>
            <w:hideMark/>
          </w:tcPr>
          <w:p w14:paraId="5AB65814"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3 191</w:t>
            </w:r>
          </w:p>
        </w:tc>
        <w:tc>
          <w:tcPr>
            <w:tcW w:w="851" w:type="dxa"/>
            <w:noWrap/>
            <w:hideMark/>
          </w:tcPr>
          <w:p w14:paraId="205DDA7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p>
        </w:tc>
        <w:tc>
          <w:tcPr>
            <w:tcW w:w="708" w:type="dxa"/>
            <w:noWrap/>
            <w:hideMark/>
          </w:tcPr>
          <w:p w14:paraId="4B931A50"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3 191</w:t>
            </w:r>
          </w:p>
        </w:tc>
        <w:tc>
          <w:tcPr>
            <w:tcW w:w="709" w:type="dxa"/>
            <w:noWrap/>
            <w:hideMark/>
          </w:tcPr>
          <w:p w14:paraId="65655E6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3 191</w:t>
            </w:r>
          </w:p>
        </w:tc>
        <w:tc>
          <w:tcPr>
            <w:tcW w:w="851" w:type="dxa"/>
            <w:noWrap/>
            <w:hideMark/>
          </w:tcPr>
          <w:p w14:paraId="7CE39278"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p>
        </w:tc>
      </w:tr>
      <w:tr w:rsidR="002A7E8E" w:rsidRPr="003A4C06" w14:paraId="0CB5E86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0F0F0A4F" w14:textId="77777777" w:rsidR="002A7E8E" w:rsidRPr="00D60438" w:rsidRDefault="002A7E8E" w:rsidP="00B90EB5">
            <w:pPr>
              <w:spacing w:before="0" w:after="0"/>
              <w:ind w:firstLine="0"/>
              <w:rPr>
                <w:sz w:val="16"/>
                <w:szCs w:val="16"/>
                <w:lang w:eastAsia="fr-FR"/>
              </w:rPr>
            </w:pPr>
            <w:r w:rsidRPr="00D60438">
              <w:rPr>
                <w:sz w:val="16"/>
                <w:szCs w:val="16"/>
                <w:lang w:eastAsia="fr-FR"/>
              </w:rPr>
              <w:t>Poste Immo</w:t>
            </w:r>
          </w:p>
        </w:tc>
        <w:tc>
          <w:tcPr>
            <w:tcW w:w="709" w:type="dxa"/>
            <w:noWrap/>
            <w:hideMark/>
          </w:tcPr>
          <w:p w14:paraId="4F0B3730"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2 071</w:t>
            </w:r>
          </w:p>
        </w:tc>
        <w:tc>
          <w:tcPr>
            <w:tcW w:w="708" w:type="dxa"/>
            <w:noWrap/>
            <w:hideMark/>
          </w:tcPr>
          <w:p w14:paraId="7C511901"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2 071</w:t>
            </w:r>
          </w:p>
        </w:tc>
        <w:tc>
          <w:tcPr>
            <w:tcW w:w="851" w:type="dxa"/>
            <w:noWrap/>
            <w:hideMark/>
          </w:tcPr>
          <w:p w14:paraId="4E394322"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1 446</w:t>
            </w:r>
          </w:p>
        </w:tc>
        <w:tc>
          <w:tcPr>
            <w:tcW w:w="708" w:type="dxa"/>
            <w:noWrap/>
            <w:hideMark/>
          </w:tcPr>
          <w:p w14:paraId="05D14E4A"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2 071</w:t>
            </w:r>
          </w:p>
        </w:tc>
        <w:tc>
          <w:tcPr>
            <w:tcW w:w="709" w:type="dxa"/>
            <w:noWrap/>
            <w:hideMark/>
          </w:tcPr>
          <w:p w14:paraId="49B525AE"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2 071</w:t>
            </w:r>
          </w:p>
        </w:tc>
        <w:tc>
          <w:tcPr>
            <w:tcW w:w="851" w:type="dxa"/>
            <w:noWrap/>
            <w:hideMark/>
          </w:tcPr>
          <w:p w14:paraId="457351E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1 446</w:t>
            </w:r>
          </w:p>
        </w:tc>
        <w:tc>
          <w:tcPr>
            <w:tcW w:w="708" w:type="dxa"/>
            <w:noWrap/>
            <w:hideMark/>
          </w:tcPr>
          <w:p w14:paraId="741A3F58"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1 721</w:t>
            </w:r>
          </w:p>
        </w:tc>
        <w:tc>
          <w:tcPr>
            <w:tcW w:w="709" w:type="dxa"/>
            <w:noWrap/>
            <w:hideMark/>
          </w:tcPr>
          <w:p w14:paraId="2DFCFBCB"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1 721</w:t>
            </w:r>
          </w:p>
        </w:tc>
        <w:tc>
          <w:tcPr>
            <w:tcW w:w="851" w:type="dxa"/>
            <w:noWrap/>
            <w:hideMark/>
          </w:tcPr>
          <w:p w14:paraId="5D547914"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1 654</w:t>
            </w:r>
          </w:p>
        </w:tc>
      </w:tr>
      <w:tr w:rsidR="002A7E8E" w:rsidRPr="003A4C06" w14:paraId="5F087CE4"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39A1A616" w14:textId="77777777" w:rsidR="002A7E8E" w:rsidRPr="00D60438" w:rsidRDefault="002A7E8E" w:rsidP="00B90EB5">
            <w:pPr>
              <w:spacing w:before="0" w:after="0"/>
              <w:ind w:firstLine="0"/>
              <w:rPr>
                <w:sz w:val="16"/>
                <w:szCs w:val="16"/>
                <w:lang w:eastAsia="fr-FR"/>
              </w:rPr>
            </w:pPr>
            <w:r w:rsidRPr="00D60438">
              <w:rPr>
                <w:sz w:val="16"/>
                <w:szCs w:val="16"/>
                <w:lang w:eastAsia="fr-FR"/>
              </w:rPr>
              <w:t>Autres filiales et participations</w:t>
            </w:r>
          </w:p>
        </w:tc>
        <w:tc>
          <w:tcPr>
            <w:tcW w:w="709" w:type="dxa"/>
            <w:noWrap/>
            <w:hideMark/>
          </w:tcPr>
          <w:p w14:paraId="096D7EB3"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11</w:t>
            </w:r>
          </w:p>
        </w:tc>
        <w:tc>
          <w:tcPr>
            <w:tcW w:w="708" w:type="dxa"/>
            <w:noWrap/>
            <w:hideMark/>
          </w:tcPr>
          <w:p w14:paraId="48A2514C"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8</w:t>
            </w:r>
          </w:p>
        </w:tc>
        <w:tc>
          <w:tcPr>
            <w:tcW w:w="851" w:type="dxa"/>
            <w:noWrap/>
            <w:hideMark/>
          </w:tcPr>
          <w:p w14:paraId="1615BA43"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399</w:t>
            </w:r>
          </w:p>
        </w:tc>
        <w:tc>
          <w:tcPr>
            <w:tcW w:w="708" w:type="dxa"/>
            <w:noWrap/>
            <w:hideMark/>
          </w:tcPr>
          <w:p w14:paraId="5A97542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23</w:t>
            </w:r>
          </w:p>
        </w:tc>
        <w:tc>
          <w:tcPr>
            <w:tcW w:w="709" w:type="dxa"/>
            <w:noWrap/>
            <w:hideMark/>
          </w:tcPr>
          <w:p w14:paraId="7A848F18"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22</w:t>
            </w:r>
          </w:p>
        </w:tc>
        <w:tc>
          <w:tcPr>
            <w:tcW w:w="851" w:type="dxa"/>
            <w:noWrap/>
            <w:hideMark/>
          </w:tcPr>
          <w:p w14:paraId="4A7282A1"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371</w:t>
            </w:r>
          </w:p>
        </w:tc>
        <w:tc>
          <w:tcPr>
            <w:tcW w:w="708" w:type="dxa"/>
            <w:noWrap/>
            <w:hideMark/>
          </w:tcPr>
          <w:p w14:paraId="260A3E85"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23</w:t>
            </w:r>
          </w:p>
        </w:tc>
        <w:tc>
          <w:tcPr>
            <w:tcW w:w="709" w:type="dxa"/>
            <w:noWrap/>
            <w:hideMark/>
          </w:tcPr>
          <w:p w14:paraId="720D3A9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22</w:t>
            </w:r>
          </w:p>
        </w:tc>
        <w:tc>
          <w:tcPr>
            <w:tcW w:w="851" w:type="dxa"/>
            <w:noWrap/>
            <w:hideMark/>
          </w:tcPr>
          <w:p w14:paraId="008DE7F6"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412</w:t>
            </w:r>
          </w:p>
        </w:tc>
      </w:tr>
      <w:tr w:rsidR="002A7E8E" w:rsidRPr="003A4C06" w14:paraId="231036C6"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63AC1D54" w14:textId="77777777" w:rsidR="002A7E8E" w:rsidRPr="00D60438" w:rsidRDefault="002A7E8E" w:rsidP="00B90EB5">
            <w:pPr>
              <w:spacing w:before="0" w:after="0"/>
              <w:ind w:firstLine="0"/>
              <w:rPr>
                <w:sz w:val="16"/>
                <w:szCs w:val="16"/>
                <w:lang w:eastAsia="fr-FR"/>
              </w:rPr>
            </w:pPr>
            <w:r w:rsidRPr="00D60438">
              <w:rPr>
                <w:sz w:val="16"/>
                <w:szCs w:val="16"/>
                <w:lang w:eastAsia="fr-FR"/>
              </w:rPr>
              <w:t>Total</w:t>
            </w:r>
          </w:p>
        </w:tc>
        <w:tc>
          <w:tcPr>
            <w:tcW w:w="709" w:type="dxa"/>
            <w:noWrap/>
            <w:hideMark/>
          </w:tcPr>
          <w:p w14:paraId="5CEE1766"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5 912</w:t>
            </w:r>
          </w:p>
        </w:tc>
        <w:tc>
          <w:tcPr>
            <w:tcW w:w="708" w:type="dxa"/>
            <w:noWrap/>
            <w:hideMark/>
          </w:tcPr>
          <w:p w14:paraId="350495DF"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5 861</w:t>
            </w:r>
          </w:p>
        </w:tc>
        <w:tc>
          <w:tcPr>
            <w:tcW w:w="851" w:type="dxa"/>
            <w:noWrap/>
            <w:hideMark/>
          </w:tcPr>
          <w:p w14:paraId="0BF6627C"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2 710</w:t>
            </w:r>
          </w:p>
        </w:tc>
        <w:tc>
          <w:tcPr>
            <w:tcW w:w="708" w:type="dxa"/>
            <w:noWrap/>
            <w:hideMark/>
          </w:tcPr>
          <w:p w14:paraId="062CD3B1"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6 784</w:t>
            </w:r>
          </w:p>
        </w:tc>
        <w:tc>
          <w:tcPr>
            <w:tcW w:w="709" w:type="dxa"/>
            <w:noWrap/>
            <w:hideMark/>
          </w:tcPr>
          <w:p w14:paraId="00C1D9F6"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6 736</w:t>
            </w:r>
          </w:p>
        </w:tc>
        <w:tc>
          <w:tcPr>
            <w:tcW w:w="851" w:type="dxa"/>
            <w:noWrap/>
            <w:hideMark/>
          </w:tcPr>
          <w:p w14:paraId="27D36FBC"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2 705</w:t>
            </w:r>
          </w:p>
        </w:tc>
        <w:tc>
          <w:tcPr>
            <w:tcW w:w="708" w:type="dxa"/>
            <w:noWrap/>
            <w:hideMark/>
          </w:tcPr>
          <w:p w14:paraId="75725011"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6 434</w:t>
            </w:r>
          </w:p>
        </w:tc>
        <w:tc>
          <w:tcPr>
            <w:tcW w:w="709" w:type="dxa"/>
            <w:noWrap/>
            <w:hideMark/>
          </w:tcPr>
          <w:p w14:paraId="3D76A08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6 433</w:t>
            </w:r>
          </w:p>
        </w:tc>
        <w:tc>
          <w:tcPr>
            <w:tcW w:w="851" w:type="dxa"/>
            <w:noWrap/>
            <w:hideMark/>
          </w:tcPr>
          <w:p w14:paraId="0AF98FD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3 027</w:t>
            </w:r>
          </w:p>
        </w:tc>
      </w:tr>
      <w:tr w:rsidR="002A7E8E" w:rsidRPr="003A4C06" w14:paraId="76F20DD3"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vMerge w:val="restart"/>
            <w:noWrap/>
            <w:hideMark/>
          </w:tcPr>
          <w:p w14:paraId="40121396" w14:textId="77777777" w:rsidR="002A7E8E" w:rsidRPr="00D60438" w:rsidRDefault="002A7E8E" w:rsidP="00B90EB5">
            <w:pPr>
              <w:spacing w:before="0" w:after="0"/>
              <w:ind w:firstLine="0"/>
              <w:rPr>
                <w:rStyle w:val="CCOMPTESgras"/>
                <w:color w:val="FFFFFF"/>
                <w:sz w:val="16"/>
                <w:szCs w:val="16"/>
                <w:lang w:eastAsia="fr-FR"/>
              </w:rPr>
            </w:pPr>
            <w:r w:rsidRPr="00D60438">
              <w:rPr>
                <w:rStyle w:val="CCOMPTESgras"/>
                <w:color w:val="FFFFFF"/>
                <w:sz w:val="16"/>
                <w:szCs w:val="16"/>
                <w:lang w:eastAsia="fr-FR"/>
              </w:rPr>
              <w:t>Filiales et participations au 31/12</w:t>
            </w:r>
          </w:p>
        </w:tc>
        <w:tc>
          <w:tcPr>
            <w:tcW w:w="2268" w:type="dxa"/>
            <w:gridSpan w:val="3"/>
            <w:noWrap/>
            <w:hideMark/>
          </w:tcPr>
          <w:p w14:paraId="10862A2D"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Style w:val="CCOMPTESgras"/>
                <w:b w:val="0"/>
                <w:color w:val="FFFFFF" w:themeColor="background1"/>
                <w:sz w:val="16"/>
                <w:szCs w:val="16"/>
                <w:lang w:eastAsia="fr-FR"/>
              </w:rPr>
            </w:pPr>
            <w:r w:rsidRPr="00D60438">
              <w:rPr>
                <w:rStyle w:val="CCOMPTESgras"/>
                <w:b w:val="0"/>
                <w:color w:val="FFFFFF" w:themeColor="background1"/>
                <w:sz w:val="16"/>
                <w:szCs w:val="16"/>
                <w:lang w:eastAsia="fr-FR"/>
              </w:rPr>
              <w:t>2013</w:t>
            </w:r>
          </w:p>
        </w:tc>
        <w:tc>
          <w:tcPr>
            <w:tcW w:w="2268" w:type="dxa"/>
            <w:gridSpan w:val="3"/>
            <w:noWrap/>
            <w:hideMark/>
          </w:tcPr>
          <w:p w14:paraId="060CBB2C"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Style w:val="CCOMPTESgras"/>
                <w:b w:val="0"/>
                <w:color w:val="FFFFFF" w:themeColor="background1"/>
                <w:sz w:val="16"/>
                <w:szCs w:val="16"/>
                <w:lang w:eastAsia="fr-FR"/>
              </w:rPr>
            </w:pPr>
            <w:r w:rsidRPr="00D60438">
              <w:rPr>
                <w:rStyle w:val="CCOMPTESgras"/>
                <w:b w:val="0"/>
                <w:color w:val="FFFFFF" w:themeColor="background1"/>
                <w:sz w:val="16"/>
                <w:szCs w:val="16"/>
                <w:lang w:eastAsia="fr-FR"/>
              </w:rPr>
              <w:t>2014</w:t>
            </w:r>
          </w:p>
        </w:tc>
        <w:tc>
          <w:tcPr>
            <w:tcW w:w="2268" w:type="dxa"/>
            <w:gridSpan w:val="3"/>
            <w:noWrap/>
            <w:hideMark/>
          </w:tcPr>
          <w:p w14:paraId="31752AA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Style w:val="CCOMPTESgrasitalique"/>
                <w:b w:val="0"/>
                <w:color w:val="FFFFFF" w:themeColor="background1"/>
                <w:sz w:val="16"/>
                <w:szCs w:val="16"/>
                <w:lang w:eastAsia="fr-FR"/>
              </w:rPr>
            </w:pPr>
            <w:r w:rsidRPr="00D60438">
              <w:rPr>
                <w:rStyle w:val="CCOMPTESgras"/>
                <w:b w:val="0"/>
                <w:color w:val="FFFFFF" w:themeColor="background1"/>
                <w:sz w:val="16"/>
                <w:szCs w:val="16"/>
                <w:lang w:eastAsia="fr-FR"/>
              </w:rPr>
              <w:t>2015</w:t>
            </w:r>
          </w:p>
        </w:tc>
      </w:tr>
      <w:tr w:rsidR="002A7E8E" w:rsidRPr="003A4C06" w14:paraId="7A1C4385"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vMerge/>
            <w:noWrap/>
            <w:hideMark/>
          </w:tcPr>
          <w:p w14:paraId="3F094A98" w14:textId="77777777" w:rsidR="002A7E8E" w:rsidRPr="00D60438" w:rsidRDefault="002A7E8E" w:rsidP="00B90EB5">
            <w:pPr>
              <w:spacing w:before="0" w:after="0"/>
              <w:ind w:firstLine="0"/>
              <w:rPr>
                <w:sz w:val="16"/>
                <w:szCs w:val="16"/>
                <w:lang w:eastAsia="fr-FR"/>
              </w:rPr>
            </w:pPr>
          </w:p>
        </w:tc>
        <w:tc>
          <w:tcPr>
            <w:tcW w:w="709" w:type="dxa"/>
            <w:noWrap/>
            <w:hideMark/>
          </w:tcPr>
          <w:p w14:paraId="627F7545"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sz w:val="16"/>
                <w:szCs w:val="16"/>
                <w:lang w:eastAsia="fr-FR"/>
              </w:rPr>
            </w:pPr>
            <w:r w:rsidRPr="00D60438">
              <w:rPr>
                <w:color w:val="FFFFFF" w:themeColor="background1"/>
                <w:sz w:val="16"/>
                <w:szCs w:val="16"/>
                <w:lang w:eastAsia="fr-FR"/>
              </w:rPr>
              <w:t>Valeur</w:t>
            </w:r>
          </w:p>
        </w:tc>
        <w:tc>
          <w:tcPr>
            <w:tcW w:w="708" w:type="dxa"/>
            <w:noWrap/>
            <w:hideMark/>
          </w:tcPr>
          <w:p w14:paraId="4EC2BFEB"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sz w:val="16"/>
                <w:szCs w:val="16"/>
                <w:lang w:eastAsia="fr-FR"/>
              </w:rPr>
            </w:pPr>
            <w:r w:rsidRPr="00D60438">
              <w:rPr>
                <w:color w:val="FFFFFF" w:themeColor="background1"/>
                <w:sz w:val="16"/>
                <w:szCs w:val="16"/>
                <w:lang w:eastAsia="fr-FR"/>
              </w:rPr>
              <w:t>Valeur</w:t>
            </w:r>
          </w:p>
        </w:tc>
        <w:tc>
          <w:tcPr>
            <w:tcW w:w="851" w:type="dxa"/>
            <w:noWrap/>
            <w:hideMark/>
          </w:tcPr>
          <w:p w14:paraId="20496AC5"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sz w:val="16"/>
                <w:szCs w:val="16"/>
                <w:lang w:eastAsia="fr-FR"/>
              </w:rPr>
            </w:pPr>
            <w:r w:rsidRPr="00D60438">
              <w:rPr>
                <w:color w:val="FFFFFF" w:themeColor="background1"/>
                <w:sz w:val="16"/>
                <w:szCs w:val="16"/>
                <w:lang w:eastAsia="fr-FR"/>
              </w:rPr>
              <w:t>Avances</w:t>
            </w:r>
          </w:p>
        </w:tc>
        <w:tc>
          <w:tcPr>
            <w:tcW w:w="708" w:type="dxa"/>
            <w:noWrap/>
            <w:hideMark/>
          </w:tcPr>
          <w:p w14:paraId="3B91DD96"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sz w:val="16"/>
                <w:szCs w:val="16"/>
                <w:lang w:eastAsia="fr-FR"/>
              </w:rPr>
            </w:pPr>
            <w:r w:rsidRPr="00D60438">
              <w:rPr>
                <w:color w:val="FFFFFF" w:themeColor="background1"/>
                <w:sz w:val="16"/>
                <w:szCs w:val="16"/>
                <w:lang w:eastAsia="fr-FR"/>
              </w:rPr>
              <w:t>Valeur</w:t>
            </w:r>
          </w:p>
        </w:tc>
        <w:tc>
          <w:tcPr>
            <w:tcW w:w="709" w:type="dxa"/>
            <w:noWrap/>
            <w:hideMark/>
          </w:tcPr>
          <w:p w14:paraId="65EE8B0C"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sz w:val="16"/>
                <w:szCs w:val="16"/>
                <w:lang w:eastAsia="fr-FR"/>
              </w:rPr>
            </w:pPr>
            <w:r w:rsidRPr="00D60438">
              <w:rPr>
                <w:color w:val="FFFFFF" w:themeColor="background1"/>
                <w:sz w:val="16"/>
                <w:szCs w:val="16"/>
                <w:lang w:eastAsia="fr-FR"/>
              </w:rPr>
              <w:t>Valeur</w:t>
            </w:r>
          </w:p>
        </w:tc>
        <w:tc>
          <w:tcPr>
            <w:tcW w:w="851" w:type="dxa"/>
            <w:noWrap/>
            <w:hideMark/>
          </w:tcPr>
          <w:p w14:paraId="0B59371C"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sz w:val="16"/>
                <w:szCs w:val="16"/>
                <w:lang w:eastAsia="fr-FR"/>
              </w:rPr>
            </w:pPr>
            <w:r w:rsidRPr="00D60438">
              <w:rPr>
                <w:color w:val="FFFFFF" w:themeColor="background1"/>
                <w:sz w:val="16"/>
                <w:szCs w:val="16"/>
                <w:lang w:eastAsia="fr-FR"/>
              </w:rPr>
              <w:t>Avances</w:t>
            </w:r>
          </w:p>
        </w:tc>
        <w:tc>
          <w:tcPr>
            <w:tcW w:w="708" w:type="dxa"/>
            <w:noWrap/>
            <w:hideMark/>
          </w:tcPr>
          <w:p w14:paraId="78A3E84A"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sz w:val="16"/>
                <w:szCs w:val="16"/>
                <w:lang w:eastAsia="fr-FR"/>
              </w:rPr>
            </w:pPr>
            <w:r w:rsidRPr="00D60438">
              <w:rPr>
                <w:color w:val="FFFFFF" w:themeColor="background1"/>
                <w:sz w:val="16"/>
                <w:szCs w:val="16"/>
                <w:lang w:eastAsia="fr-FR"/>
              </w:rPr>
              <w:t>Valeur</w:t>
            </w:r>
          </w:p>
        </w:tc>
        <w:tc>
          <w:tcPr>
            <w:tcW w:w="709" w:type="dxa"/>
            <w:noWrap/>
            <w:hideMark/>
          </w:tcPr>
          <w:p w14:paraId="431344C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sz w:val="16"/>
                <w:szCs w:val="16"/>
                <w:lang w:eastAsia="fr-FR"/>
              </w:rPr>
            </w:pPr>
            <w:r w:rsidRPr="00D60438">
              <w:rPr>
                <w:color w:val="FFFFFF" w:themeColor="background1"/>
                <w:sz w:val="16"/>
                <w:szCs w:val="16"/>
                <w:lang w:eastAsia="fr-FR"/>
              </w:rPr>
              <w:t>Valeur</w:t>
            </w:r>
          </w:p>
        </w:tc>
        <w:tc>
          <w:tcPr>
            <w:tcW w:w="851" w:type="dxa"/>
            <w:noWrap/>
            <w:hideMark/>
          </w:tcPr>
          <w:p w14:paraId="5542AE0E"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sz w:val="16"/>
                <w:szCs w:val="16"/>
                <w:lang w:eastAsia="fr-FR"/>
              </w:rPr>
            </w:pPr>
            <w:r w:rsidRPr="00D60438">
              <w:rPr>
                <w:color w:val="FFFFFF" w:themeColor="background1"/>
                <w:sz w:val="16"/>
                <w:szCs w:val="16"/>
                <w:lang w:eastAsia="fr-FR"/>
              </w:rPr>
              <w:t>Avances</w:t>
            </w:r>
          </w:p>
        </w:tc>
      </w:tr>
      <w:tr w:rsidR="002A7E8E" w:rsidRPr="003A4C06" w14:paraId="4E8EAC14"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9574FDC" w14:textId="77777777" w:rsidR="002A7E8E" w:rsidRPr="00D60438" w:rsidRDefault="002A7E8E" w:rsidP="00B90EB5">
            <w:pPr>
              <w:spacing w:before="0" w:after="0"/>
              <w:ind w:firstLine="0"/>
              <w:rPr>
                <w:sz w:val="16"/>
                <w:szCs w:val="16"/>
                <w:lang w:eastAsia="fr-FR"/>
              </w:rPr>
            </w:pPr>
            <w:r w:rsidRPr="00D60438">
              <w:rPr>
                <w:sz w:val="16"/>
                <w:szCs w:val="16"/>
                <w:lang w:eastAsia="fr-FR"/>
              </w:rPr>
              <w:t>en M€</w:t>
            </w:r>
          </w:p>
        </w:tc>
        <w:tc>
          <w:tcPr>
            <w:tcW w:w="709" w:type="dxa"/>
            <w:noWrap/>
            <w:hideMark/>
          </w:tcPr>
          <w:p w14:paraId="159F7F38"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brute</w:t>
            </w:r>
          </w:p>
        </w:tc>
        <w:tc>
          <w:tcPr>
            <w:tcW w:w="708" w:type="dxa"/>
            <w:noWrap/>
            <w:hideMark/>
          </w:tcPr>
          <w:p w14:paraId="22E04815"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nette</w:t>
            </w:r>
          </w:p>
        </w:tc>
        <w:tc>
          <w:tcPr>
            <w:tcW w:w="851" w:type="dxa"/>
            <w:noWrap/>
            <w:hideMark/>
          </w:tcPr>
          <w:p w14:paraId="113A2513"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prêts</w:t>
            </w:r>
          </w:p>
        </w:tc>
        <w:tc>
          <w:tcPr>
            <w:tcW w:w="708" w:type="dxa"/>
            <w:noWrap/>
            <w:hideMark/>
          </w:tcPr>
          <w:p w14:paraId="7EACFC6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brute</w:t>
            </w:r>
          </w:p>
        </w:tc>
        <w:tc>
          <w:tcPr>
            <w:tcW w:w="709" w:type="dxa"/>
            <w:noWrap/>
            <w:hideMark/>
          </w:tcPr>
          <w:p w14:paraId="4D5BE59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nette</w:t>
            </w:r>
          </w:p>
        </w:tc>
        <w:tc>
          <w:tcPr>
            <w:tcW w:w="851" w:type="dxa"/>
            <w:noWrap/>
            <w:hideMark/>
          </w:tcPr>
          <w:p w14:paraId="5983BA8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prêts</w:t>
            </w:r>
          </w:p>
        </w:tc>
        <w:tc>
          <w:tcPr>
            <w:tcW w:w="708" w:type="dxa"/>
            <w:noWrap/>
            <w:hideMark/>
          </w:tcPr>
          <w:p w14:paraId="2D97C3BB"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brute</w:t>
            </w:r>
          </w:p>
        </w:tc>
        <w:tc>
          <w:tcPr>
            <w:tcW w:w="709" w:type="dxa"/>
            <w:noWrap/>
            <w:hideMark/>
          </w:tcPr>
          <w:p w14:paraId="323CABFC"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nette</w:t>
            </w:r>
          </w:p>
        </w:tc>
        <w:tc>
          <w:tcPr>
            <w:tcW w:w="851" w:type="dxa"/>
            <w:noWrap/>
            <w:hideMark/>
          </w:tcPr>
          <w:p w14:paraId="5C9EAE3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prêts</w:t>
            </w:r>
          </w:p>
        </w:tc>
      </w:tr>
      <w:tr w:rsidR="002A7E8E" w:rsidRPr="003A4C06" w14:paraId="25C5A1D4"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526C6045" w14:textId="77777777" w:rsidR="002A7E8E" w:rsidRPr="00D60438" w:rsidRDefault="002A7E8E" w:rsidP="00B90EB5">
            <w:pPr>
              <w:spacing w:before="0" w:after="0"/>
              <w:ind w:firstLine="0"/>
              <w:rPr>
                <w:sz w:val="16"/>
                <w:szCs w:val="16"/>
                <w:lang w:eastAsia="fr-FR"/>
              </w:rPr>
            </w:pPr>
            <w:r w:rsidRPr="00D60438">
              <w:rPr>
                <w:sz w:val="16"/>
                <w:szCs w:val="16"/>
                <w:lang w:eastAsia="fr-FR"/>
              </w:rPr>
              <w:t>Geopost</w:t>
            </w:r>
          </w:p>
        </w:tc>
        <w:tc>
          <w:tcPr>
            <w:tcW w:w="709" w:type="dxa"/>
            <w:noWrap/>
            <w:hideMark/>
          </w:tcPr>
          <w:p w14:paraId="22B60B3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1 240</w:t>
            </w:r>
          </w:p>
        </w:tc>
        <w:tc>
          <w:tcPr>
            <w:tcW w:w="708" w:type="dxa"/>
            <w:noWrap/>
            <w:hideMark/>
          </w:tcPr>
          <w:p w14:paraId="3CD8EFC8"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1 240</w:t>
            </w:r>
          </w:p>
        </w:tc>
        <w:tc>
          <w:tcPr>
            <w:tcW w:w="851" w:type="dxa"/>
            <w:noWrap/>
            <w:hideMark/>
          </w:tcPr>
          <w:p w14:paraId="6973AB56"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705</w:t>
            </w:r>
          </w:p>
        </w:tc>
        <w:tc>
          <w:tcPr>
            <w:tcW w:w="708" w:type="dxa"/>
            <w:noWrap/>
            <w:hideMark/>
          </w:tcPr>
          <w:p w14:paraId="158100B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1 240</w:t>
            </w:r>
          </w:p>
        </w:tc>
        <w:tc>
          <w:tcPr>
            <w:tcW w:w="709" w:type="dxa"/>
            <w:noWrap/>
            <w:hideMark/>
          </w:tcPr>
          <w:p w14:paraId="11058410"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1 240</w:t>
            </w:r>
          </w:p>
        </w:tc>
        <w:tc>
          <w:tcPr>
            <w:tcW w:w="851" w:type="dxa"/>
            <w:noWrap/>
            <w:hideMark/>
          </w:tcPr>
          <w:p w14:paraId="1BA81EE6"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893</w:t>
            </w:r>
          </w:p>
        </w:tc>
        <w:tc>
          <w:tcPr>
            <w:tcW w:w="708" w:type="dxa"/>
            <w:noWrap/>
            <w:hideMark/>
          </w:tcPr>
          <w:p w14:paraId="1BB6232A"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1 240</w:t>
            </w:r>
          </w:p>
        </w:tc>
        <w:tc>
          <w:tcPr>
            <w:tcW w:w="709" w:type="dxa"/>
            <w:noWrap/>
            <w:hideMark/>
          </w:tcPr>
          <w:p w14:paraId="356FD248"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1 240</w:t>
            </w:r>
          </w:p>
        </w:tc>
        <w:tc>
          <w:tcPr>
            <w:tcW w:w="851" w:type="dxa"/>
            <w:noWrap/>
            <w:hideMark/>
          </w:tcPr>
          <w:p w14:paraId="1DE2EDB3"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1 100</w:t>
            </w:r>
          </w:p>
        </w:tc>
      </w:tr>
      <w:tr w:rsidR="002A7E8E" w:rsidRPr="003A4C06" w14:paraId="440596CC"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9DE0587" w14:textId="77777777" w:rsidR="002A7E8E" w:rsidRPr="00D60438" w:rsidRDefault="002A7E8E" w:rsidP="00B90EB5">
            <w:pPr>
              <w:spacing w:before="0" w:after="0"/>
              <w:ind w:firstLine="0"/>
              <w:rPr>
                <w:sz w:val="16"/>
                <w:szCs w:val="16"/>
                <w:lang w:eastAsia="fr-FR"/>
              </w:rPr>
            </w:pPr>
            <w:r w:rsidRPr="00D60438">
              <w:rPr>
                <w:sz w:val="16"/>
                <w:szCs w:val="16"/>
                <w:lang w:eastAsia="fr-FR"/>
              </w:rPr>
              <w:t>Sofipost</w:t>
            </w:r>
          </w:p>
        </w:tc>
        <w:tc>
          <w:tcPr>
            <w:tcW w:w="709" w:type="dxa"/>
            <w:noWrap/>
            <w:hideMark/>
          </w:tcPr>
          <w:p w14:paraId="4586D8C5"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263</w:t>
            </w:r>
          </w:p>
        </w:tc>
        <w:tc>
          <w:tcPr>
            <w:tcW w:w="708" w:type="dxa"/>
            <w:noWrap/>
            <w:hideMark/>
          </w:tcPr>
          <w:p w14:paraId="6136D76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263</w:t>
            </w:r>
          </w:p>
        </w:tc>
        <w:tc>
          <w:tcPr>
            <w:tcW w:w="851" w:type="dxa"/>
            <w:noWrap/>
            <w:hideMark/>
          </w:tcPr>
          <w:p w14:paraId="0FF28275"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250</w:t>
            </w:r>
          </w:p>
        </w:tc>
        <w:tc>
          <w:tcPr>
            <w:tcW w:w="708" w:type="dxa"/>
            <w:noWrap/>
            <w:hideMark/>
          </w:tcPr>
          <w:p w14:paraId="6583758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263</w:t>
            </w:r>
          </w:p>
        </w:tc>
        <w:tc>
          <w:tcPr>
            <w:tcW w:w="709" w:type="dxa"/>
            <w:noWrap/>
            <w:hideMark/>
          </w:tcPr>
          <w:p w14:paraId="7F40B0A1"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263</w:t>
            </w:r>
          </w:p>
        </w:tc>
        <w:tc>
          <w:tcPr>
            <w:tcW w:w="851" w:type="dxa"/>
            <w:noWrap/>
            <w:hideMark/>
          </w:tcPr>
          <w:p w14:paraId="6FC5029A"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244</w:t>
            </w:r>
          </w:p>
        </w:tc>
        <w:tc>
          <w:tcPr>
            <w:tcW w:w="708" w:type="dxa"/>
            <w:noWrap/>
            <w:hideMark/>
          </w:tcPr>
          <w:p w14:paraId="7401C05C"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263</w:t>
            </w:r>
          </w:p>
        </w:tc>
        <w:tc>
          <w:tcPr>
            <w:tcW w:w="709" w:type="dxa"/>
            <w:noWrap/>
            <w:hideMark/>
          </w:tcPr>
          <w:p w14:paraId="023D715A"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263</w:t>
            </w:r>
          </w:p>
        </w:tc>
        <w:tc>
          <w:tcPr>
            <w:tcW w:w="851" w:type="dxa"/>
            <w:noWrap/>
            <w:hideMark/>
          </w:tcPr>
          <w:p w14:paraId="0A323AC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285</w:t>
            </w:r>
          </w:p>
        </w:tc>
      </w:tr>
      <w:tr w:rsidR="002A7E8E" w:rsidRPr="003A4C06" w14:paraId="39A3F5EE"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2576EAEA" w14:textId="77777777" w:rsidR="002A7E8E" w:rsidRPr="00D60438" w:rsidRDefault="002A7E8E" w:rsidP="00B90EB5">
            <w:pPr>
              <w:spacing w:before="0" w:after="0"/>
              <w:ind w:firstLine="0"/>
              <w:rPr>
                <w:sz w:val="16"/>
                <w:szCs w:val="16"/>
                <w:lang w:eastAsia="fr-FR"/>
              </w:rPr>
            </w:pPr>
            <w:r w:rsidRPr="00D60438">
              <w:rPr>
                <w:sz w:val="16"/>
                <w:szCs w:val="16"/>
                <w:lang w:eastAsia="fr-FR"/>
              </w:rPr>
              <w:t>La Banque Postale</w:t>
            </w:r>
          </w:p>
        </w:tc>
        <w:tc>
          <w:tcPr>
            <w:tcW w:w="709" w:type="dxa"/>
            <w:noWrap/>
            <w:hideMark/>
          </w:tcPr>
          <w:p w14:paraId="5E1EE341"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3 419</w:t>
            </w:r>
          </w:p>
        </w:tc>
        <w:tc>
          <w:tcPr>
            <w:tcW w:w="708" w:type="dxa"/>
            <w:noWrap/>
            <w:hideMark/>
          </w:tcPr>
          <w:p w14:paraId="6201230E"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3 419</w:t>
            </w:r>
          </w:p>
        </w:tc>
        <w:tc>
          <w:tcPr>
            <w:tcW w:w="851" w:type="dxa"/>
            <w:noWrap/>
            <w:hideMark/>
          </w:tcPr>
          <w:p w14:paraId="60AAC63F"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803</w:t>
            </w:r>
          </w:p>
        </w:tc>
        <w:tc>
          <w:tcPr>
            <w:tcW w:w="708" w:type="dxa"/>
            <w:noWrap/>
            <w:hideMark/>
          </w:tcPr>
          <w:p w14:paraId="128449E3"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4 052</w:t>
            </w:r>
          </w:p>
        </w:tc>
        <w:tc>
          <w:tcPr>
            <w:tcW w:w="709" w:type="dxa"/>
            <w:noWrap/>
            <w:hideMark/>
          </w:tcPr>
          <w:p w14:paraId="78134BA0"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4 052</w:t>
            </w:r>
          </w:p>
        </w:tc>
        <w:tc>
          <w:tcPr>
            <w:tcW w:w="851" w:type="dxa"/>
            <w:noWrap/>
            <w:hideMark/>
          </w:tcPr>
          <w:p w14:paraId="174921E1"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803</w:t>
            </w:r>
          </w:p>
        </w:tc>
        <w:tc>
          <w:tcPr>
            <w:tcW w:w="708" w:type="dxa"/>
            <w:noWrap/>
            <w:hideMark/>
          </w:tcPr>
          <w:p w14:paraId="6BA565D0"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4 052</w:t>
            </w:r>
          </w:p>
        </w:tc>
        <w:tc>
          <w:tcPr>
            <w:tcW w:w="709" w:type="dxa"/>
            <w:noWrap/>
            <w:hideMark/>
          </w:tcPr>
          <w:p w14:paraId="433FDBCA"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4 052</w:t>
            </w:r>
          </w:p>
        </w:tc>
        <w:tc>
          <w:tcPr>
            <w:tcW w:w="851" w:type="dxa"/>
            <w:noWrap/>
            <w:hideMark/>
          </w:tcPr>
          <w:p w14:paraId="03DFBEB6"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803</w:t>
            </w:r>
          </w:p>
        </w:tc>
      </w:tr>
      <w:tr w:rsidR="002A7E8E" w:rsidRPr="003A4C06" w14:paraId="413CDEBE"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621E6C92" w14:textId="77777777" w:rsidR="002A7E8E" w:rsidRPr="00D60438" w:rsidRDefault="002A7E8E" w:rsidP="00B90EB5">
            <w:pPr>
              <w:spacing w:before="0" w:after="0"/>
              <w:ind w:firstLine="0"/>
              <w:rPr>
                <w:sz w:val="16"/>
                <w:szCs w:val="16"/>
                <w:lang w:eastAsia="fr-FR"/>
              </w:rPr>
            </w:pPr>
            <w:r w:rsidRPr="00D60438">
              <w:rPr>
                <w:sz w:val="16"/>
                <w:szCs w:val="16"/>
                <w:lang w:eastAsia="fr-FR"/>
              </w:rPr>
              <w:t>Poste Immo</w:t>
            </w:r>
          </w:p>
        </w:tc>
        <w:tc>
          <w:tcPr>
            <w:tcW w:w="709" w:type="dxa"/>
            <w:noWrap/>
            <w:hideMark/>
          </w:tcPr>
          <w:p w14:paraId="44381752"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1 493</w:t>
            </w:r>
          </w:p>
        </w:tc>
        <w:tc>
          <w:tcPr>
            <w:tcW w:w="708" w:type="dxa"/>
            <w:noWrap/>
            <w:hideMark/>
          </w:tcPr>
          <w:p w14:paraId="36E38F6A"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1 493</w:t>
            </w:r>
          </w:p>
        </w:tc>
        <w:tc>
          <w:tcPr>
            <w:tcW w:w="851" w:type="dxa"/>
            <w:noWrap/>
            <w:hideMark/>
          </w:tcPr>
          <w:p w14:paraId="53019B31"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1 654</w:t>
            </w:r>
          </w:p>
        </w:tc>
        <w:tc>
          <w:tcPr>
            <w:tcW w:w="708" w:type="dxa"/>
            <w:noWrap/>
            <w:hideMark/>
          </w:tcPr>
          <w:p w14:paraId="7FAB7DCA"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1 493</w:t>
            </w:r>
          </w:p>
        </w:tc>
        <w:tc>
          <w:tcPr>
            <w:tcW w:w="709" w:type="dxa"/>
            <w:noWrap/>
            <w:hideMark/>
          </w:tcPr>
          <w:p w14:paraId="7105AA2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1 493</w:t>
            </w:r>
          </w:p>
        </w:tc>
        <w:tc>
          <w:tcPr>
            <w:tcW w:w="851" w:type="dxa"/>
            <w:noWrap/>
            <w:hideMark/>
          </w:tcPr>
          <w:p w14:paraId="015DE9CC"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1 654</w:t>
            </w:r>
          </w:p>
        </w:tc>
        <w:tc>
          <w:tcPr>
            <w:tcW w:w="708" w:type="dxa"/>
            <w:noWrap/>
            <w:hideMark/>
          </w:tcPr>
          <w:p w14:paraId="0ADEF72D"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1 493</w:t>
            </w:r>
          </w:p>
        </w:tc>
        <w:tc>
          <w:tcPr>
            <w:tcW w:w="709" w:type="dxa"/>
            <w:noWrap/>
            <w:hideMark/>
          </w:tcPr>
          <w:p w14:paraId="26BD3871"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1 493</w:t>
            </w:r>
          </w:p>
        </w:tc>
        <w:tc>
          <w:tcPr>
            <w:tcW w:w="851" w:type="dxa"/>
            <w:noWrap/>
            <w:hideMark/>
          </w:tcPr>
          <w:p w14:paraId="442B03C8"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1 475</w:t>
            </w:r>
          </w:p>
        </w:tc>
      </w:tr>
      <w:tr w:rsidR="002A7E8E" w:rsidRPr="003A4C06" w14:paraId="36866E2D"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573A0154" w14:textId="77777777" w:rsidR="002A7E8E" w:rsidRPr="00D60438" w:rsidRDefault="002A7E8E" w:rsidP="00B90EB5">
            <w:pPr>
              <w:spacing w:before="0" w:after="0"/>
              <w:ind w:firstLine="0"/>
              <w:rPr>
                <w:sz w:val="16"/>
                <w:szCs w:val="16"/>
                <w:lang w:eastAsia="fr-FR"/>
              </w:rPr>
            </w:pPr>
            <w:r w:rsidRPr="00D60438">
              <w:rPr>
                <w:sz w:val="16"/>
                <w:szCs w:val="16"/>
                <w:lang w:eastAsia="fr-FR"/>
              </w:rPr>
              <w:t>Autres filiales et participations</w:t>
            </w:r>
          </w:p>
        </w:tc>
        <w:tc>
          <w:tcPr>
            <w:tcW w:w="709" w:type="dxa"/>
            <w:noWrap/>
            <w:hideMark/>
          </w:tcPr>
          <w:p w14:paraId="6751D95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24</w:t>
            </w:r>
          </w:p>
        </w:tc>
        <w:tc>
          <w:tcPr>
            <w:tcW w:w="708" w:type="dxa"/>
            <w:noWrap/>
            <w:hideMark/>
          </w:tcPr>
          <w:p w14:paraId="4A0BD90A"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23</w:t>
            </w:r>
          </w:p>
        </w:tc>
        <w:tc>
          <w:tcPr>
            <w:tcW w:w="851" w:type="dxa"/>
            <w:noWrap/>
            <w:hideMark/>
          </w:tcPr>
          <w:p w14:paraId="439226D4"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488</w:t>
            </w:r>
          </w:p>
        </w:tc>
        <w:tc>
          <w:tcPr>
            <w:tcW w:w="708" w:type="dxa"/>
            <w:noWrap/>
            <w:hideMark/>
          </w:tcPr>
          <w:p w14:paraId="58E876D2"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24</w:t>
            </w:r>
          </w:p>
        </w:tc>
        <w:tc>
          <w:tcPr>
            <w:tcW w:w="709" w:type="dxa"/>
            <w:noWrap/>
            <w:hideMark/>
          </w:tcPr>
          <w:p w14:paraId="69232E0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23</w:t>
            </w:r>
          </w:p>
        </w:tc>
        <w:tc>
          <w:tcPr>
            <w:tcW w:w="851" w:type="dxa"/>
            <w:noWrap/>
            <w:hideMark/>
          </w:tcPr>
          <w:p w14:paraId="05A9B749"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481</w:t>
            </w:r>
          </w:p>
        </w:tc>
        <w:tc>
          <w:tcPr>
            <w:tcW w:w="708" w:type="dxa"/>
            <w:noWrap/>
            <w:hideMark/>
          </w:tcPr>
          <w:p w14:paraId="5AE91ED8"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32</w:t>
            </w:r>
          </w:p>
        </w:tc>
        <w:tc>
          <w:tcPr>
            <w:tcW w:w="709" w:type="dxa"/>
            <w:noWrap/>
            <w:hideMark/>
          </w:tcPr>
          <w:p w14:paraId="3C512E91"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31</w:t>
            </w:r>
          </w:p>
        </w:tc>
        <w:tc>
          <w:tcPr>
            <w:tcW w:w="851" w:type="dxa"/>
            <w:noWrap/>
            <w:hideMark/>
          </w:tcPr>
          <w:p w14:paraId="1174524F"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480</w:t>
            </w:r>
          </w:p>
        </w:tc>
      </w:tr>
      <w:tr w:rsidR="002A7E8E" w:rsidRPr="003A4C06" w14:paraId="62171E56"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5E3D8724" w14:textId="77777777" w:rsidR="002A7E8E" w:rsidRPr="00D60438" w:rsidRDefault="002A7E8E" w:rsidP="00B90EB5">
            <w:pPr>
              <w:spacing w:before="0" w:after="0"/>
              <w:ind w:firstLine="0"/>
              <w:rPr>
                <w:sz w:val="16"/>
                <w:szCs w:val="16"/>
                <w:lang w:eastAsia="fr-FR"/>
              </w:rPr>
            </w:pPr>
            <w:r w:rsidRPr="00D60438">
              <w:rPr>
                <w:sz w:val="16"/>
                <w:szCs w:val="16"/>
                <w:lang w:eastAsia="fr-FR"/>
              </w:rPr>
              <w:t>Total</w:t>
            </w:r>
          </w:p>
        </w:tc>
        <w:tc>
          <w:tcPr>
            <w:tcW w:w="709" w:type="dxa"/>
            <w:noWrap/>
            <w:hideMark/>
          </w:tcPr>
          <w:p w14:paraId="79766543"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6 439</w:t>
            </w:r>
          </w:p>
        </w:tc>
        <w:tc>
          <w:tcPr>
            <w:tcW w:w="708" w:type="dxa"/>
            <w:noWrap/>
            <w:hideMark/>
          </w:tcPr>
          <w:p w14:paraId="4E17BED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6 438</w:t>
            </w:r>
          </w:p>
        </w:tc>
        <w:tc>
          <w:tcPr>
            <w:tcW w:w="851" w:type="dxa"/>
            <w:noWrap/>
            <w:hideMark/>
          </w:tcPr>
          <w:p w14:paraId="00010F8F"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3 900</w:t>
            </w:r>
          </w:p>
        </w:tc>
        <w:tc>
          <w:tcPr>
            <w:tcW w:w="708" w:type="dxa"/>
            <w:noWrap/>
            <w:hideMark/>
          </w:tcPr>
          <w:p w14:paraId="43BE7F12"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7 072</w:t>
            </w:r>
          </w:p>
        </w:tc>
        <w:tc>
          <w:tcPr>
            <w:tcW w:w="709" w:type="dxa"/>
            <w:noWrap/>
            <w:hideMark/>
          </w:tcPr>
          <w:p w14:paraId="7E1DB020"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7 071</w:t>
            </w:r>
          </w:p>
        </w:tc>
        <w:tc>
          <w:tcPr>
            <w:tcW w:w="851" w:type="dxa"/>
            <w:noWrap/>
            <w:hideMark/>
          </w:tcPr>
          <w:p w14:paraId="53FABA7A"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4 075</w:t>
            </w:r>
          </w:p>
        </w:tc>
        <w:tc>
          <w:tcPr>
            <w:tcW w:w="708" w:type="dxa"/>
            <w:noWrap/>
            <w:hideMark/>
          </w:tcPr>
          <w:p w14:paraId="54D0C817"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7 080</w:t>
            </w:r>
          </w:p>
        </w:tc>
        <w:tc>
          <w:tcPr>
            <w:tcW w:w="709" w:type="dxa"/>
            <w:noWrap/>
            <w:hideMark/>
          </w:tcPr>
          <w:p w14:paraId="6898F82A"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7 079</w:t>
            </w:r>
          </w:p>
        </w:tc>
        <w:tc>
          <w:tcPr>
            <w:tcW w:w="851" w:type="dxa"/>
            <w:noWrap/>
            <w:hideMark/>
          </w:tcPr>
          <w:p w14:paraId="4F754CFB" w14:textId="77777777" w:rsidR="002A7E8E" w:rsidRPr="00D60438"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sz w:val="16"/>
                <w:szCs w:val="16"/>
                <w:lang w:eastAsia="fr-FR"/>
              </w:rPr>
            </w:pPr>
            <w:r w:rsidRPr="00D60438">
              <w:rPr>
                <w:sz w:val="16"/>
                <w:szCs w:val="16"/>
                <w:lang w:eastAsia="fr-FR"/>
              </w:rPr>
              <w:t>4 143</w:t>
            </w:r>
          </w:p>
        </w:tc>
      </w:tr>
    </w:tbl>
    <w:p w14:paraId="091511C9" w14:textId="5A238CD6" w:rsidR="00164C72" w:rsidRPr="00883D54" w:rsidRDefault="002A7E8E" w:rsidP="002A7E8E">
      <w:pPr>
        <w:ind w:firstLine="0"/>
        <w:rPr>
          <w:rFonts w:ascii="Times New Roman" w:eastAsia="Times New Roman" w:hAnsi="Times New Roman" w:cs="Times New Roman"/>
          <w:szCs w:val="21"/>
          <w:lang w:eastAsia="fr-FR"/>
        </w:rPr>
      </w:pPr>
      <w:r w:rsidRPr="00883D54">
        <w:rPr>
          <w:rFonts w:ascii="Times New Roman" w:eastAsia="Times New Roman" w:hAnsi="Times New Roman" w:cs="Times New Roman"/>
          <w:i/>
          <w:sz w:val="18"/>
          <w:szCs w:val="20"/>
          <w:lang w:eastAsia="fr-FR"/>
        </w:rPr>
        <w:t>Source : comptes annuels publiés La Poste SA</w:t>
      </w:r>
    </w:p>
    <w:p w14:paraId="211BED01" w14:textId="77777777" w:rsidR="006B6785" w:rsidRDefault="006B6785" w:rsidP="006B6785">
      <w:pPr>
        <w:rPr>
          <w:rFonts w:ascii="Times New Roman" w:eastAsia="Times New Roman" w:hAnsi="Times New Roman" w:cs="Times New Roman"/>
          <w:szCs w:val="21"/>
          <w:lang w:eastAsia="fr-FR"/>
        </w:rPr>
      </w:pPr>
    </w:p>
    <w:p w14:paraId="56339BFF" w14:textId="77777777" w:rsidR="00164C72" w:rsidRDefault="00164C72" w:rsidP="006B6785">
      <w:pPr>
        <w:rPr>
          <w:rFonts w:ascii="Times New Roman" w:eastAsia="Times New Roman" w:hAnsi="Times New Roman" w:cs="Times New Roman"/>
          <w:szCs w:val="21"/>
          <w:lang w:eastAsia="fr-FR"/>
        </w:rPr>
        <w:sectPr w:rsidR="00164C72" w:rsidSect="004A75C4">
          <w:headerReference w:type="first" r:id="rId79"/>
          <w:pgSz w:w="11907" w:h="16840" w:code="9"/>
          <w:pgMar w:top="3515" w:right="2835" w:bottom="2722" w:left="2835" w:header="2665" w:footer="2665" w:gutter="0"/>
          <w:cols w:space="708"/>
          <w:titlePg/>
          <w:docGrid w:linePitch="360"/>
        </w:sectPr>
      </w:pPr>
    </w:p>
    <w:p w14:paraId="211BEDBD" w14:textId="77777777" w:rsidR="006B6785" w:rsidRPr="00883D54" w:rsidRDefault="006B6785" w:rsidP="006B6785">
      <w:pPr>
        <w:rPr>
          <w:rFonts w:ascii="Times New Roman" w:eastAsia="Times New Roman" w:hAnsi="Times New Roman" w:cs="Times New Roman"/>
          <w:szCs w:val="21"/>
          <w:lang w:eastAsia="fr-FR"/>
        </w:rPr>
      </w:pPr>
      <w:r w:rsidRPr="00883D54">
        <w:rPr>
          <w:rFonts w:ascii="Times New Roman" w:eastAsia="Times New Roman" w:hAnsi="Times New Roman" w:cs="Times New Roman"/>
          <w:szCs w:val="21"/>
          <w:lang w:eastAsia="fr-FR"/>
        </w:rPr>
        <w:t>Parallèlement, La Poste SA a dû continuer à provisionner des risques, liés à son personnel ou à des litiges. Au cours de la période, le poste des provisions pour risques et charges a évolué comme suit :</w:t>
      </w:r>
    </w:p>
    <w:tbl>
      <w:tblPr>
        <w:tblStyle w:val="TABLEAURAPPORTPUBLICTHMATIQUE"/>
        <w:tblW w:w="7514" w:type="dxa"/>
        <w:tblInd w:w="-176" w:type="dxa"/>
        <w:tblLayout w:type="fixed"/>
        <w:tblLook w:val="04A0" w:firstRow="1" w:lastRow="0" w:firstColumn="1" w:lastColumn="0" w:noHBand="0" w:noVBand="1"/>
      </w:tblPr>
      <w:tblGrid>
        <w:gridCol w:w="2425"/>
        <w:gridCol w:w="694"/>
        <w:gridCol w:w="851"/>
        <w:gridCol w:w="709"/>
        <w:gridCol w:w="708"/>
        <w:gridCol w:w="709"/>
        <w:gridCol w:w="709"/>
        <w:gridCol w:w="709"/>
      </w:tblGrid>
      <w:tr w:rsidR="006B6785" w:rsidRPr="009E2111" w14:paraId="211BEDC6" w14:textId="77777777" w:rsidTr="00D604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DBE" w14:textId="77777777" w:rsidR="006B6785" w:rsidRPr="00D60438" w:rsidRDefault="006B6785" w:rsidP="006C5A0B">
            <w:pPr>
              <w:spacing w:after="0"/>
              <w:ind w:firstLine="0"/>
              <w:jc w:val="center"/>
              <w:rPr>
                <w:rFonts w:ascii="Times New Roman" w:eastAsia="Calibri" w:hAnsi="Times New Roman" w:cs="Times New Roman"/>
                <w:i w:val="0"/>
                <w:color w:val="000000" w:themeColor="text1"/>
                <w:sz w:val="18"/>
                <w:szCs w:val="18"/>
                <w:lang w:eastAsia="fr-FR"/>
              </w:rPr>
            </w:pPr>
            <w:r w:rsidRPr="00D60438">
              <w:rPr>
                <w:rFonts w:ascii="Times New Roman" w:eastAsia="Calibri" w:hAnsi="Times New Roman" w:cs="Times New Roman"/>
                <w:i w:val="0"/>
                <w:color w:val="000000" w:themeColor="text1"/>
                <w:sz w:val="18"/>
                <w:szCs w:val="18"/>
                <w:lang w:eastAsia="fr-FR"/>
              </w:rPr>
              <w:t>Stocks de provisions pour risques et charges - en M€</w:t>
            </w:r>
          </w:p>
        </w:tc>
        <w:tc>
          <w:tcPr>
            <w:tcW w:w="694" w:type="dxa"/>
            <w:noWrap/>
            <w:hideMark/>
          </w:tcPr>
          <w:p w14:paraId="211BEDBF" w14:textId="77777777" w:rsidR="006B6785" w:rsidRPr="00150EBD"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2009</w:t>
            </w:r>
          </w:p>
        </w:tc>
        <w:tc>
          <w:tcPr>
            <w:tcW w:w="851" w:type="dxa"/>
            <w:noWrap/>
            <w:hideMark/>
          </w:tcPr>
          <w:p w14:paraId="211BEDC0" w14:textId="77777777" w:rsidR="006B6785" w:rsidRPr="00150EBD"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2010</w:t>
            </w:r>
          </w:p>
        </w:tc>
        <w:tc>
          <w:tcPr>
            <w:tcW w:w="709" w:type="dxa"/>
            <w:noWrap/>
            <w:hideMark/>
          </w:tcPr>
          <w:p w14:paraId="211BEDC1" w14:textId="77777777" w:rsidR="006B6785" w:rsidRPr="00150EBD"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2011</w:t>
            </w:r>
          </w:p>
        </w:tc>
        <w:tc>
          <w:tcPr>
            <w:tcW w:w="708" w:type="dxa"/>
            <w:noWrap/>
            <w:hideMark/>
          </w:tcPr>
          <w:p w14:paraId="211BEDC2" w14:textId="77777777" w:rsidR="006B6785" w:rsidRPr="00150EBD"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2012</w:t>
            </w:r>
          </w:p>
        </w:tc>
        <w:tc>
          <w:tcPr>
            <w:tcW w:w="709" w:type="dxa"/>
            <w:noWrap/>
            <w:hideMark/>
          </w:tcPr>
          <w:p w14:paraId="211BEDC3" w14:textId="77777777" w:rsidR="006B6785" w:rsidRPr="00150EBD"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2013</w:t>
            </w:r>
          </w:p>
        </w:tc>
        <w:tc>
          <w:tcPr>
            <w:tcW w:w="709" w:type="dxa"/>
            <w:noWrap/>
            <w:hideMark/>
          </w:tcPr>
          <w:p w14:paraId="211BEDC4" w14:textId="77777777" w:rsidR="006B6785" w:rsidRPr="00150EBD"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2014</w:t>
            </w:r>
          </w:p>
        </w:tc>
        <w:tc>
          <w:tcPr>
            <w:tcW w:w="709" w:type="dxa"/>
            <w:noWrap/>
            <w:hideMark/>
          </w:tcPr>
          <w:p w14:paraId="211BEDC5" w14:textId="77777777" w:rsidR="006B6785" w:rsidRPr="00150EBD"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2015</w:t>
            </w:r>
          </w:p>
        </w:tc>
      </w:tr>
      <w:tr w:rsidR="006B6785" w:rsidRPr="009E2111" w14:paraId="211BEDCF"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DC7" w14:textId="77777777" w:rsidR="006B6785" w:rsidRPr="009E2111" w:rsidRDefault="006B6785" w:rsidP="006C5A0B">
            <w:pPr>
              <w:spacing w:before="0" w:after="0"/>
              <w:ind w:firstLine="0"/>
              <w:jc w:val="left"/>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Dispositifs d'aménagement de fin de carrière</w:t>
            </w:r>
          </w:p>
        </w:tc>
        <w:tc>
          <w:tcPr>
            <w:tcW w:w="694" w:type="dxa"/>
            <w:noWrap/>
            <w:hideMark/>
          </w:tcPr>
          <w:p w14:paraId="211BEDC8"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443</w:t>
            </w:r>
          </w:p>
        </w:tc>
        <w:tc>
          <w:tcPr>
            <w:tcW w:w="851" w:type="dxa"/>
            <w:noWrap/>
            <w:hideMark/>
          </w:tcPr>
          <w:p w14:paraId="211BEDC9"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815</w:t>
            </w:r>
          </w:p>
        </w:tc>
        <w:tc>
          <w:tcPr>
            <w:tcW w:w="709" w:type="dxa"/>
            <w:noWrap/>
            <w:hideMark/>
          </w:tcPr>
          <w:p w14:paraId="211BEDCA"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958</w:t>
            </w:r>
          </w:p>
        </w:tc>
        <w:tc>
          <w:tcPr>
            <w:tcW w:w="708" w:type="dxa"/>
            <w:noWrap/>
            <w:hideMark/>
          </w:tcPr>
          <w:p w14:paraId="211BEDCB"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878</w:t>
            </w:r>
          </w:p>
        </w:tc>
        <w:tc>
          <w:tcPr>
            <w:tcW w:w="709" w:type="dxa"/>
            <w:noWrap/>
            <w:hideMark/>
          </w:tcPr>
          <w:p w14:paraId="211BEDCC"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939</w:t>
            </w:r>
          </w:p>
        </w:tc>
        <w:tc>
          <w:tcPr>
            <w:tcW w:w="709" w:type="dxa"/>
            <w:noWrap/>
            <w:hideMark/>
          </w:tcPr>
          <w:p w14:paraId="211BEDCD"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860</w:t>
            </w:r>
          </w:p>
        </w:tc>
        <w:tc>
          <w:tcPr>
            <w:tcW w:w="709" w:type="dxa"/>
            <w:noWrap/>
            <w:hideMark/>
          </w:tcPr>
          <w:p w14:paraId="211BEDCE"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985</w:t>
            </w:r>
          </w:p>
        </w:tc>
      </w:tr>
      <w:tr w:rsidR="006B6785" w:rsidRPr="009E2111" w14:paraId="211BEDD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DD0" w14:textId="77777777" w:rsidR="006B6785" w:rsidRPr="009E2111" w:rsidRDefault="006B6785" w:rsidP="006C5A0B">
            <w:pPr>
              <w:spacing w:before="0" w:after="0"/>
              <w:ind w:firstLine="0"/>
              <w:jc w:val="left"/>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IDR des contractuels</w:t>
            </w:r>
          </w:p>
        </w:tc>
        <w:tc>
          <w:tcPr>
            <w:tcW w:w="694" w:type="dxa"/>
            <w:noWrap/>
            <w:hideMark/>
          </w:tcPr>
          <w:p w14:paraId="211BEDD1"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76</w:t>
            </w:r>
          </w:p>
        </w:tc>
        <w:tc>
          <w:tcPr>
            <w:tcW w:w="851" w:type="dxa"/>
            <w:noWrap/>
            <w:hideMark/>
          </w:tcPr>
          <w:p w14:paraId="211BEDD2"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91</w:t>
            </w:r>
          </w:p>
        </w:tc>
        <w:tc>
          <w:tcPr>
            <w:tcW w:w="709" w:type="dxa"/>
            <w:noWrap/>
            <w:hideMark/>
          </w:tcPr>
          <w:p w14:paraId="211BEDD3"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102</w:t>
            </w:r>
          </w:p>
        </w:tc>
        <w:tc>
          <w:tcPr>
            <w:tcW w:w="708" w:type="dxa"/>
            <w:noWrap/>
            <w:hideMark/>
          </w:tcPr>
          <w:p w14:paraId="211BEDD4"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165</w:t>
            </w:r>
          </w:p>
        </w:tc>
        <w:tc>
          <w:tcPr>
            <w:tcW w:w="709" w:type="dxa"/>
            <w:noWrap/>
            <w:hideMark/>
          </w:tcPr>
          <w:p w14:paraId="211BEDD5"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171</w:t>
            </w:r>
          </w:p>
        </w:tc>
        <w:tc>
          <w:tcPr>
            <w:tcW w:w="709" w:type="dxa"/>
            <w:noWrap/>
            <w:hideMark/>
          </w:tcPr>
          <w:p w14:paraId="211BEDD6"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241</w:t>
            </w:r>
          </w:p>
        </w:tc>
        <w:tc>
          <w:tcPr>
            <w:tcW w:w="709" w:type="dxa"/>
            <w:noWrap/>
            <w:hideMark/>
          </w:tcPr>
          <w:p w14:paraId="211BEDD7"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230</w:t>
            </w:r>
          </w:p>
        </w:tc>
      </w:tr>
      <w:tr w:rsidR="006B6785" w:rsidRPr="009E2111" w14:paraId="211BEDE1"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DD9" w14:textId="77777777" w:rsidR="006B6785" w:rsidRPr="009E2111" w:rsidRDefault="006B6785" w:rsidP="006C5A0B">
            <w:pPr>
              <w:spacing w:before="0" w:after="0"/>
              <w:ind w:firstLine="0"/>
              <w:jc w:val="left"/>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Congés de longues maladie et de longue durée / autres congés</w:t>
            </w:r>
          </w:p>
        </w:tc>
        <w:tc>
          <w:tcPr>
            <w:tcW w:w="694" w:type="dxa"/>
            <w:noWrap/>
            <w:hideMark/>
          </w:tcPr>
          <w:p w14:paraId="211BEDDA"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333</w:t>
            </w:r>
          </w:p>
        </w:tc>
        <w:tc>
          <w:tcPr>
            <w:tcW w:w="851" w:type="dxa"/>
            <w:noWrap/>
            <w:hideMark/>
          </w:tcPr>
          <w:p w14:paraId="211BEDDB"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338</w:t>
            </w:r>
          </w:p>
        </w:tc>
        <w:tc>
          <w:tcPr>
            <w:tcW w:w="709" w:type="dxa"/>
            <w:noWrap/>
            <w:hideMark/>
          </w:tcPr>
          <w:p w14:paraId="211BEDDC"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340</w:t>
            </w:r>
          </w:p>
        </w:tc>
        <w:tc>
          <w:tcPr>
            <w:tcW w:w="708" w:type="dxa"/>
            <w:noWrap/>
            <w:hideMark/>
          </w:tcPr>
          <w:p w14:paraId="211BEDDD"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353</w:t>
            </w:r>
          </w:p>
        </w:tc>
        <w:tc>
          <w:tcPr>
            <w:tcW w:w="709" w:type="dxa"/>
            <w:noWrap/>
            <w:hideMark/>
          </w:tcPr>
          <w:p w14:paraId="211BEDDE"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348</w:t>
            </w:r>
          </w:p>
        </w:tc>
        <w:tc>
          <w:tcPr>
            <w:tcW w:w="709" w:type="dxa"/>
            <w:noWrap/>
            <w:hideMark/>
          </w:tcPr>
          <w:p w14:paraId="211BEDDF"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365</w:t>
            </w:r>
          </w:p>
        </w:tc>
        <w:tc>
          <w:tcPr>
            <w:tcW w:w="709" w:type="dxa"/>
            <w:noWrap/>
            <w:hideMark/>
          </w:tcPr>
          <w:p w14:paraId="211BEDE0"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364</w:t>
            </w:r>
          </w:p>
        </w:tc>
      </w:tr>
      <w:tr w:rsidR="006B6785" w:rsidRPr="009E2111" w14:paraId="211BEDEA"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DE2" w14:textId="77777777" w:rsidR="006B6785" w:rsidRPr="009E2111" w:rsidRDefault="006B6785" w:rsidP="006C5A0B">
            <w:pPr>
              <w:spacing w:before="0" w:after="0"/>
              <w:ind w:firstLine="0"/>
              <w:jc w:val="left"/>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Risques juridiques</w:t>
            </w:r>
          </w:p>
        </w:tc>
        <w:tc>
          <w:tcPr>
            <w:tcW w:w="694" w:type="dxa"/>
            <w:noWrap/>
            <w:hideMark/>
          </w:tcPr>
          <w:p w14:paraId="211BEDE3"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72</w:t>
            </w:r>
          </w:p>
        </w:tc>
        <w:tc>
          <w:tcPr>
            <w:tcW w:w="851" w:type="dxa"/>
            <w:noWrap/>
            <w:hideMark/>
          </w:tcPr>
          <w:p w14:paraId="211BEDE4"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82</w:t>
            </w:r>
          </w:p>
        </w:tc>
        <w:tc>
          <w:tcPr>
            <w:tcW w:w="709" w:type="dxa"/>
            <w:noWrap/>
            <w:hideMark/>
          </w:tcPr>
          <w:p w14:paraId="211BEDE5"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69</w:t>
            </w:r>
          </w:p>
        </w:tc>
        <w:tc>
          <w:tcPr>
            <w:tcW w:w="708" w:type="dxa"/>
            <w:noWrap/>
            <w:hideMark/>
          </w:tcPr>
          <w:p w14:paraId="211BEDE6"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52</w:t>
            </w:r>
          </w:p>
        </w:tc>
        <w:tc>
          <w:tcPr>
            <w:tcW w:w="709" w:type="dxa"/>
            <w:noWrap/>
            <w:hideMark/>
          </w:tcPr>
          <w:p w14:paraId="211BEDE7"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39</w:t>
            </w:r>
          </w:p>
        </w:tc>
        <w:tc>
          <w:tcPr>
            <w:tcW w:w="709" w:type="dxa"/>
            <w:noWrap/>
            <w:hideMark/>
          </w:tcPr>
          <w:p w14:paraId="211BEDE8"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37</w:t>
            </w:r>
          </w:p>
        </w:tc>
        <w:tc>
          <w:tcPr>
            <w:tcW w:w="709" w:type="dxa"/>
            <w:noWrap/>
            <w:hideMark/>
          </w:tcPr>
          <w:p w14:paraId="211BEDE9"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62</w:t>
            </w:r>
          </w:p>
        </w:tc>
      </w:tr>
      <w:tr w:rsidR="006B6785" w:rsidRPr="009E2111" w14:paraId="211BEDF3"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DEB" w14:textId="77777777" w:rsidR="006B6785" w:rsidRPr="009E2111" w:rsidRDefault="006B6785" w:rsidP="006C5A0B">
            <w:pPr>
              <w:spacing w:before="0" w:after="0"/>
              <w:ind w:firstLine="0"/>
              <w:jc w:val="left"/>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Remise en état</w:t>
            </w:r>
          </w:p>
        </w:tc>
        <w:tc>
          <w:tcPr>
            <w:tcW w:w="694" w:type="dxa"/>
            <w:noWrap/>
            <w:hideMark/>
          </w:tcPr>
          <w:p w14:paraId="211BEDEC"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30</w:t>
            </w:r>
          </w:p>
        </w:tc>
        <w:tc>
          <w:tcPr>
            <w:tcW w:w="851" w:type="dxa"/>
            <w:noWrap/>
            <w:hideMark/>
          </w:tcPr>
          <w:p w14:paraId="211BEDED"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31</w:t>
            </w:r>
          </w:p>
        </w:tc>
        <w:tc>
          <w:tcPr>
            <w:tcW w:w="709" w:type="dxa"/>
            <w:noWrap/>
            <w:hideMark/>
          </w:tcPr>
          <w:p w14:paraId="211BEDEE"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31</w:t>
            </w:r>
          </w:p>
        </w:tc>
        <w:tc>
          <w:tcPr>
            <w:tcW w:w="708" w:type="dxa"/>
            <w:noWrap/>
            <w:hideMark/>
          </w:tcPr>
          <w:p w14:paraId="211BEDEF"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33</w:t>
            </w:r>
          </w:p>
        </w:tc>
        <w:tc>
          <w:tcPr>
            <w:tcW w:w="709" w:type="dxa"/>
            <w:noWrap/>
            <w:hideMark/>
          </w:tcPr>
          <w:p w14:paraId="211BEDF0"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30</w:t>
            </w:r>
          </w:p>
        </w:tc>
        <w:tc>
          <w:tcPr>
            <w:tcW w:w="709" w:type="dxa"/>
            <w:noWrap/>
            <w:hideMark/>
          </w:tcPr>
          <w:p w14:paraId="211BEDF1"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33</w:t>
            </w:r>
          </w:p>
        </w:tc>
        <w:tc>
          <w:tcPr>
            <w:tcW w:w="709" w:type="dxa"/>
            <w:noWrap/>
            <w:hideMark/>
          </w:tcPr>
          <w:p w14:paraId="211BEDF2"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25</w:t>
            </w:r>
          </w:p>
        </w:tc>
      </w:tr>
      <w:tr w:rsidR="006B6785" w:rsidRPr="009E2111" w14:paraId="211BEDFC"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DF4" w14:textId="77777777" w:rsidR="006B6785" w:rsidRPr="009E2111" w:rsidRDefault="006B6785" w:rsidP="006C5A0B">
            <w:pPr>
              <w:spacing w:before="0" w:after="0"/>
              <w:ind w:firstLine="0"/>
              <w:jc w:val="left"/>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Litiges sociaux</w:t>
            </w:r>
          </w:p>
        </w:tc>
        <w:tc>
          <w:tcPr>
            <w:tcW w:w="694" w:type="dxa"/>
            <w:noWrap/>
            <w:hideMark/>
          </w:tcPr>
          <w:p w14:paraId="211BEDF5"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45</w:t>
            </w:r>
          </w:p>
        </w:tc>
        <w:tc>
          <w:tcPr>
            <w:tcW w:w="851" w:type="dxa"/>
            <w:noWrap/>
            <w:hideMark/>
          </w:tcPr>
          <w:p w14:paraId="211BEDF6"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40</w:t>
            </w:r>
          </w:p>
        </w:tc>
        <w:tc>
          <w:tcPr>
            <w:tcW w:w="709" w:type="dxa"/>
            <w:noWrap/>
            <w:hideMark/>
          </w:tcPr>
          <w:p w14:paraId="211BEDF7"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52</w:t>
            </w:r>
          </w:p>
        </w:tc>
        <w:tc>
          <w:tcPr>
            <w:tcW w:w="708" w:type="dxa"/>
            <w:noWrap/>
            <w:hideMark/>
          </w:tcPr>
          <w:p w14:paraId="211BEDF8"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55</w:t>
            </w:r>
          </w:p>
        </w:tc>
        <w:tc>
          <w:tcPr>
            <w:tcW w:w="709" w:type="dxa"/>
            <w:noWrap/>
            <w:hideMark/>
          </w:tcPr>
          <w:p w14:paraId="211BEDF9"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75</w:t>
            </w:r>
          </w:p>
        </w:tc>
        <w:tc>
          <w:tcPr>
            <w:tcW w:w="709" w:type="dxa"/>
            <w:noWrap/>
            <w:hideMark/>
          </w:tcPr>
          <w:p w14:paraId="211BEDFA"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91</w:t>
            </w:r>
          </w:p>
        </w:tc>
        <w:tc>
          <w:tcPr>
            <w:tcW w:w="709" w:type="dxa"/>
            <w:noWrap/>
            <w:hideMark/>
          </w:tcPr>
          <w:p w14:paraId="211BEDFB"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177</w:t>
            </w:r>
          </w:p>
        </w:tc>
      </w:tr>
      <w:tr w:rsidR="006B6785" w:rsidRPr="009E2111" w14:paraId="211BEE05"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DFD" w14:textId="77777777" w:rsidR="006B6785" w:rsidRPr="009E2111" w:rsidRDefault="006B6785" w:rsidP="006C5A0B">
            <w:pPr>
              <w:spacing w:before="0" w:after="0"/>
              <w:ind w:firstLine="0"/>
              <w:jc w:val="left"/>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Sinistres et litiges</w:t>
            </w:r>
          </w:p>
        </w:tc>
        <w:tc>
          <w:tcPr>
            <w:tcW w:w="694" w:type="dxa"/>
            <w:noWrap/>
            <w:hideMark/>
          </w:tcPr>
          <w:p w14:paraId="211BEDFE"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12</w:t>
            </w:r>
          </w:p>
        </w:tc>
        <w:tc>
          <w:tcPr>
            <w:tcW w:w="851" w:type="dxa"/>
            <w:noWrap/>
            <w:hideMark/>
          </w:tcPr>
          <w:p w14:paraId="211BEDFF"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11</w:t>
            </w:r>
          </w:p>
        </w:tc>
        <w:tc>
          <w:tcPr>
            <w:tcW w:w="709" w:type="dxa"/>
            <w:noWrap/>
            <w:hideMark/>
          </w:tcPr>
          <w:p w14:paraId="211BEE00"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11</w:t>
            </w:r>
          </w:p>
        </w:tc>
        <w:tc>
          <w:tcPr>
            <w:tcW w:w="708" w:type="dxa"/>
            <w:noWrap/>
            <w:hideMark/>
          </w:tcPr>
          <w:p w14:paraId="211BEE01"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12</w:t>
            </w:r>
          </w:p>
        </w:tc>
        <w:tc>
          <w:tcPr>
            <w:tcW w:w="709" w:type="dxa"/>
            <w:noWrap/>
            <w:hideMark/>
          </w:tcPr>
          <w:p w14:paraId="211BEE02"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11</w:t>
            </w:r>
          </w:p>
        </w:tc>
        <w:tc>
          <w:tcPr>
            <w:tcW w:w="709" w:type="dxa"/>
            <w:noWrap/>
            <w:hideMark/>
          </w:tcPr>
          <w:p w14:paraId="211BEE03"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19</w:t>
            </w:r>
          </w:p>
        </w:tc>
        <w:tc>
          <w:tcPr>
            <w:tcW w:w="709" w:type="dxa"/>
            <w:noWrap/>
            <w:hideMark/>
          </w:tcPr>
          <w:p w14:paraId="211BEE04"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19</w:t>
            </w:r>
          </w:p>
        </w:tc>
      </w:tr>
      <w:tr w:rsidR="006B6785" w:rsidRPr="009E2111" w14:paraId="211BEE0E"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E06" w14:textId="77777777" w:rsidR="006B6785" w:rsidRPr="009E2111" w:rsidRDefault="006B6785" w:rsidP="006C5A0B">
            <w:pPr>
              <w:spacing w:before="0" w:after="0"/>
              <w:ind w:firstLine="0"/>
              <w:jc w:val="left"/>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Autres provisions pour risques et charges</w:t>
            </w:r>
          </w:p>
        </w:tc>
        <w:tc>
          <w:tcPr>
            <w:tcW w:w="694" w:type="dxa"/>
            <w:noWrap/>
            <w:hideMark/>
          </w:tcPr>
          <w:p w14:paraId="211BEE07"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86</w:t>
            </w:r>
          </w:p>
        </w:tc>
        <w:tc>
          <w:tcPr>
            <w:tcW w:w="851" w:type="dxa"/>
            <w:noWrap/>
            <w:hideMark/>
          </w:tcPr>
          <w:p w14:paraId="211BEE08"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77</w:t>
            </w:r>
          </w:p>
        </w:tc>
        <w:tc>
          <w:tcPr>
            <w:tcW w:w="709" w:type="dxa"/>
            <w:noWrap/>
            <w:hideMark/>
          </w:tcPr>
          <w:p w14:paraId="211BEE09"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99</w:t>
            </w:r>
          </w:p>
        </w:tc>
        <w:tc>
          <w:tcPr>
            <w:tcW w:w="708" w:type="dxa"/>
            <w:noWrap/>
            <w:hideMark/>
          </w:tcPr>
          <w:p w14:paraId="211BEE0A"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125</w:t>
            </w:r>
          </w:p>
        </w:tc>
        <w:tc>
          <w:tcPr>
            <w:tcW w:w="709" w:type="dxa"/>
            <w:noWrap/>
            <w:hideMark/>
          </w:tcPr>
          <w:p w14:paraId="211BEE0B"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90</w:t>
            </w:r>
          </w:p>
        </w:tc>
        <w:tc>
          <w:tcPr>
            <w:tcW w:w="709" w:type="dxa"/>
            <w:noWrap/>
            <w:hideMark/>
          </w:tcPr>
          <w:p w14:paraId="211BEE0C"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82</w:t>
            </w:r>
          </w:p>
        </w:tc>
        <w:tc>
          <w:tcPr>
            <w:tcW w:w="709" w:type="dxa"/>
            <w:noWrap/>
            <w:hideMark/>
          </w:tcPr>
          <w:p w14:paraId="211BEE0D"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97</w:t>
            </w:r>
          </w:p>
        </w:tc>
      </w:tr>
      <w:tr w:rsidR="006B6785" w:rsidRPr="009E2111" w14:paraId="211BEE17"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E0F" w14:textId="77777777" w:rsidR="006B6785" w:rsidRPr="009E2111" w:rsidRDefault="006B6785" w:rsidP="006C5A0B">
            <w:pPr>
              <w:spacing w:before="0" w:after="0"/>
              <w:ind w:firstLine="0"/>
              <w:jc w:val="left"/>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Total</w:t>
            </w:r>
          </w:p>
        </w:tc>
        <w:tc>
          <w:tcPr>
            <w:tcW w:w="694" w:type="dxa"/>
            <w:noWrap/>
            <w:hideMark/>
          </w:tcPr>
          <w:p w14:paraId="211BEE10"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1 097</w:t>
            </w:r>
          </w:p>
        </w:tc>
        <w:tc>
          <w:tcPr>
            <w:tcW w:w="851" w:type="dxa"/>
            <w:noWrap/>
            <w:hideMark/>
          </w:tcPr>
          <w:p w14:paraId="211BEE11"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1 485</w:t>
            </w:r>
          </w:p>
        </w:tc>
        <w:tc>
          <w:tcPr>
            <w:tcW w:w="709" w:type="dxa"/>
            <w:noWrap/>
            <w:hideMark/>
          </w:tcPr>
          <w:p w14:paraId="211BEE12"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1 662</w:t>
            </w:r>
          </w:p>
        </w:tc>
        <w:tc>
          <w:tcPr>
            <w:tcW w:w="708" w:type="dxa"/>
            <w:noWrap/>
            <w:hideMark/>
          </w:tcPr>
          <w:p w14:paraId="211BEE13"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1 673</w:t>
            </w:r>
          </w:p>
        </w:tc>
        <w:tc>
          <w:tcPr>
            <w:tcW w:w="709" w:type="dxa"/>
            <w:noWrap/>
            <w:hideMark/>
          </w:tcPr>
          <w:p w14:paraId="211BEE14"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1 703</w:t>
            </w:r>
          </w:p>
        </w:tc>
        <w:tc>
          <w:tcPr>
            <w:tcW w:w="709" w:type="dxa"/>
            <w:noWrap/>
            <w:hideMark/>
          </w:tcPr>
          <w:p w14:paraId="211BEE15"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1 727</w:t>
            </w:r>
          </w:p>
        </w:tc>
        <w:tc>
          <w:tcPr>
            <w:tcW w:w="709" w:type="dxa"/>
            <w:noWrap/>
            <w:hideMark/>
          </w:tcPr>
          <w:p w14:paraId="211BEE16"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1 958</w:t>
            </w:r>
          </w:p>
        </w:tc>
      </w:tr>
      <w:tr w:rsidR="006B6785" w:rsidRPr="009E2111" w14:paraId="211BEE20"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EE18" w14:textId="77777777" w:rsidR="006B6785" w:rsidRPr="009E2111" w:rsidRDefault="006B6785" w:rsidP="006C5A0B">
            <w:pPr>
              <w:spacing w:before="0" w:after="0"/>
              <w:ind w:firstLine="0"/>
              <w:jc w:val="left"/>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Solde net des dotations exercice N/ exercice N-1</w:t>
            </w:r>
          </w:p>
        </w:tc>
        <w:tc>
          <w:tcPr>
            <w:tcW w:w="694" w:type="dxa"/>
            <w:noWrap/>
            <w:hideMark/>
          </w:tcPr>
          <w:p w14:paraId="211BEE19"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p>
        </w:tc>
        <w:tc>
          <w:tcPr>
            <w:tcW w:w="851" w:type="dxa"/>
            <w:noWrap/>
            <w:hideMark/>
          </w:tcPr>
          <w:p w14:paraId="211BEE1A"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388</w:t>
            </w:r>
          </w:p>
        </w:tc>
        <w:tc>
          <w:tcPr>
            <w:tcW w:w="709" w:type="dxa"/>
            <w:noWrap/>
            <w:hideMark/>
          </w:tcPr>
          <w:p w14:paraId="211BEE1B"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177</w:t>
            </w:r>
          </w:p>
        </w:tc>
        <w:tc>
          <w:tcPr>
            <w:tcW w:w="708" w:type="dxa"/>
            <w:noWrap/>
            <w:hideMark/>
          </w:tcPr>
          <w:p w14:paraId="211BEE1C"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11</w:t>
            </w:r>
          </w:p>
        </w:tc>
        <w:tc>
          <w:tcPr>
            <w:tcW w:w="709" w:type="dxa"/>
            <w:noWrap/>
            <w:hideMark/>
          </w:tcPr>
          <w:p w14:paraId="211BEE1D"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30</w:t>
            </w:r>
          </w:p>
        </w:tc>
        <w:tc>
          <w:tcPr>
            <w:tcW w:w="709" w:type="dxa"/>
            <w:noWrap/>
            <w:hideMark/>
          </w:tcPr>
          <w:p w14:paraId="211BEE1E"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24</w:t>
            </w:r>
          </w:p>
        </w:tc>
        <w:tc>
          <w:tcPr>
            <w:tcW w:w="709" w:type="dxa"/>
            <w:noWrap/>
            <w:hideMark/>
          </w:tcPr>
          <w:p w14:paraId="211BEE1F" w14:textId="77777777" w:rsidR="006B6785" w:rsidRPr="009E2111"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9E2111">
              <w:rPr>
                <w:rFonts w:ascii="Times New Roman" w:eastAsia="Calibri" w:hAnsi="Times New Roman" w:cs="Times New Roman"/>
                <w:sz w:val="18"/>
                <w:szCs w:val="18"/>
                <w:lang w:eastAsia="fr-FR"/>
              </w:rPr>
              <w:t>231</w:t>
            </w:r>
          </w:p>
        </w:tc>
      </w:tr>
    </w:tbl>
    <w:p w14:paraId="211BEE21" w14:textId="77777777" w:rsidR="006B6785" w:rsidRPr="00883D54" w:rsidRDefault="006B6785" w:rsidP="006B6785">
      <w:pPr>
        <w:ind w:firstLine="709"/>
        <w:rPr>
          <w:rFonts w:ascii="Times New Roman" w:eastAsia="Times New Roman" w:hAnsi="Times New Roman" w:cs="Times New Roman"/>
          <w:i/>
          <w:sz w:val="18"/>
          <w:szCs w:val="20"/>
          <w:lang w:eastAsia="fr-FR"/>
        </w:rPr>
      </w:pPr>
      <w:r w:rsidRPr="00883D54">
        <w:rPr>
          <w:rFonts w:ascii="Times New Roman" w:eastAsia="Times New Roman" w:hAnsi="Times New Roman" w:cs="Times New Roman"/>
          <w:i/>
          <w:sz w:val="18"/>
          <w:szCs w:val="20"/>
          <w:lang w:eastAsia="fr-FR"/>
        </w:rPr>
        <w:t>Source : comptes annuels publiés La Poste SA</w:t>
      </w:r>
    </w:p>
    <w:p w14:paraId="211BEE22" w14:textId="77777777" w:rsidR="006B6785" w:rsidRPr="00883D54" w:rsidRDefault="006B6785" w:rsidP="006B6785">
      <w:pPr>
        <w:rPr>
          <w:rFonts w:ascii="Times New Roman" w:eastAsia="Times New Roman" w:hAnsi="Times New Roman" w:cs="Times New Roman"/>
          <w:szCs w:val="21"/>
          <w:lang w:eastAsia="fr-FR"/>
        </w:rPr>
      </w:pPr>
      <w:r w:rsidRPr="00883D54">
        <w:rPr>
          <w:rFonts w:ascii="Times New Roman" w:eastAsia="Times New Roman" w:hAnsi="Times New Roman" w:cs="Times New Roman"/>
          <w:szCs w:val="21"/>
          <w:lang w:eastAsia="fr-FR"/>
        </w:rPr>
        <w:t xml:space="preserve">D’une manière synthétique, l’évolution du bilan de La Poste </w:t>
      </w:r>
      <w:r>
        <w:rPr>
          <w:rFonts w:ascii="Times New Roman" w:eastAsia="Times New Roman" w:hAnsi="Times New Roman"/>
          <w:lang w:eastAsia="fr-FR"/>
        </w:rPr>
        <w:t xml:space="preserve">SA </w:t>
      </w:r>
      <w:r w:rsidRPr="00883D54">
        <w:rPr>
          <w:rFonts w:ascii="Times New Roman" w:eastAsia="Times New Roman" w:hAnsi="Times New Roman" w:cs="Times New Roman"/>
          <w:szCs w:val="21"/>
          <w:lang w:eastAsia="fr-FR"/>
        </w:rPr>
        <w:t>a été plus déterminée par l’augmentation de capital dont elle a bénéficié que par les résultats réalisés et l’activité.</w:t>
      </w:r>
    </w:p>
    <w:p w14:paraId="211BEE23" w14:textId="77777777" w:rsidR="006B6785" w:rsidRDefault="006B6785" w:rsidP="006B6785">
      <w:pPr>
        <w:rPr>
          <w:rFonts w:ascii="Times New Roman" w:eastAsia="Times New Roman" w:hAnsi="Times New Roman" w:cs="Times New Roman"/>
          <w:szCs w:val="21"/>
          <w:lang w:eastAsia="fr-FR"/>
        </w:rPr>
      </w:pPr>
    </w:p>
    <w:p w14:paraId="04B75CF7" w14:textId="77777777" w:rsidR="002A7E8E" w:rsidRDefault="002A7E8E" w:rsidP="006B6785">
      <w:pPr>
        <w:rPr>
          <w:rFonts w:ascii="Times New Roman" w:eastAsia="Times New Roman" w:hAnsi="Times New Roman" w:cs="Times New Roman"/>
          <w:szCs w:val="21"/>
          <w:lang w:eastAsia="fr-FR"/>
        </w:rPr>
      </w:pPr>
      <w:r>
        <w:rPr>
          <w:rFonts w:ascii="Times New Roman" w:eastAsia="Times New Roman" w:hAnsi="Times New Roman" w:cs="Times New Roman"/>
          <w:szCs w:val="21"/>
          <w:lang w:eastAsia="fr-FR"/>
        </w:rPr>
        <w:br w:type="page"/>
      </w:r>
    </w:p>
    <w:tbl>
      <w:tblPr>
        <w:tblStyle w:val="TABLEAURAPPORTPUBLICTHMATIQUE"/>
        <w:tblW w:w="8223" w:type="dxa"/>
        <w:tblInd w:w="-716" w:type="dxa"/>
        <w:tblLayout w:type="fixed"/>
        <w:tblLook w:val="04A0" w:firstRow="1" w:lastRow="0" w:firstColumn="1" w:lastColumn="0" w:noHBand="0" w:noVBand="1"/>
      </w:tblPr>
      <w:tblGrid>
        <w:gridCol w:w="1580"/>
        <w:gridCol w:w="1134"/>
        <w:gridCol w:w="690"/>
        <w:gridCol w:w="709"/>
        <w:gridCol w:w="709"/>
        <w:gridCol w:w="850"/>
        <w:gridCol w:w="850"/>
        <w:gridCol w:w="850"/>
        <w:gridCol w:w="851"/>
      </w:tblGrid>
      <w:tr w:rsidR="002A7E8E" w:rsidRPr="007F405A" w14:paraId="77496D13" w14:textId="77777777" w:rsidTr="00150EBD">
        <w:trPr>
          <w:cnfStyle w:val="100000000000" w:firstRow="1" w:lastRow="0" w:firstColumn="0" w:lastColumn="0" w:oddVBand="0" w:evenVBand="0" w:oddHBand="0"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09762EAD" w14:textId="77777777" w:rsidR="002A7E8E" w:rsidRPr="00D60438" w:rsidRDefault="002A7E8E" w:rsidP="00B90EB5">
            <w:pPr>
              <w:spacing w:before="0" w:after="0"/>
              <w:ind w:firstLine="0"/>
              <w:jc w:val="left"/>
              <w:rPr>
                <w:rFonts w:ascii="Times New Roman" w:eastAsia="Calibri" w:hAnsi="Times New Roman" w:cs="Times New Roman"/>
                <w:i w:val="0"/>
                <w:color w:val="000000" w:themeColor="text1"/>
                <w:sz w:val="16"/>
                <w:szCs w:val="16"/>
                <w:lang w:eastAsia="fr-FR"/>
              </w:rPr>
            </w:pPr>
            <w:r w:rsidRPr="00D60438">
              <w:rPr>
                <w:rFonts w:ascii="Times New Roman" w:eastAsia="Calibri" w:hAnsi="Times New Roman" w:cs="Times New Roman"/>
                <w:i w:val="0"/>
                <w:color w:val="000000" w:themeColor="text1"/>
                <w:sz w:val="16"/>
                <w:szCs w:val="16"/>
              </w:rPr>
              <w:t>Évolution</w:t>
            </w:r>
            <w:r w:rsidRPr="00D60438">
              <w:rPr>
                <w:rFonts w:ascii="Times New Roman" w:eastAsia="Calibri" w:hAnsi="Times New Roman" w:cs="Times New Roman"/>
                <w:i w:val="0"/>
                <w:color w:val="000000" w:themeColor="text1"/>
                <w:sz w:val="16"/>
                <w:szCs w:val="16"/>
                <w:lang w:eastAsia="fr-FR"/>
              </w:rPr>
              <w:t xml:space="preserve"> des capitaux propres La Poste SA en M€</w:t>
            </w:r>
          </w:p>
        </w:tc>
        <w:tc>
          <w:tcPr>
            <w:tcW w:w="1134" w:type="dxa"/>
            <w:noWrap/>
            <w:hideMark/>
          </w:tcPr>
          <w:p w14:paraId="15E94624" w14:textId="77777777" w:rsidR="002A7E8E" w:rsidRPr="00150EBD"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eastAsia="fr-FR"/>
              </w:rPr>
            </w:pPr>
            <w:r w:rsidRPr="00150EBD">
              <w:rPr>
                <w:rFonts w:ascii="Times New Roman" w:eastAsia="Calibri" w:hAnsi="Times New Roman" w:cs="Times New Roman"/>
                <w:color w:val="000000" w:themeColor="text1"/>
                <w:sz w:val="14"/>
                <w:szCs w:val="14"/>
                <w:lang w:val="en-US" w:eastAsia="fr-FR"/>
              </w:rPr>
              <w:t>Apports</w:t>
            </w:r>
          </w:p>
        </w:tc>
        <w:tc>
          <w:tcPr>
            <w:tcW w:w="690" w:type="dxa"/>
            <w:noWrap/>
            <w:hideMark/>
          </w:tcPr>
          <w:p w14:paraId="31349BC3" w14:textId="77777777" w:rsidR="002A7E8E" w:rsidRPr="00150EBD"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rPr>
            </w:pPr>
            <w:r w:rsidRPr="00150EBD">
              <w:rPr>
                <w:rFonts w:ascii="Times New Roman" w:eastAsia="Calibri" w:hAnsi="Times New Roman" w:cs="Times New Roman"/>
                <w:color w:val="000000" w:themeColor="text1"/>
                <w:sz w:val="14"/>
                <w:szCs w:val="14"/>
                <w:lang w:val="en-US" w:eastAsia="fr-FR"/>
              </w:rPr>
              <w:t>Autres fonds</w:t>
            </w:r>
          </w:p>
          <w:p w14:paraId="4A4842A9" w14:textId="77777777" w:rsidR="002A7E8E" w:rsidRPr="00150EBD"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eastAsia="fr-FR"/>
              </w:rPr>
            </w:pPr>
            <w:r w:rsidRPr="00150EBD">
              <w:rPr>
                <w:rFonts w:ascii="Times New Roman" w:eastAsia="Calibri" w:hAnsi="Times New Roman" w:cs="Times New Roman"/>
                <w:color w:val="000000" w:themeColor="text1"/>
                <w:sz w:val="14"/>
                <w:szCs w:val="14"/>
                <w:lang w:val="en-US" w:eastAsia="fr-FR"/>
              </w:rPr>
              <w:t>propres</w:t>
            </w:r>
          </w:p>
        </w:tc>
        <w:tc>
          <w:tcPr>
            <w:tcW w:w="709" w:type="dxa"/>
            <w:noWrap/>
            <w:hideMark/>
          </w:tcPr>
          <w:p w14:paraId="5132176C" w14:textId="77777777" w:rsidR="002A7E8E" w:rsidRPr="00150EBD"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rPr>
            </w:pPr>
            <w:r w:rsidRPr="00150EBD">
              <w:rPr>
                <w:rFonts w:ascii="Times New Roman" w:eastAsia="Calibri" w:hAnsi="Times New Roman" w:cs="Times New Roman"/>
                <w:color w:val="000000" w:themeColor="text1"/>
                <w:sz w:val="14"/>
                <w:szCs w:val="14"/>
                <w:lang w:val="en-US" w:eastAsia="fr-FR"/>
              </w:rPr>
              <w:t>Capital</w:t>
            </w:r>
          </w:p>
          <w:p w14:paraId="09B975C3" w14:textId="77777777" w:rsidR="002A7E8E" w:rsidRPr="00150EBD"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eastAsia="fr-FR"/>
              </w:rPr>
            </w:pPr>
            <w:r w:rsidRPr="00150EBD">
              <w:rPr>
                <w:rFonts w:ascii="Times New Roman" w:eastAsia="Calibri" w:hAnsi="Times New Roman" w:cs="Times New Roman"/>
                <w:color w:val="000000" w:themeColor="text1"/>
                <w:sz w:val="14"/>
                <w:szCs w:val="14"/>
                <w:lang w:val="en-US" w:eastAsia="fr-FR"/>
              </w:rPr>
              <w:t>social</w:t>
            </w:r>
          </w:p>
        </w:tc>
        <w:tc>
          <w:tcPr>
            <w:tcW w:w="709" w:type="dxa"/>
            <w:noWrap/>
            <w:hideMark/>
          </w:tcPr>
          <w:p w14:paraId="2AE7600E" w14:textId="77777777" w:rsidR="002A7E8E" w:rsidRPr="00150EBD"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rPr>
            </w:pPr>
            <w:r w:rsidRPr="00150EBD">
              <w:rPr>
                <w:rFonts w:ascii="Times New Roman" w:eastAsia="Calibri" w:hAnsi="Times New Roman" w:cs="Times New Roman"/>
                <w:color w:val="000000" w:themeColor="text1"/>
                <w:sz w:val="14"/>
                <w:szCs w:val="14"/>
                <w:lang w:val="en-US" w:eastAsia="fr-FR"/>
              </w:rPr>
              <w:t>Primes liées</w:t>
            </w:r>
          </w:p>
          <w:p w14:paraId="095CC4FE" w14:textId="77777777" w:rsidR="002A7E8E" w:rsidRPr="00150EBD"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eastAsia="fr-FR"/>
              </w:rPr>
            </w:pPr>
            <w:r w:rsidRPr="00150EBD">
              <w:rPr>
                <w:rFonts w:ascii="Times New Roman" w:eastAsia="Calibri" w:hAnsi="Times New Roman" w:cs="Times New Roman"/>
                <w:color w:val="000000" w:themeColor="text1"/>
                <w:sz w:val="14"/>
                <w:szCs w:val="14"/>
                <w:lang w:val="en-US" w:eastAsia="fr-FR"/>
              </w:rPr>
              <w:t>au capital</w:t>
            </w:r>
          </w:p>
        </w:tc>
        <w:tc>
          <w:tcPr>
            <w:tcW w:w="850" w:type="dxa"/>
            <w:noWrap/>
            <w:hideMark/>
          </w:tcPr>
          <w:p w14:paraId="46FDF7D3" w14:textId="77777777" w:rsidR="002A7E8E" w:rsidRPr="00150EBD"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eastAsia="fr-FR"/>
              </w:rPr>
            </w:pPr>
            <w:r w:rsidRPr="00150EBD">
              <w:rPr>
                <w:rFonts w:ascii="Times New Roman" w:eastAsia="Calibri" w:hAnsi="Times New Roman" w:cs="Times New Roman"/>
                <w:color w:val="000000" w:themeColor="text1"/>
                <w:sz w:val="14"/>
                <w:szCs w:val="14"/>
                <w:lang w:val="en-US" w:eastAsia="fr-FR"/>
              </w:rPr>
              <w:t>Réserves</w:t>
            </w:r>
          </w:p>
        </w:tc>
        <w:tc>
          <w:tcPr>
            <w:tcW w:w="850" w:type="dxa"/>
            <w:noWrap/>
            <w:hideMark/>
          </w:tcPr>
          <w:p w14:paraId="1819324C" w14:textId="77777777" w:rsidR="002A7E8E" w:rsidRPr="00150EBD"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rPr>
            </w:pPr>
            <w:r w:rsidRPr="00150EBD">
              <w:rPr>
                <w:rFonts w:ascii="Times New Roman" w:eastAsia="Calibri" w:hAnsi="Times New Roman" w:cs="Times New Roman"/>
                <w:color w:val="000000" w:themeColor="text1"/>
                <w:sz w:val="14"/>
                <w:szCs w:val="14"/>
                <w:lang w:val="en-US" w:eastAsia="fr-FR"/>
              </w:rPr>
              <w:t>Report</w:t>
            </w:r>
          </w:p>
          <w:p w14:paraId="19AB3C84" w14:textId="77777777" w:rsidR="002A7E8E" w:rsidRPr="00150EBD"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eastAsia="fr-FR"/>
              </w:rPr>
            </w:pPr>
            <w:r w:rsidRPr="00150EBD">
              <w:rPr>
                <w:rFonts w:ascii="Times New Roman" w:eastAsia="Calibri" w:hAnsi="Times New Roman" w:cs="Times New Roman"/>
                <w:color w:val="000000" w:themeColor="text1"/>
                <w:sz w:val="14"/>
                <w:szCs w:val="14"/>
                <w:lang w:val="en-US" w:eastAsia="fr-FR"/>
              </w:rPr>
              <w:t>à nouveau</w:t>
            </w:r>
          </w:p>
        </w:tc>
        <w:tc>
          <w:tcPr>
            <w:tcW w:w="850" w:type="dxa"/>
            <w:noWrap/>
            <w:hideMark/>
          </w:tcPr>
          <w:p w14:paraId="593D628D" w14:textId="77777777" w:rsidR="002A7E8E" w:rsidRPr="00150EBD"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rPr>
            </w:pPr>
            <w:r w:rsidRPr="00150EBD">
              <w:rPr>
                <w:rFonts w:ascii="Times New Roman" w:eastAsia="Calibri" w:hAnsi="Times New Roman" w:cs="Times New Roman"/>
                <w:color w:val="000000" w:themeColor="text1"/>
                <w:sz w:val="14"/>
                <w:szCs w:val="14"/>
                <w:lang w:val="en-US" w:eastAsia="fr-FR"/>
              </w:rPr>
              <w:t>Résultat de</w:t>
            </w:r>
          </w:p>
          <w:p w14:paraId="22FAA9D2" w14:textId="49583A37" w:rsidR="002A7E8E" w:rsidRPr="00150EBD" w:rsidRDefault="002A7E8E" w:rsidP="00150EBD">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eastAsia="fr-FR"/>
              </w:rPr>
            </w:pPr>
            <w:r w:rsidRPr="00150EBD">
              <w:rPr>
                <w:rFonts w:ascii="Times New Roman" w:eastAsia="Calibri" w:hAnsi="Times New Roman" w:cs="Times New Roman"/>
                <w:color w:val="000000" w:themeColor="text1"/>
                <w:sz w:val="14"/>
                <w:szCs w:val="14"/>
                <w:lang w:val="en-US" w:eastAsia="fr-FR"/>
              </w:rPr>
              <w:t>l'exercic</w:t>
            </w:r>
            <w:r w:rsidR="00150EBD" w:rsidRPr="00150EBD">
              <w:rPr>
                <w:rFonts w:ascii="Times New Roman" w:eastAsia="Calibri" w:hAnsi="Times New Roman" w:cs="Times New Roman"/>
                <w:color w:val="000000" w:themeColor="text1"/>
                <w:sz w:val="14"/>
                <w:szCs w:val="14"/>
                <w:lang w:val="en-US" w:eastAsia="fr-FR"/>
              </w:rPr>
              <w:t>e</w:t>
            </w:r>
          </w:p>
        </w:tc>
        <w:tc>
          <w:tcPr>
            <w:tcW w:w="851" w:type="dxa"/>
            <w:noWrap/>
            <w:hideMark/>
          </w:tcPr>
          <w:p w14:paraId="055194AA" w14:textId="77777777" w:rsidR="002A7E8E" w:rsidRPr="00150EBD"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rPr>
            </w:pPr>
            <w:r w:rsidRPr="00150EBD">
              <w:rPr>
                <w:rFonts w:ascii="Times New Roman" w:eastAsia="Calibri" w:hAnsi="Times New Roman" w:cs="Times New Roman"/>
                <w:color w:val="000000" w:themeColor="text1"/>
                <w:sz w:val="14"/>
                <w:szCs w:val="14"/>
                <w:lang w:val="en-US" w:eastAsia="fr-FR"/>
              </w:rPr>
              <w:t>Total</w:t>
            </w:r>
          </w:p>
          <w:p w14:paraId="25C0FA27" w14:textId="77777777" w:rsidR="002A7E8E" w:rsidRPr="00150EBD" w:rsidRDefault="002A7E8E" w:rsidP="00B90EB5">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4"/>
                <w:szCs w:val="14"/>
                <w:lang w:val="en-US" w:eastAsia="fr-FR"/>
              </w:rPr>
            </w:pPr>
            <w:r w:rsidRPr="00150EBD">
              <w:rPr>
                <w:rFonts w:ascii="Times New Roman" w:eastAsia="Calibri" w:hAnsi="Times New Roman" w:cs="Times New Roman"/>
                <w:color w:val="000000" w:themeColor="text1"/>
                <w:sz w:val="14"/>
                <w:szCs w:val="14"/>
                <w:lang w:val="en-US" w:eastAsia="fr-FR"/>
              </w:rPr>
              <w:t>Capitaux</w:t>
            </w:r>
          </w:p>
        </w:tc>
      </w:tr>
      <w:tr w:rsidR="002A7E8E" w:rsidRPr="007F405A" w14:paraId="6DA70C0C"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56EA79F9" w14:textId="77777777" w:rsidR="002A7E8E" w:rsidRPr="002A7E8E" w:rsidRDefault="002A7E8E" w:rsidP="00B90EB5">
            <w:pPr>
              <w:spacing w:before="0" w:after="0"/>
              <w:ind w:firstLine="0"/>
              <w:jc w:val="left"/>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Situation au 31 décembre 2009</w:t>
            </w:r>
          </w:p>
        </w:tc>
        <w:tc>
          <w:tcPr>
            <w:tcW w:w="1134" w:type="dxa"/>
            <w:noWrap/>
            <w:hideMark/>
          </w:tcPr>
          <w:p w14:paraId="7C5619E6"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2 258</w:t>
            </w:r>
          </w:p>
        </w:tc>
        <w:tc>
          <w:tcPr>
            <w:tcW w:w="690" w:type="dxa"/>
            <w:noWrap/>
            <w:hideMark/>
          </w:tcPr>
          <w:p w14:paraId="0E2C8199"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209</w:t>
            </w:r>
          </w:p>
        </w:tc>
        <w:tc>
          <w:tcPr>
            <w:tcW w:w="709" w:type="dxa"/>
            <w:noWrap/>
            <w:hideMark/>
          </w:tcPr>
          <w:p w14:paraId="5C747391"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709" w:type="dxa"/>
            <w:noWrap/>
            <w:hideMark/>
          </w:tcPr>
          <w:p w14:paraId="7A826939"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850" w:type="dxa"/>
            <w:noWrap/>
            <w:hideMark/>
          </w:tcPr>
          <w:p w14:paraId="780BB0F5"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850" w:type="dxa"/>
            <w:noWrap/>
            <w:hideMark/>
          </w:tcPr>
          <w:p w14:paraId="73908D94"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606</w:t>
            </w:r>
          </w:p>
        </w:tc>
        <w:tc>
          <w:tcPr>
            <w:tcW w:w="850" w:type="dxa"/>
            <w:noWrap/>
            <w:hideMark/>
          </w:tcPr>
          <w:p w14:paraId="0B945A3C"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30</w:t>
            </w:r>
          </w:p>
        </w:tc>
        <w:tc>
          <w:tcPr>
            <w:tcW w:w="851" w:type="dxa"/>
            <w:noWrap/>
            <w:hideMark/>
          </w:tcPr>
          <w:p w14:paraId="55565FD3"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3 103</w:t>
            </w:r>
          </w:p>
        </w:tc>
      </w:tr>
      <w:tr w:rsidR="002A7E8E" w:rsidRPr="007F405A" w14:paraId="0B3171BF"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3C8625DD"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Création d'un capital social (création de la SA)</w:t>
            </w:r>
          </w:p>
        </w:tc>
        <w:tc>
          <w:tcPr>
            <w:tcW w:w="1134" w:type="dxa"/>
            <w:noWrap/>
            <w:hideMark/>
          </w:tcPr>
          <w:p w14:paraId="016772B8"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-2 258</w:t>
            </w:r>
          </w:p>
        </w:tc>
        <w:tc>
          <w:tcPr>
            <w:tcW w:w="690" w:type="dxa"/>
            <w:noWrap/>
            <w:hideMark/>
          </w:tcPr>
          <w:p w14:paraId="78A8B1BD"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-209</w:t>
            </w:r>
          </w:p>
        </w:tc>
        <w:tc>
          <w:tcPr>
            <w:tcW w:w="709" w:type="dxa"/>
            <w:noWrap/>
            <w:hideMark/>
          </w:tcPr>
          <w:p w14:paraId="7AB7A900"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1 000</w:t>
            </w:r>
          </w:p>
        </w:tc>
        <w:tc>
          <w:tcPr>
            <w:tcW w:w="709" w:type="dxa"/>
            <w:noWrap/>
            <w:hideMark/>
          </w:tcPr>
          <w:p w14:paraId="72DB6ECA"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7363D15"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1 467</w:t>
            </w:r>
          </w:p>
        </w:tc>
        <w:tc>
          <w:tcPr>
            <w:tcW w:w="850" w:type="dxa"/>
            <w:noWrap/>
            <w:hideMark/>
          </w:tcPr>
          <w:p w14:paraId="26D238A8"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9D43954"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1" w:type="dxa"/>
            <w:noWrap/>
            <w:hideMark/>
          </w:tcPr>
          <w:p w14:paraId="0DA8437B"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r>
      <w:tr w:rsidR="002A7E8E" w:rsidRPr="007F405A" w14:paraId="1A4EEB77"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02E55860"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Affectation du résultat</w:t>
            </w:r>
          </w:p>
        </w:tc>
        <w:tc>
          <w:tcPr>
            <w:tcW w:w="1134" w:type="dxa"/>
            <w:noWrap/>
            <w:hideMark/>
          </w:tcPr>
          <w:p w14:paraId="337BFFE4"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37149D55"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2CE485A5"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55E7D485"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39D0DA64"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2</w:t>
            </w:r>
          </w:p>
        </w:tc>
        <w:tc>
          <w:tcPr>
            <w:tcW w:w="850" w:type="dxa"/>
            <w:noWrap/>
            <w:hideMark/>
          </w:tcPr>
          <w:p w14:paraId="1C5713A2"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5398F781"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-2</w:t>
            </w:r>
          </w:p>
        </w:tc>
        <w:tc>
          <w:tcPr>
            <w:tcW w:w="851" w:type="dxa"/>
            <w:noWrap/>
            <w:hideMark/>
          </w:tcPr>
          <w:p w14:paraId="2E5BFEE9"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r>
      <w:tr w:rsidR="002A7E8E" w:rsidRPr="007F405A" w14:paraId="26985B28"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60ABFE42"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Distribution du dividende</w:t>
            </w:r>
          </w:p>
        </w:tc>
        <w:tc>
          <w:tcPr>
            <w:tcW w:w="1134" w:type="dxa"/>
            <w:noWrap/>
            <w:hideMark/>
          </w:tcPr>
          <w:p w14:paraId="41461580"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38B39C14"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5D77772B"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4B238689"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2CED0E69"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1D4EA76A"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-76</w:t>
            </w:r>
          </w:p>
        </w:tc>
        <w:tc>
          <w:tcPr>
            <w:tcW w:w="850" w:type="dxa"/>
            <w:noWrap/>
            <w:hideMark/>
          </w:tcPr>
          <w:p w14:paraId="6D795C1B"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-28</w:t>
            </w:r>
          </w:p>
        </w:tc>
        <w:tc>
          <w:tcPr>
            <w:tcW w:w="851" w:type="dxa"/>
            <w:noWrap/>
            <w:hideMark/>
          </w:tcPr>
          <w:p w14:paraId="63CF6667"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-104</w:t>
            </w:r>
          </w:p>
        </w:tc>
      </w:tr>
      <w:tr w:rsidR="002A7E8E" w:rsidRPr="007F405A" w14:paraId="4CD55DD6"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3DEDC9ED"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Résultat de la Période</w:t>
            </w:r>
          </w:p>
        </w:tc>
        <w:tc>
          <w:tcPr>
            <w:tcW w:w="1134" w:type="dxa"/>
            <w:noWrap/>
            <w:hideMark/>
          </w:tcPr>
          <w:p w14:paraId="66684C02"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4A38CA6F"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7FBAD8C4"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3E1ACC3E"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251A35E0"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7991938F"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0D6D633"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-117</w:t>
            </w:r>
          </w:p>
        </w:tc>
        <w:tc>
          <w:tcPr>
            <w:tcW w:w="851" w:type="dxa"/>
            <w:noWrap/>
            <w:hideMark/>
          </w:tcPr>
          <w:p w14:paraId="2CE4491B"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-117</w:t>
            </w:r>
          </w:p>
        </w:tc>
      </w:tr>
      <w:tr w:rsidR="002A7E8E" w:rsidRPr="007F405A" w14:paraId="397BA553"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307DAA18" w14:textId="77777777" w:rsidR="002A7E8E" w:rsidRPr="002A7E8E" w:rsidRDefault="002A7E8E" w:rsidP="00B90EB5">
            <w:pPr>
              <w:spacing w:before="0" w:after="0"/>
              <w:ind w:firstLine="0"/>
              <w:jc w:val="left"/>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Situation au 31 décembre 2010</w:t>
            </w:r>
          </w:p>
        </w:tc>
        <w:tc>
          <w:tcPr>
            <w:tcW w:w="1134" w:type="dxa"/>
            <w:noWrap/>
            <w:hideMark/>
          </w:tcPr>
          <w:p w14:paraId="5FF31BE8"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690" w:type="dxa"/>
            <w:noWrap/>
            <w:hideMark/>
          </w:tcPr>
          <w:p w14:paraId="0C826E2C"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709" w:type="dxa"/>
            <w:noWrap/>
            <w:hideMark/>
          </w:tcPr>
          <w:p w14:paraId="02C94E21"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1 000</w:t>
            </w:r>
          </w:p>
        </w:tc>
        <w:tc>
          <w:tcPr>
            <w:tcW w:w="709" w:type="dxa"/>
            <w:noWrap/>
            <w:hideMark/>
          </w:tcPr>
          <w:p w14:paraId="7FC6E7AE"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850" w:type="dxa"/>
            <w:noWrap/>
            <w:hideMark/>
          </w:tcPr>
          <w:p w14:paraId="0CB2F80D"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1 469</w:t>
            </w:r>
          </w:p>
        </w:tc>
        <w:tc>
          <w:tcPr>
            <w:tcW w:w="850" w:type="dxa"/>
            <w:noWrap/>
            <w:hideMark/>
          </w:tcPr>
          <w:p w14:paraId="48E2BC40"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529</w:t>
            </w:r>
          </w:p>
        </w:tc>
        <w:tc>
          <w:tcPr>
            <w:tcW w:w="850" w:type="dxa"/>
            <w:noWrap/>
            <w:hideMark/>
          </w:tcPr>
          <w:p w14:paraId="3D5CBF90"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-117</w:t>
            </w:r>
          </w:p>
        </w:tc>
        <w:tc>
          <w:tcPr>
            <w:tcW w:w="851" w:type="dxa"/>
            <w:noWrap/>
            <w:hideMark/>
          </w:tcPr>
          <w:p w14:paraId="2A2DC8C3"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2 881</w:t>
            </w:r>
          </w:p>
        </w:tc>
      </w:tr>
      <w:tr w:rsidR="002A7E8E" w:rsidRPr="007F405A" w14:paraId="6BB6206A"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57823BBD"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Augmentation de capital par incorporation de réserves</w:t>
            </w:r>
          </w:p>
        </w:tc>
        <w:tc>
          <w:tcPr>
            <w:tcW w:w="1134" w:type="dxa"/>
            <w:noWrap/>
            <w:hideMark/>
          </w:tcPr>
          <w:p w14:paraId="3A3AB2A7"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78E48735"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7223F496"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1 000</w:t>
            </w:r>
          </w:p>
        </w:tc>
        <w:tc>
          <w:tcPr>
            <w:tcW w:w="709" w:type="dxa"/>
            <w:noWrap/>
            <w:hideMark/>
          </w:tcPr>
          <w:p w14:paraId="686B13E7"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EE77708"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-1 000</w:t>
            </w:r>
          </w:p>
        </w:tc>
        <w:tc>
          <w:tcPr>
            <w:tcW w:w="850" w:type="dxa"/>
            <w:noWrap/>
            <w:hideMark/>
          </w:tcPr>
          <w:p w14:paraId="40CE603F"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484F31EB"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1" w:type="dxa"/>
            <w:noWrap/>
            <w:hideMark/>
          </w:tcPr>
          <w:p w14:paraId="213AE6D4"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r>
      <w:tr w:rsidR="002A7E8E" w:rsidRPr="007F405A" w14:paraId="3AABDAA4"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450674B3"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rPr>
              <w:t>Augmentation</w:t>
            </w:r>
            <w:r w:rsidRPr="002A7E8E">
              <w:rPr>
                <w:rFonts w:ascii="Times New Roman" w:eastAsia="Calibri" w:hAnsi="Times New Roman" w:cs="Times New Roman"/>
                <w:sz w:val="16"/>
                <w:szCs w:val="16"/>
                <w:lang w:eastAsia="fr-FR"/>
              </w:rPr>
              <w:t xml:space="preserve"> de capital par émission d'ABSA</w:t>
            </w:r>
          </w:p>
        </w:tc>
        <w:tc>
          <w:tcPr>
            <w:tcW w:w="1134" w:type="dxa"/>
            <w:noWrap/>
            <w:hideMark/>
          </w:tcPr>
          <w:p w14:paraId="23B7C9FA"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5CCC3238"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20AF633D"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1 400</w:t>
            </w:r>
          </w:p>
        </w:tc>
        <w:tc>
          <w:tcPr>
            <w:tcW w:w="709" w:type="dxa"/>
            <w:noWrap/>
            <w:hideMark/>
          </w:tcPr>
          <w:p w14:paraId="037EED49"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700</w:t>
            </w:r>
          </w:p>
        </w:tc>
        <w:tc>
          <w:tcPr>
            <w:tcW w:w="850" w:type="dxa"/>
            <w:noWrap/>
            <w:hideMark/>
          </w:tcPr>
          <w:p w14:paraId="3761BFFE"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3C0F4F23"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325BBFB7"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1" w:type="dxa"/>
            <w:noWrap/>
            <w:hideMark/>
          </w:tcPr>
          <w:p w14:paraId="04D6ACB2"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2 100</w:t>
            </w:r>
          </w:p>
        </w:tc>
      </w:tr>
      <w:tr w:rsidR="002A7E8E" w:rsidRPr="007F405A" w14:paraId="306284B3"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6DEFA556"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Affectation du résultat</w:t>
            </w:r>
          </w:p>
        </w:tc>
        <w:tc>
          <w:tcPr>
            <w:tcW w:w="1134" w:type="dxa"/>
            <w:noWrap/>
            <w:hideMark/>
          </w:tcPr>
          <w:p w14:paraId="1DA6B354"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1F3A6453"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1E279095"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6EE26218"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7DDA14DF"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325FAD6B"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-117</w:t>
            </w:r>
          </w:p>
        </w:tc>
        <w:tc>
          <w:tcPr>
            <w:tcW w:w="850" w:type="dxa"/>
            <w:noWrap/>
            <w:hideMark/>
          </w:tcPr>
          <w:p w14:paraId="1B8CA5D5"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117</w:t>
            </w:r>
          </w:p>
        </w:tc>
        <w:tc>
          <w:tcPr>
            <w:tcW w:w="851" w:type="dxa"/>
            <w:noWrap/>
            <w:hideMark/>
          </w:tcPr>
          <w:p w14:paraId="7DC2AC8C"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r>
      <w:tr w:rsidR="002A7E8E" w:rsidRPr="007F405A" w14:paraId="4FE763FE"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4E899B05"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Distribution de dividendes</w:t>
            </w:r>
          </w:p>
        </w:tc>
        <w:tc>
          <w:tcPr>
            <w:tcW w:w="1134" w:type="dxa"/>
            <w:noWrap/>
            <w:hideMark/>
          </w:tcPr>
          <w:p w14:paraId="100D0069"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5DD57DB5"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6244601E"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74285728"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4AA487D3"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24FB91E1"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-136</w:t>
            </w:r>
          </w:p>
        </w:tc>
        <w:tc>
          <w:tcPr>
            <w:tcW w:w="850" w:type="dxa"/>
            <w:noWrap/>
            <w:hideMark/>
          </w:tcPr>
          <w:p w14:paraId="6218319D"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1" w:type="dxa"/>
            <w:noWrap/>
            <w:hideMark/>
          </w:tcPr>
          <w:p w14:paraId="55343BCF"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-136</w:t>
            </w:r>
          </w:p>
        </w:tc>
      </w:tr>
      <w:tr w:rsidR="002A7E8E" w:rsidRPr="007F405A" w14:paraId="5AEFC02C"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7AF3E169"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Résultat de la période</w:t>
            </w:r>
          </w:p>
        </w:tc>
        <w:tc>
          <w:tcPr>
            <w:tcW w:w="1134" w:type="dxa"/>
            <w:noWrap/>
            <w:hideMark/>
          </w:tcPr>
          <w:p w14:paraId="791B66B0"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2B3F5D5C"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38ED49CB"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0234D381"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3FA2BEC6"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17D93A3"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2995BFAA"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179</w:t>
            </w:r>
          </w:p>
        </w:tc>
        <w:tc>
          <w:tcPr>
            <w:tcW w:w="851" w:type="dxa"/>
            <w:noWrap/>
            <w:hideMark/>
          </w:tcPr>
          <w:p w14:paraId="70E6A25D"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179</w:t>
            </w:r>
          </w:p>
        </w:tc>
      </w:tr>
      <w:tr w:rsidR="002A7E8E" w:rsidRPr="007F405A" w14:paraId="7AC15ED3"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3AAC3186" w14:textId="77777777" w:rsidR="002A7E8E" w:rsidRPr="002A7E8E" w:rsidRDefault="002A7E8E" w:rsidP="00B90EB5">
            <w:pPr>
              <w:spacing w:before="0" w:after="0"/>
              <w:ind w:firstLine="0"/>
              <w:jc w:val="left"/>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Situation au 31 décembre 2011</w:t>
            </w:r>
          </w:p>
        </w:tc>
        <w:tc>
          <w:tcPr>
            <w:tcW w:w="1134" w:type="dxa"/>
            <w:noWrap/>
            <w:hideMark/>
          </w:tcPr>
          <w:p w14:paraId="7AF4BDD7"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690" w:type="dxa"/>
            <w:noWrap/>
            <w:hideMark/>
          </w:tcPr>
          <w:p w14:paraId="1A23CAFB"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709" w:type="dxa"/>
            <w:noWrap/>
            <w:hideMark/>
          </w:tcPr>
          <w:p w14:paraId="6A2ECBFC"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3 400</w:t>
            </w:r>
          </w:p>
        </w:tc>
        <w:tc>
          <w:tcPr>
            <w:tcW w:w="709" w:type="dxa"/>
            <w:noWrap/>
            <w:hideMark/>
          </w:tcPr>
          <w:p w14:paraId="2054635B"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700</w:t>
            </w:r>
          </w:p>
        </w:tc>
        <w:tc>
          <w:tcPr>
            <w:tcW w:w="850" w:type="dxa"/>
            <w:noWrap/>
            <w:hideMark/>
          </w:tcPr>
          <w:p w14:paraId="6074679C"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469</w:t>
            </w:r>
          </w:p>
        </w:tc>
        <w:tc>
          <w:tcPr>
            <w:tcW w:w="850" w:type="dxa"/>
            <w:noWrap/>
            <w:hideMark/>
          </w:tcPr>
          <w:p w14:paraId="6CB7A56F"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276</w:t>
            </w:r>
          </w:p>
        </w:tc>
        <w:tc>
          <w:tcPr>
            <w:tcW w:w="850" w:type="dxa"/>
            <w:noWrap/>
            <w:hideMark/>
          </w:tcPr>
          <w:p w14:paraId="5C528464"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179</w:t>
            </w:r>
          </w:p>
        </w:tc>
        <w:tc>
          <w:tcPr>
            <w:tcW w:w="851" w:type="dxa"/>
            <w:noWrap/>
            <w:hideMark/>
          </w:tcPr>
          <w:p w14:paraId="64ADCDE9"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5 024</w:t>
            </w:r>
          </w:p>
        </w:tc>
      </w:tr>
      <w:tr w:rsidR="002A7E8E" w:rsidRPr="007F405A" w14:paraId="4DE71722"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675FB62B"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 xml:space="preserve">Affectation du résultat </w:t>
            </w:r>
          </w:p>
        </w:tc>
        <w:tc>
          <w:tcPr>
            <w:tcW w:w="1134" w:type="dxa"/>
            <w:noWrap/>
            <w:hideMark/>
          </w:tcPr>
          <w:p w14:paraId="5DDC70A7"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6CDA991F"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19312E07"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0EBF8E73"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5C88553"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9</w:t>
            </w:r>
          </w:p>
        </w:tc>
        <w:tc>
          <w:tcPr>
            <w:tcW w:w="850" w:type="dxa"/>
            <w:noWrap/>
            <w:hideMark/>
          </w:tcPr>
          <w:p w14:paraId="58AFC028"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26</w:t>
            </w:r>
          </w:p>
        </w:tc>
        <w:tc>
          <w:tcPr>
            <w:tcW w:w="850" w:type="dxa"/>
            <w:noWrap/>
            <w:hideMark/>
          </w:tcPr>
          <w:p w14:paraId="696B93CC"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-35</w:t>
            </w:r>
          </w:p>
        </w:tc>
        <w:tc>
          <w:tcPr>
            <w:tcW w:w="851" w:type="dxa"/>
            <w:noWrap/>
            <w:hideMark/>
          </w:tcPr>
          <w:p w14:paraId="5F11EE12"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r>
      <w:tr w:rsidR="002A7E8E" w:rsidRPr="007F405A" w14:paraId="49705D90"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356F5116"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 xml:space="preserve">Distribution de dividendes </w:t>
            </w:r>
          </w:p>
        </w:tc>
        <w:tc>
          <w:tcPr>
            <w:tcW w:w="1134" w:type="dxa"/>
            <w:noWrap/>
            <w:hideMark/>
          </w:tcPr>
          <w:p w14:paraId="0A869BC0"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6911D7A9"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6C8B5019"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378CC9E4"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2F29FE94"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791849EE"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33D92B52"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-144</w:t>
            </w:r>
          </w:p>
        </w:tc>
        <w:tc>
          <w:tcPr>
            <w:tcW w:w="851" w:type="dxa"/>
            <w:noWrap/>
            <w:hideMark/>
          </w:tcPr>
          <w:p w14:paraId="2D5FA602"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-144</w:t>
            </w:r>
          </w:p>
        </w:tc>
      </w:tr>
      <w:tr w:rsidR="002A7E8E" w:rsidRPr="007F405A" w14:paraId="2B0C5A59"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76C2380C"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Résultat de la période</w:t>
            </w:r>
          </w:p>
        </w:tc>
        <w:tc>
          <w:tcPr>
            <w:tcW w:w="1134" w:type="dxa"/>
            <w:noWrap/>
            <w:hideMark/>
          </w:tcPr>
          <w:p w14:paraId="13ED234A"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0B6F9C56"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53CD4989"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058AF2C0"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3E8F6B65"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1F17CBA6"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EEC5D7E"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66</w:t>
            </w:r>
          </w:p>
        </w:tc>
        <w:tc>
          <w:tcPr>
            <w:tcW w:w="851" w:type="dxa"/>
            <w:noWrap/>
            <w:hideMark/>
          </w:tcPr>
          <w:p w14:paraId="7CCBA1D5"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66</w:t>
            </w:r>
          </w:p>
        </w:tc>
      </w:tr>
      <w:tr w:rsidR="002A7E8E" w:rsidRPr="007F405A" w14:paraId="617DC626"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13F2C673" w14:textId="77777777" w:rsidR="002A7E8E" w:rsidRPr="002A7E8E" w:rsidRDefault="002A7E8E" w:rsidP="00B90EB5">
            <w:pPr>
              <w:spacing w:before="0" w:after="0"/>
              <w:ind w:firstLine="0"/>
              <w:jc w:val="left"/>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Situation au 31 décembre 2012</w:t>
            </w:r>
          </w:p>
        </w:tc>
        <w:tc>
          <w:tcPr>
            <w:tcW w:w="1134" w:type="dxa"/>
            <w:noWrap/>
            <w:hideMark/>
          </w:tcPr>
          <w:p w14:paraId="63B3F381"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690" w:type="dxa"/>
            <w:noWrap/>
            <w:hideMark/>
          </w:tcPr>
          <w:p w14:paraId="099191E1"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709" w:type="dxa"/>
            <w:noWrap/>
            <w:hideMark/>
          </w:tcPr>
          <w:p w14:paraId="30961B70"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3 400</w:t>
            </w:r>
          </w:p>
        </w:tc>
        <w:tc>
          <w:tcPr>
            <w:tcW w:w="709" w:type="dxa"/>
            <w:noWrap/>
            <w:hideMark/>
          </w:tcPr>
          <w:p w14:paraId="09A76218"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700</w:t>
            </w:r>
          </w:p>
        </w:tc>
        <w:tc>
          <w:tcPr>
            <w:tcW w:w="850" w:type="dxa"/>
            <w:noWrap/>
            <w:hideMark/>
          </w:tcPr>
          <w:p w14:paraId="756AF45A"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478</w:t>
            </w:r>
          </w:p>
        </w:tc>
        <w:tc>
          <w:tcPr>
            <w:tcW w:w="850" w:type="dxa"/>
            <w:noWrap/>
            <w:hideMark/>
          </w:tcPr>
          <w:p w14:paraId="232D2565"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302</w:t>
            </w:r>
          </w:p>
        </w:tc>
        <w:tc>
          <w:tcPr>
            <w:tcW w:w="850" w:type="dxa"/>
            <w:noWrap/>
            <w:hideMark/>
          </w:tcPr>
          <w:p w14:paraId="1600618B"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66</w:t>
            </w:r>
          </w:p>
        </w:tc>
        <w:tc>
          <w:tcPr>
            <w:tcW w:w="851" w:type="dxa"/>
            <w:noWrap/>
            <w:hideMark/>
          </w:tcPr>
          <w:p w14:paraId="27AAE0C6"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4 946</w:t>
            </w:r>
          </w:p>
        </w:tc>
      </w:tr>
      <w:tr w:rsidR="002A7E8E" w:rsidRPr="007F405A" w14:paraId="6D468923"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31277ED1"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Augmentation de capital</w:t>
            </w:r>
          </w:p>
        </w:tc>
        <w:tc>
          <w:tcPr>
            <w:tcW w:w="1134" w:type="dxa"/>
            <w:noWrap/>
            <w:hideMark/>
          </w:tcPr>
          <w:p w14:paraId="5338D7B0"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46B76AE1"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058C21D1"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400</w:t>
            </w:r>
          </w:p>
        </w:tc>
        <w:tc>
          <w:tcPr>
            <w:tcW w:w="709" w:type="dxa"/>
            <w:noWrap/>
            <w:hideMark/>
          </w:tcPr>
          <w:p w14:paraId="6BFA0DDD"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200</w:t>
            </w:r>
          </w:p>
        </w:tc>
        <w:tc>
          <w:tcPr>
            <w:tcW w:w="850" w:type="dxa"/>
            <w:noWrap/>
            <w:hideMark/>
          </w:tcPr>
          <w:p w14:paraId="72F2C74D"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6D4C417"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0B738E96"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1" w:type="dxa"/>
            <w:noWrap/>
            <w:hideMark/>
          </w:tcPr>
          <w:p w14:paraId="6B31B701"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600</w:t>
            </w:r>
          </w:p>
        </w:tc>
      </w:tr>
      <w:tr w:rsidR="002A7E8E" w:rsidRPr="007F405A" w14:paraId="1FE58C95"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4607F395" w14:textId="77777777" w:rsidR="002A7E8E" w:rsidRPr="002A7E8E" w:rsidRDefault="002A7E8E" w:rsidP="00B90EB5">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Affectation du résultat</w:t>
            </w:r>
          </w:p>
        </w:tc>
        <w:tc>
          <w:tcPr>
            <w:tcW w:w="1134" w:type="dxa"/>
            <w:noWrap/>
            <w:hideMark/>
          </w:tcPr>
          <w:p w14:paraId="3A187C50"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5865D317"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556004E0"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5FA7F850"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49EE0754"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3</w:t>
            </w:r>
          </w:p>
        </w:tc>
        <w:tc>
          <w:tcPr>
            <w:tcW w:w="850" w:type="dxa"/>
            <w:noWrap/>
            <w:hideMark/>
          </w:tcPr>
          <w:p w14:paraId="4B9BFB6E"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3A09839A"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-3</w:t>
            </w:r>
          </w:p>
        </w:tc>
        <w:tc>
          <w:tcPr>
            <w:tcW w:w="851" w:type="dxa"/>
            <w:noWrap/>
            <w:hideMark/>
          </w:tcPr>
          <w:p w14:paraId="1A0A8037" w14:textId="77777777" w:rsidR="002A7E8E" w:rsidRPr="002A7E8E" w:rsidRDefault="002A7E8E" w:rsidP="00B90EB5">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r>
      <w:tr w:rsidR="00150EBD" w:rsidRPr="007F405A" w14:paraId="081192D5"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444EF85C" w14:textId="77777777" w:rsidR="00150EBD" w:rsidRPr="002A7E8E" w:rsidRDefault="00150EBD" w:rsidP="00150EBD">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Distribution de dividendes</w:t>
            </w:r>
          </w:p>
        </w:tc>
        <w:tc>
          <w:tcPr>
            <w:tcW w:w="1134" w:type="dxa"/>
            <w:noWrap/>
          </w:tcPr>
          <w:p w14:paraId="249ABF29"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tcPr>
          <w:p w14:paraId="5FA44449"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3BDC8DCB"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17388675"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E8AE495"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1701D2A" w14:textId="5B1F15A2"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251BC9F9" w14:textId="528DBEB1"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1" w:type="dxa"/>
            <w:noWrap/>
            <w:hideMark/>
          </w:tcPr>
          <w:p w14:paraId="362016A5"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-171</w:t>
            </w:r>
          </w:p>
        </w:tc>
      </w:tr>
      <w:tr w:rsidR="00150EBD" w:rsidRPr="007F405A" w14:paraId="41B23D1C"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253AB585" w14:textId="77777777" w:rsidR="00150EBD" w:rsidRPr="002A7E8E" w:rsidRDefault="00150EBD" w:rsidP="00150EBD">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Résultat de la période</w:t>
            </w:r>
          </w:p>
        </w:tc>
        <w:tc>
          <w:tcPr>
            <w:tcW w:w="1134" w:type="dxa"/>
            <w:noWrap/>
            <w:hideMark/>
          </w:tcPr>
          <w:p w14:paraId="58527560"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6E6DB758"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021F9226"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103673EE"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140A26D1"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47FD0A1"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16738CE1"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84</w:t>
            </w:r>
          </w:p>
        </w:tc>
        <w:tc>
          <w:tcPr>
            <w:tcW w:w="851" w:type="dxa"/>
            <w:noWrap/>
            <w:hideMark/>
          </w:tcPr>
          <w:p w14:paraId="69F045CA"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84</w:t>
            </w:r>
          </w:p>
        </w:tc>
      </w:tr>
      <w:tr w:rsidR="00150EBD" w:rsidRPr="007F405A" w14:paraId="74E6A731"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6DDF3622" w14:textId="77777777" w:rsidR="00150EBD" w:rsidRPr="002A7E8E" w:rsidRDefault="00150EBD" w:rsidP="00150EBD">
            <w:pPr>
              <w:spacing w:before="0" w:after="0"/>
              <w:ind w:firstLine="0"/>
              <w:jc w:val="left"/>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Situation au 31 décembre 2013</w:t>
            </w:r>
          </w:p>
        </w:tc>
        <w:tc>
          <w:tcPr>
            <w:tcW w:w="1134" w:type="dxa"/>
            <w:noWrap/>
            <w:hideMark/>
          </w:tcPr>
          <w:p w14:paraId="272CA3D3"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690" w:type="dxa"/>
            <w:noWrap/>
            <w:hideMark/>
          </w:tcPr>
          <w:p w14:paraId="769597A9"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709" w:type="dxa"/>
            <w:noWrap/>
            <w:hideMark/>
          </w:tcPr>
          <w:p w14:paraId="63E82F92"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3 800</w:t>
            </w:r>
          </w:p>
        </w:tc>
        <w:tc>
          <w:tcPr>
            <w:tcW w:w="709" w:type="dxa"/>
            <w:noWrap/>
            <w:hideMark/>
          </w:tcPr>
          <w:p w14:paraId="5D75D392"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900</w:t>
            </w:r>
          </w:p>
        </w:tc>
        <w:tc>
          <w:tcPr>
            <w:tcW w:w="850" w:type="dxa"/>
            <w:noWrap/>
            <w:hideMark/>
          </w:tcPr>
          <w:p w14:paraId="0C427896"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481</w:t>
            </w:r>
          </w:p>
        </w:tc>
        <w:tc>
          <w:tcPr>
            <w:tcW w:w="850" w:type="dxa"/>
            <w:noWrap/>
            <w:hideMark/>
          </w:tcPr>
          <w:p w14:paraId="6D18BF39"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193</w:t>
            </w:r>
          </w:p>
        </w:tc>
        <w:tc>
          <w:tcPr>
            <w:tcW w:w="850" w:type="dxa"/>
            <w:noWrap/>
            <w:hideMark/>
          </w:tcPr>
          <w:p w14:paraId="696CD867"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84</w:t>
            </w:r>
          </w:p>
        </w:tc>
        <w:tc>
          <w:tcPr>
            <w:tcW w:w="851" w:type="dxa"/>
            <w:noWrap/>
            <w:hideMark/>
          </w:tcPr>
          <w:p w14:paraId="0FB6DA70"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5 458</w:t>
            </w:r>
          </w:p>
        </w:tc>
      </w:tr>
      <w:tr w:rsidR="00150EBD" w:rsidRPr="007F405A" w14:paraId="103B082A"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4FA8FEF5" w14:textId="77777777" w:rsidR="00150EBD" w:rsidRPr="002A7E8E" w:rsidRDefault="00150EBD" w:rsidP="00150EBD">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Affectation du résultat</w:t>
            </w:r>
          </w:p>
        </w:tc>
        <w:tc>
          <w:tcPr>
            <w:tcW w:w="1134" w:type="dxa"/>
            <w:noWrap/>
            <w:hideMark/>
          </w:tcPr>
          <w:p w14:paraId="2149D619"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28A72F70"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30D39190"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3F840BCB"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47C5335A"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4</w:t>
            </w:r>
          </w:p>
        </w:tc>
        <w:tc>
          <w:tcPr>
            <w:tcW w:w="850" w:type="dxa"/>
            <w:noWrap/>
            <w:hideMark/>
          </w:tcPr>
          <w:p w14:paraId="734FDDE8"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5A0101CB"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-4</w:t>
            </w:r>
          </w:p>
        </w:tc>
        <w:tc>
          <w:tcPr>
            <w:tcW w:w="851" w:type="dxa"/>
            <w:noWrap/>
            <w:hideMark/>
          </w:tcPr>
          <w:p w14:paraId="73AEB3F7"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r>
      <w:tr w:rsidR="00150EBD" w:rsidRPr="007F405A" w14:paraId="0E5C872A"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43B4E96E" w14:textId="77777777" w:rsidR="00150EBD" w:rsidRPr="002A7E8E" w:rsidRDefault="00150EBD" w:rsidP="00150EBD">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Distribution de dividendes</w:t>
            </w:r>
          </w:p>
        </w:tc>
        <w:tc>
          <w:tcPr>
            <w:tcW w:w="1134" w:type="dxa"/>
            <w:noWrap/>
            <w:hideMark/>
          </w:tcPr>
          <w:p w14:paraId="0E6C0751"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6161668C"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70A7E492"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73F89B77"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237109C3"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4290361C"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-91</w:t>
            </w:r>
          </w:p>
        </w:tc>
        <w:tc>
          <w:tcPr>
            <w:tcW w:w="850" w:type="dxa"/>
            <w:noWrap/>
            <w:hideMark/>
          </w:tcPr>
          <w:p w14:paraId="3178B9D2"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-80</w:t>
            </w:r>
          </w:p>
        </w:tc>
        <w:tc>
          <w:tcPr>
            <w:tcW w:w="851" w:type="dxa"/>
            <w:noWrap/>
            <w:hideMark/>
          </w:tcPr>
          <w:p w14:paraId="7F7D8B78"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-171</w:t>
            </w:r>
          </w:p>
        </w:tc>
      </w:tr>
      <w:tr w:rsidR="00150EBD" w:rsidRPr="007F405A" w14:paraId="10F24AEE"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0EBA0072" w14:textId="77777777" w:rsidR="00150EBD" w:rsidRPr="002A7E8E" w:rsidRDefault="00150EBD" w:rsidP="00150EBD">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Résultat de la période</w:t>
            </w:r>
          </w:p>
        </w:tc>
        <w:tc>
          <w:tcPr>
            <w:tcW w:w="1134" w:type="dxa"/>
            <w:noWrap/>
            <w:hideMark/>
          </w:tcPr>
          <w:p w14:paraId="10AFD302"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443EB30B"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34677321"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7FB8936C"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6FC9FA7"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0485A89B"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16A1FB1B"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363</w:t>
            </w:r>
          </w:p>
        </w:tc>
        <w:tc>
          <w:tcPr>
            <w:tcW w:w="851" w:type="dxa"/>
            <w:noWrap/>
            <w:hideMark/>
          </w:tcPr>
          <w:p w14:paraId="5F2B0882"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363</w:t>
            </w:r>
          </w:p>
        </w:tc>
      </w:tr>
      <w:tr w:rsidR="00150EBD" w:rsidRPr="007F405A" w14:paraId="03CC8330"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3A314EEC" w14:textId="77777777" w:rsidR="00150EBD" w:rsidRPr="002A7E8E" w:rsidRDefault="00150EBD" w:rsidP="00150EBD">
            <w:pPr>
              <w:spacing w:before="0" w:after="0"/>
              <w:ind w:firstLine="0"/>
              <w:jc w:val="left"/>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Situation au 31 décembre 2014</w:t>
            </w:r>
          </w:p>
        </w:tc>
        <w:tc>
          <w:tcPr>
            <w:tcW w:w="1134" w:type="dxa"/>
            <w:noWrap/>
            <w:hideMark/>
          </w:tcPr>
          <w:p w14:paraId="10AD91FF"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690" w:type="dxa"/>
            <w:noWrap/>
            <w:hideMark/>
          </w:tcPr>
          <w:p w14:paraId="6DC6AA71"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709" w:type="dxa"/>
            <w:noWrap/>
            <w:hideMark/>
          </w:tcPr>
          <w:p w14:paraId="7985A3D6"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3 800</w:t>
            </w:r>
          </w:p>
        </w:tc>
        <w:tc>
          <w:tcPr>
            <w:tcW w:w="709" w:type="dxa"/>
            <w:noWrap/>
            <w:hideMark/>
          </w:tcPr>
          <w:p w14:paraId="16EB5370"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900</w:t>
            </w:r>
          </w:p>
        </w:tc>
        <w:tc>
          <w:tcPr>
            <w:tcW w:w="850" w:type="dxa"/>
            <w:noWrap/>
            <w:hideMark/>
          </w:tcPr>
          <w:p w14:paraId="5CECAB8E"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485</w:t>
            </w:r>
          </w:p>
        </w:tc>
        <w:tc>
          <w:tcPr>
            <w:tcW w:w="850" w:type="dxa"/>
            <w:noWrap/>
            <w:hideMark/>
          </w:tcPr>
          <w:p w14:paraId="7E7E4571"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102</w:t>
            </w:r>
          </w:p>
        </w:tc>
        <w:tc>
          <w:tcPr>
            <w:tcW w:w="850" w:type="dxa"/>
            <w:noWrap/>
            <w:hideMark/>
          </w:tcPr>
          <w:p w14:paraId="4D3AFE9B"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363</w:t>
            </w:r>
          </w:p>
        </w:tc>
        <w:tc>
          <w:tcPr>
            <w:tcW w:w="851" w:type="dxa"/>
            <w:noWrap/>
            <w:hideMark/>
          </w:tcPr>
          <w:p w14:paraId="6B465234"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5 650</w:t>
            </w:r>
          </w:p>
        </w:tc>
      </w:tr>
      <w:tr w:rsidR="00150EBD" w:rsidRPr="007F405A" w14:paraId="27412BA9"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57D18A4C" w14:textId="77777777" w:rsidR="00150EBD" w:rsidRPr="002A7E8E" w:rsidRDefault="00150EBD" w:rsidP="00150EBD">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Affectation du résultat</w:t>
            </w:r>
          </w:p>
        </w:tc>
        <w:tc>
          <w:tcPr>
            <w:tcW w:w="1134" w:type="dxa"/>
            <w:noWrap/>
            <w:hideMark/>
          </w:tcPr>
          <w:p w14:paraId="1CB378DA"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2C30049C"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492D9E1A"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76172595"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7109B2AC"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18</w:t>
            </w:r>
          </w:p>
        </w:tc>
        <w:tc>
          <w:tcPr>
            <w:tcW w:w="850" w:type="dxa"/>
            <w:noWrap/>
            <w:hideMark/>
          </w:tcPr>
          <w:p w14:paraId="1C185FE8"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174</w:t>
            </w:r>
          </w:p>
        </w:tc>
        <w:tc>
          <w:tcPr>
            <w:tcW w:w="850" w:type="dxa"/>
            <w:noWrap/>
            <w:hideMark/>
          </w:tcPr>
          <w:p w14:paraId="6E23FEA7"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-192</w:t>
            </w:r>
          </w:p>
        </w:tc>
        <w:tc>
          <w:tcPr>
            <w:tcW w:w="851" w:type="dxa"/>
            <w:noWrap/>
            <w:hideMark/>
          </w:tcPr>
          <w:p w14:paraId="75ED2F6C"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r>
      <w:tr w:rsidR="00150EBD" w:rsidRPr="007F405A" w14:paraId="70205F45"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0A34BBC1" w14:textId="77777777" w:rsidR="00150EBD" w:rsidRPr="002A7E8E" w:rsidRDefault="00150EBD" w:rsidP="00150EBD">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Distribution de dividendes</w:t>
            </w:r>
          </w:p>
        </w:tc>
        <w:tc>
          <w:tcPr>
            <w:tcW w:w="1134" w:type="dxa"/>
            <w:noWrap/>
            <w:hideMark/>
          </w:tcPr>
          <w:p w14:paraId="241387EC"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1C52340A"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18A32C2B"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46E21A81"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B1F9922"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36429820"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33D2D752"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-171</w:t>
            </w:r>
          </w:p>
        </w:tc>
        <w:tc>
          <w:tcPr>
            <w:tcW w:w="851" w:type="dxa"/>
            <w:noWrap/>
            <w:hideMark/>
          </w:tcPr>
          <w:p w14:paraId="3A9B3A82"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-171</w:t>
            </w:r>
          </w:p>
        </w:tc>
      </w:tr>
      <w:tr w:rsidR="00150EBD" w:rsidRPr="007F405A" w14:paraId="3C04A6F8"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24F3D64D" w14:textId="77777777" w:rsidR="00150EBD" w:rsidRPr="002A7E8E" w:rsidRDefault="00150EBD" w:rsidP="00150EBD">
            <w:pPr>
              <w:spacing w:before="0" w:after="0"/>
              <w:ind w:firstLine="0"/>
              <w:jc w:val="left"/>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Résultat de la période</w:t>
            </w:r>
          </w:p>
        </w:tc>
        <w:tc>
          <w:tcPr>
            <w:tcW w:w="1134" w:type="dxa"/>
            <w:noWrap/>
            <w:hideMark/>
          </w:tcPr>
          <w:p w14:paraId="397101BE"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690" w:type="dxa"/>
            <w:noWrap/>
            <w:hideMark/>
          </w:tcPr>
          <w:p w14:paraId="3F5CB196"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62159FFB"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709" w:type="dxa"/>
            <w:noWrap/>
            <w:hideMark/>
          </w:tcPr>
          <w:p w14:paraId="72A74DE0"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17638795"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605526AF"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p>
        </w:tc>
        <w:tc>
          <w:tcPr>
            <w:tcW w:w="850" w:type="dxa"/>
            <w:noWrap/>
            <w:hideMark/>
          </w:tcPr>
          <w:p w14:paraId="3DB9F352"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347</w:t>
            </w:r>
          </w:p>
        </w:tc>
        <w:tc>
          <w:tcPr>
            <w:tcW w:w="851" w:type="dxa"/>
            <w:noWrap/>
            <w:hideMark/>
          </w:tcPr>
          <w:p w14:paraId="21B87246"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6"/>
                <w:szCs w:val="16"/>
                <w:lang w:eastAsia="fr-FR"/>
              </w:rPr>
            </w:pPr>
            <w:r w:rsidRPr="002A7E8E">
              <w:rPr>
                <w:rFonts w:ascii="Times New Roman" w:eastAsia="Calibri" w:hAnsi="Times New Roman" w:cs="Times New Roman"/>
                <w:sz w:val="16"/>
                <w:szCs w:val="16"/>
                <w:lang w:eastAsia="fr-FR"/>
              </w:rPr>
              <w:t>347</w:t>
            </w:r>
          </w:p>
        </w:tc>
      </w:tr>
      <w:tr w:rsidR="00150EBD" w:rsidRPr="007F405A" w14:paraId="529C1CFC" w14:textId="77777777" w:rsidTr="00150EBD">
        <w:trPr>
          <w:trHeight w:val="480"/>
        </w:trPr>
        <w:tc>
          <w:tcPr>
            <w:cnfStyle w:val="001000000000" w:firstRow="0" w:lastRow="0" w:firstColumn="1" w:lastColumn="0" w:oddVBand="0" w:evenVBand="0" w:oddHBand="0" w:evenHBand="0" w:firstRowFirstColumn="0" w:firstRowLastColumn="0" w:lastRowFirstColumn="0" w:lastRowLastColumn="0"/>
            <w:tcW w:w="1580" w:type="dxa"/>
            <w:noWrap/>
            <w:hideMark/>
          </w:tcPr>
          <w:p w14:paraId="19865322" w14:textId="77777777" w:rsidR="00150EBD" w:rsidRPr="002A7E8E" w:rsidRDefault="00150EBD" w:rsidP="00150EBD">
            <w:pPr>
              <w:spacing w:before="0" w:after="0"/>
              <w:ind w:firstLine="0"/>
              <w:jc w:val="left"/>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Situation au 31 décembre 2015</w:t>
            </w:r>
          </w:p>
        </w:tc>
        <w:tc>
          <w:tcPr>
            <w:tcW w:w="1134" w:type="dxa"/>
            <w:noWrap/>
            <w:hideMark/>
          </w:tcPr>
          <w:p w14:paraId="51300D6D"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690" w:type="dxa"/>
            <w:noWrap/>
            <w:hideMark/>
          </w:tcPr>
          <w:p w14:paraId="3B7FF2C7"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p>
        </w:tc>
        <w:tc>
          <w:tcPr>
            <w:tcW w:w="709" w:type="dxa"/>
            <w:noWrap/>
            <w:hideMark/>
          </w:tcPr>
          <w:p w14:paraId="36919083"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3800</w:t>
            </w:r>
          </w:p>
        </w:tc>
        <w:tc>
          <w:tcPr>
            <w:tcW w:w="709" w:type="dxa"/>
            <w:noWrap/>
            <w:hideMark/>
          </w:tcPr>
          <w:p w14:paraId="0961D1BA"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900</w:t>
            </w:r>
          </w:p>
        </w:tc>
        <w:tc>
          <w:tcPr>
            <w:tcW w:w="850" w:type="dxa"/>
            <w:noWrap/>
            <w:hideMark/>
          </w:tcPr>
          <w:p w14:paraId="08B781C6"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503</w:t>
            </w:r>
          </w:p>
        </w:tc>
        <w:tc>
          <w:tcPr>
            <w:tcW w:w="850" w:type="dxa"/>
            <w:noWrap/>
            <w:hideMark/>
          </w:tcPr>
          <w:p w14:paraId="02FA3B10"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276</w:t>
            </w:r>
          </w:p>
        </w:tc>
        <w:tc>
          <w:tcPr>
            <w:tcW w:w="850" w:type="dxa"/>
            <w:noWrap/>
            <w:hideMark/>
          </w:tcPr>
          <w:p w14:paraId="54B875C8"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347</w:t>
            </w:r>
          </w:p>
        </w:tc>
        <w:tc>
          <w:tcPr>
            <w:tcW w:w="851" w:type="dxa"/>
            <w:noWrap/>
            <w:hideMark/>
          </w:tcPr>
          <w:p w14:paraId="438B5080" w14:textId="77777777" w:rsidR="00150EBD" w:rsidRPr="002A7E8E" w:rsidRDefault="00150EBD" w:rsidP="00150EBD">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6"/>
                <w:szCs w:val="16"/>
                <w:lang w:eastAsia="fr-FR"/>
              </w:rPr>
            </w:pPr>
            <w:r w:rsidRPr="002A7E8E">
              <w:rPr>
                <w:rFonts w:ascii="Times New Roman" w:eastAsia="Calibri" w:hAnsi="Times New Roman" w:cs="Times New Roman"/>
                <w:b/>
                <w:sz w:val="16"/>
                <w:szCs w:val="16"/>
                <w:lang w:eastAsia="fr-FR"/>
              </w:rPr>
              <w:t>5 826</w:t>
            </w:r>
          </w:p>
        </w:tc>
      </w:tr>
    </w:tbl>
    <w:p w14:paraId="7D568121" w14:textId="77777777" w:rsidR="002A7E8E" w:rsidRPr="00883D54" w:rsidRDefault="002A7E8E" w:rsidP="002A7E8E">
      <w:pPr>
        <w:ind w:firstLine="0"/>
        <w:rPr>
          <w:rFonts w:ascii="Times New Roman" w:eastAsia="Times New Roman" w:hAnsi="Times New Roman" w:cs="Times New Roman"/>
          <w:i/>
          <w:sz w:val="18"/>
          <w:szCs w:val="20"/>
          <w:lang w:eastAsia="fr-FR"/>
        </w:rPr>
      </w:pPr>
      <w:r w:rsidRPr="00883D54">
        <w:rPr>
          <w:rFonts w:ascii="Times New Roman" w:eastAsia="Times New Roman" w:hAnsi="Times New Roman" w:cs="Times New Roman"/>
          <w:i/>
          <w:sz w:val="18"/>
          <w:szCs w:val="20"/>
          <w:lang w:eastAsia="fr-FR"/>
        </w:rPr>
        <w:t>Source : comptes annuels publiés La Poste SA</w:t>
      </w:r>
    </w:p>
    <w:p w14:paraId="542DAED6" w14:textId="1B8CD440" w:rsidR="002A7E8E" w:rsidRDefault="002A7E8E" w:rsidP="006B6785">
      <w:pPr>
        <w:rPr>
          <w:rFonts w:ascii="Times New Roman" w:eastAsia="Times New Roman" w:hAnsi="Times New Roman" w:cs="Times New Roman"/>
          <w:szCs w:val="21"/>
          <w:lang w:eastAsia="fr-FR"/>
        </w:rPr>
        <w:sectPr w:rsidR="002A7E8E" w:rsidSect="004A75C4">
          <w:headerReference w:type="first" r:id="rId80"/>
          <w:pgSz w:w="11907" w:h="16840" w:code="9"/>
          <w:pgMar w:top="3515" w:right="2835" w:bottom="2722" w:left="2835" w:header="2665" w:footer="2665" w:gutter="0"/>
          <w:cols w:space="708"/>
          <w:titlePg/>
          <w:docGrid w:linePitch="360"/>
        </w:sectPr>
      </w:pPr>
    </w:p>
    <w:p w14:paraId="211BEF58" w14:textId="77777777" w:rsidR="006B6785" w:rsidRPr="00F47ECA" w:rsidRDefault="006B6785" w:rsidP="006B6785">
      <w:pPr>
        <w:pStyle w:val="Sous-titre2"/>
        <w:numPr>
          <w:ilvl w:val="1"/>
          <w:numId w:val="47"/>
        </w:numPr>
      </w:pPr>
      <w:bookmarkStart w:id="2254" w:name="_Toc456806167"/>
      <w:bookmarkStart w:id="2255" w:name="_Toc456808190"/>
      <w:r w:rsidRPr="00F47ECA">
        <w:t>Le compte de résultat</w:t>
      </w:r>
      <w:bookmarkEnd w:id="2254"/>
      <w:bookmarkEnd w:id="2255"/>
    </w:p>
    <w:tbl>
      <w:tblPr>
        <w:tblStyle w:val="TABLEAURAPPORTPUBLICTHMATIQUE"/>
        <w:tblW w:w="6947" w:type="dxa"/>
        <w:tblInd w:w="-318" w:type="dxa"/>
        <w:tblLayout w:type="fixed"/>
        <w:tblLook w:val="04A0" w:firstRow="1" w:lastRow="0" w:firstColumn="1" w:lastColumn="0" w:noHBand="0" w:noVBand="1"/>
      </w:tblPr>
      <w:tblGrid>
        <w:gridCol w:w="2126"/>
        <w:gridCol w:w="852"/>
        <w:gridCol w:w="850"/>
        <w:gridCol w:w="851"/>
        <w:gridCol w:w="850"/>
        <w:gridCol w:w="709"/>
        <w:gridCol w:w="709"/>
      </w:tblGrid>
      <w:tr w:rsidR="006B6785" w:rsidRPr="008A6105" w14:paraId="211BEF60" w14:textId="77777777" w:rsidTr="00D60438">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59" w14:textId="77777777" w:rsidR="006B6785" w:rsidRPr="00D60438" w:rsidRDefault="006B6785" w:rsidP="006C5A0B">
            <w:pPr>
              <w:spacing w:after="0"/>
              <w:ind w:firstLine="0"/>
              <w:jc w:val="left"/>
              <w:rPr>
                <w:rFonts w:ascii="Times New Roman" w:eastAsia="Calibri" w:hAnsi="Times New Roman" w:cs="Times New Roman"/>
                <w:i w:val="0"/>
                <w:color w:val="000000" w:themeColor="text1"/>
                <w:sz w:val="17"/>
                <w:szCs w:val="17"/>
                <w:lang w:eastAsia="fr-FR"/>
              </w:rPr>
            </w:pPr>
            <w:r w:rsidRPr="00D60438">
              <w:rPr>
                <w:rFonts w:ascii="Times New Roman" w:eastAsia="Calibri" w:hAnsi="Times New Roman" w:cs="Times New Roman"/>
                <w:i w:val="0"/>
                <w:color w:val="000000" w:themeColor="text1"/>
                <w:sz w:val="17"/>
                <w:szCs w:val="17"/>
                <w:lang w:eastAsia="fr-FR"/>
              </w:rPr>
              <w:t>Comptes sociaux de la La Poste SA - Compte de résultat en M€</w:t>
            </w:r>
          </w:p>
        </w:tc>
        <w:tc>
          <w:tcPr>
            <w:tcW w:w="852" w:type="dxa"/>
            <w:noWrap/>
            <w:hideMark/>
          </w:tcPr>
          <w:p w14:paraId="211BEF5A" w14:textId="77777777" w:rsidR="006B6785" w:rsidRPr="00150EBD"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eastAsia="fr-FR"/>
              </w:rPr>
            </w:pPr>
            <w:r w:rsidRPr="00150EBD">
              <w:rPr>
                <w:rFonts w:ascii="Times New Roman" w:eastAsia="Calibri" w:hAnsi="Times New Roman" w:cs="Times New Roman"/>
                <w:color w:val="000000" w:themeColor="text1"/>
                <w:sz w:val="17"/>
                <w:szCs w:val="17"/>
                <w:lang w:val="en-US" w:eastAsia="fr-FR"/>
              </w:rPr>
              <w:t>2010</w:t>
            </w:r>
          </w:p>
        </w:tc>
        <w:tc>
          <w:tcPr>
            <w:tcW w:w="850" w:type="dxa"/>
            <w:noWrap/>
            <w:hideMark/>
          </w:tcPr>
          <w:p w14:paraId="211BEF5B" w14:textId="77777777" w:rsidR="006B6785" w:rsidRPr="00150EBD"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eastAsia="fr-FR"/>
              </w:rPr>
            </w:pPr>
            <w:r w:rsidRPr="00150EBD">
              <w:rPr>
                <w:rFonts w:ascii="Times New Roman" w:eastAsia="Calibri" w:hAnsi="Times New Roman" w:cs="Times New Roman"/>
                <w:color w:val="000000" w:themeColor="text1"/>
                <w:sz w:val="17"/>
                <w:szCs w:val="17"/>
                <w:lang w:val="en-US" w:eastAsia="fr-FR"/>
              </w:rPr>
              <w:t>2011</w:t>
            </w:r>
          </w:p>
        </w:tc>
        <w:tc>
          <w:tcPr>
            <w:tcW w:w="851" w:type="dxa"/>
            <w:noWrap/>
            <w:hideMark/>
          </w:tcPr>
          <w:p w14:paraId="211BEF5C" w14:textId="77777777" w:rsidR="006B6785" w:rsidRPr="00150EBD"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eastAsia="fr-FR"/>
              </w:rPr>
            </w:pPr>
            <w:r w:rsidRPr="00150EBD">
              <w:rPr>
                <w:rFonts w:ascii="Times New Roman" w:eastAsia="Calibri" w:hAnsi="Times New Roman" w:cs="Times New Roman"/>
                <w:color w:val="000000" w:themeColor="text1"/>
                <w:sz w:val="17"/>
                <w:szCs w:val="17"/>
                <w:lang w:val="en-US" w:eastAsia="fr-FR"/>
              </w:rPr>
              <w:t>2012</w:t>
            </w:r>
          </w:p>
        </w:tc>
        <w:tc>
          <w:tcPr>
            <w:tcW w:w="850" w:type="dxa"/>
            <w:noWrap/>
            <w:hideMark/>
          </w:tcPr>
          <w:p w14:paraId="211BEF5D" w14:textId="77777777" w:rsidR="006B6785" w:rsidRPr="00150EBD"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eastAsia="fr-FR"/>
              </w:rPr>
            </w:pPr>
            <w:r w:rsidRPr="00150EBD">
              <w:rPr>
                <w:rFonts w:ascii="Times New Roman" w:eastAsia="Calibri" w:hAnsi="Times New Roman" w:cs="Times New Roman"/>
                <w:color w:val="000000" w:themeColor="text1"/>
                <w:sz w:val="17"/>
                <w:szCs w:val="17"/>
                <w:lang w:val="en-US" w:eastAsia="fr-FR"/>
              </w:rPr>
              <w:t>2013</w:t>
            </w:r>
          </w:p>
        </w:tc>
        <w:tc>
          <w:tcPr>
            <w:tcW w:w="709" w:type="dxa"/>
            <w:noWrap/>
            <w:hideMark/>
          </w:tcPr>
          <w:p w14:paraId="211BEF5E" w14:textId="77777777" w:rsidR="006B6785" w:rsidRPr="00150EBD"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eastAsia="fr-FR"/>
              </w:rPr>
            </w:pPr>
            <w:r w:rsidRPr="00150EBD">
              <w:rPr>
                <w:rFonts w:ascii="Times New Roman" w:eastAsia="Calibri" w:hAnsi="Times New Roman" w:cs="Times New Roman"/>
                <w:color w:val="000000" w:themeColor="text1"/>
                <w:sz w:val="17"/>
                <w:szCs w:val="17"/>
                <w:lang w:val="en-US" w:eastAsia="fr-FR"/>
              </w:rPr>
              <w:t>2014</w:t>
            </w:r>
          </w:p>
        </w:tc>
        <w:tc>
          <w:tcPr>
            <w:tcW w:w="709" w:type="dxa"/>
            <w:noWrap/>
            <w:hideMark/>
          </w:tcPr>
          <w:p w14:paraId="211BEF5F" w14:textId="77777777" w:rsidR="006B6785" w:rsidRPr="00150EBD" w:rsidRDefault="006B6785" w:rsidP="006C5A0B">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7"/>
                <w:szCs w:val="17"/>
                <w:lang w:val="en-US" w:eastAsia="fr-FR"/>
              </w:rPr>
            </w:pPr>
            <w:r w:rsidRPr="00150EBD">
              <w:rPr>
                <w:rFonts w:ascii="Times New Roman" w:eastAsia="Calibri" w:hAnsi="Times New Roman" w:cs="Times New Roman"/>
                <w:color w:val="000000" w:themeColor="text1"/>
                <w:sz w:val="17"/>
                <w:szCs w:val="17"/>
                <w:lang w:val="en-US" w:eastAsia="fr-FR"/>
              </w:rPr>
              <w:t>2015</w:t>
            </w:r>
          </w:p>
        </w:tc>
      </w:tr>
      <w:tr w:rsidR="006B6785" w:rsidRPr="008A6105" w14:paraId="211BEF6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61"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 Chiffre d'affaires</w:t>
            </w:r>
          </w:p>
        </w:tc>
        <w:tc>
          <w:tcPr>
            <w:tcW w:w="852" w:type="dxa"/>
            <w:noWrap/>
            <w:hideMark/>
          </w:tcPr>
          <w:p w14:paraId="211BEF62"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12 713</w:t>
            </w:r>
          </w:p>
        </w:tc>
        <w:tc>
          <w:tcPr>
            <w:tcW w:w="850" w:type="dxa"/>
            <w:noWrap/>
            <w:hideMark/>
          </w:tcPr>
          <w:p w14:paraId="211BEF63"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12 696</w:t>
            </w:r>
          </w:p>
        </w:tc>
        <w:tc>
          <w:tcPr>
            <w:tcW w:w="851" w:type="dxa"/>
            <w:noWrap/>
            <w:hideMark/>
          </w:tcPr>
          <w:p w14:paraId="211BEF64"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12 373</w:t>
            </w:r>
          </w:p>
        </w:tc>
        <w:tc>
          <w:tcPr>
            <w:tcW w:w="850" w:type="dxa"/>
            <w:noWrap/>
            <w:hideMark/>
          </w:tcPr>
          <w:p w14:paraId="211BEF65"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12 089</w:t>
            </w:r>
          </w:p>
        </w:tc>
        <w:tc>
          <w:tcPr>
            <w:tcW w:w="709" w:type="dxa"/>
            <w:noWrap/>
            <w:hideMark/>
          </w:tcPr>
          <w:p w14:paraId="211BEF66"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11 976</w:t>
            </w:r>
          </w:p>
        </w:tc>
        <w:tc>
          <w:tcPr>
            <w:tcW w:w="709" w:type="dxa"/>
            <w:noWrap/>
            <w:hideMark/>
          </w:tcPr>
          <w:p w14:paraId="211BEF67"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12 031</w:t>
            </w:r>
          </w:p>
        </w:tc>
      </w:tr>
      <w:tr w:rsidR="006B6785" w:rsidRPr="008A6105" w14:paraId="211BEF70"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69"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 xml:space="preserve">Chiffre d'affaires Courrier (Courrier/colis à compter de 2014) </w:t>
            </w:r>
          </w:p>
        </w:tc>
        <w:tc>
          <w:tcPr>
            <w:tcW w:w="852" w:type="dxa"/>
            <w:noWrap/>
            <w:hideMark/>
          </w:tcPr>
          <w:p w14:paraId="211BEF6A"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10 062</w:t>
            </w:r>
          </w:p>
        </w:tc>
        <w:tc>
          <w:tcPr>
            <w:tcW w:w="850" w:type="dxa"/>
            <w:noWrap/>
            <w:hideMark/>
          </w:tcPr>
          <w:p w14:paraId="211BEF6B"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9 982</w:t>
            </w:r>
          </w:p>
        </w:tc>
        <w:tc>
          <w:tcPr>
            <w:tcW w:w="851" w:type="dxa"/>
            <w:noWrap/>
            <w:hideMark/>
          </w:tcPr>
          <w:p w14:paraId="211BEF6C"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9 736</w:t>
            </w:r>
          </w:p>
        </w:tc>
        <w:tc>
          <w:tcPr>
            <w:tcW w:w="850" w:type="dxa"/>
            <w:noWrap/>
            <w:hideMark/>
          </w:tcPr>
          <w:p w14:paraId="211BEF6D"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9 351</w:t>
            </w:r>
          </w:p>
        </w:tc>
        <w:tc>
          <w:tcPr>
            <w:tcW w:w="709" w:type="dxa"/>
            <w:noWrap/>
            <w:hideMark/>
          </w:tcPr>
          <w:p w14:paraId="211BEF6E"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10 835</w:t>
            </w:r>
          </w:p>
        </w:tc>
        <w:tc>
          <w:tcPr>
            <w:tcW w:w="709" w:type="dxa"/>
            <w:noWrap/>
            <w:hideMark/>
          </w:tcPr>
          <w:p w14:paraId="211BEF6F"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10 906</w:t>
            </w:r>
          </w:p>
        </w:tc>
      </w:tr>
      <w:tr w:rsidR="006B6785" w:rsidRPr="008A6105" w14:paraId="211BEF7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71"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Chiffre d'affaires Colis</w:t>
            </w:r>
          </w:p>
        </w:tc>
        <w:tc>
          <w:tcPr>
            <w:tcW w:w="852" w:type="dxa"/>
            <w:noWrap/>
            <w:hideMark/>
          </w:tcPr>
          <w:p w14:paraId="211BEF72"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1 422</w:t>
            </w:r>
          </w:p>
        </w:tc>
        <w:tc>
          <w:tcPr>
            <w:tcW w:w="850" w:type="dxa"/>
            <w:noWrap/>
            <w:hideMark/>
          </w:tcPr>
          <w:p w14:paraId="211BEF73"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1 501</w:t>
            </w:r>
          </w:p>
        </w:tc>
        <w:tc>
          <w:tcPr>
            <w:tcW w:w="851" w:type="dxa"/>
            <w:noWrap/>
            <w:hideMark/>
          </w:tcPr>
          <w:p w14:paraId="211BEF74"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1 531</w:t>
            </w:r>
          </w:p>
        </w:tc>
        <w:tc>
          <w:tcPr>
            <w:tcW w:w="850" w:type="dxa"/>
            <w:noWrap/>
            <w:hideMark/>
          </w:tcPr>
          <w:p w14:paraId="211BEF75"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1 578</w:t>
            </w:r>
          </w:p>
        </w:tc>
        <w:tc>
          <w:tcPr>
            <w:tcW w:w="709" w:type="dxa"/>
            <w:noWrap/>
            <w:hideMark/>
          </w:tcPr>
          <w:p w14:paraId="211BEF76"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709" w:type="dxa"/>
            <w:noWrap/>
            <w:hideMark/>
          </w:tcPr>
          <w:p w14:paraId="211BEF77"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r>
      <w:tr w:rsidR="006B6785" w:rsidRPr="008A6105" w14:paraId="211BEF80"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79"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Numérique</w:t>
            </w:r>
          </w:p>
        </w:tc>
        <w:tc>
          <w:tcPr>
            <w:tcW w:w="852" w:type="dxa"/>
            <w:noWrap/>
            <w:hideMark/>
          </w:tcPr>
          <w:p w14:paraId="211BEF7A"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850" w:type="dxa"/>
            <w:noWrap/>
            <w:hideMark/>
          </w:tcPr>
          <w:p w14:paraId="211BEF7B"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851" w:type="dxa"/>
            <w:noWrap/>
            <w:hideMark/>
          </w:tcPr>
          <w:p w14:paraId="211BEF7C"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850" w:type="dxa"/>
            <w:noWrap/>
            <w:hideMark/>
          </w:tcPr>
          <w:p w14:paraId="211BEF7D"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p>
        </w:tc>
        <w:tc>
          <w:tcPr>
            <w:tcW w:w="709" w:type="dxa"/>
            <w:noWrap/>
            <w:hideMark/>
          </w:tcPr>
          <w:p w14:paraId="211BEF7E"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w:t>
            </w:r>
          </w:p>
        </w:tc>
        <w:tc>
          <w:tcPr>
            <w:tcW w:w="709" w:type="dxa"/>
            <w:noWrap/>
            <w:hideMark/>
          </w:tcPr>
          <w:p w14:paraId="211BEF7F"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5</w:t>
            </w:r>
          </w:p>
        </w:tc>
      </w:tr>
      <w:tr w:rsidR="006B6785" w:rsidRPr="008A6105" w14:paraId="211BEF8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81"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 xml:space="preserve">Chiffre d'affaires Enseigne La Poste (Réseau compter de 2014) </w:t>
            </w:r>
          </w:p>
        </w:tc>
        <w:tc>
          <w:tcPr>
            <w:tcW w:w="852" w:type="dxa"/>
            <w:noWrap/>
            <w:hideMark/>
          </w:tcPr>
          <w:p w14:paraId="211BEF82"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1 199</w:t>
            </w:r>
          </w:p>
        </w:tc>
        <w:tc>
          <w:tcPr>
            <w:tcW w:w="850" w:type="dxa"/>
            <w:noWrap/>
            <w:hideMark/>
          </w:tcPr>
          <w:p w14:paraId="211BEF83"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1 185</w:t>
            </w:r>
          </w:p>
        </w:tc>
        <w:tc>
          <w:tcPr>
            <w:tcW w:w="851" w:type="dxa"/>
            <w:noWrap/>
            <w:hideMark/>
          </w:tcPr>
          <w:p w14:paraId="211BEF84"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1 080</w:t>
            </w:r>
          </w:p>
        </w:tc>
        <w:tc>
          <w:tcPr>
            <w:tcW w:w="850" w:type="dxa"/>
            <w:noWrap/>
            <w:hideMark/>
          </w:tcPr>
          <w:p w14:paraId="211BEF85"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1 138</w:t>
            </w:r>
          </w:p>
        </w:tc>
        <w:tc>
          <w:tcPr>
            <w:tcW w:w="709" w:type="dxa"/>
            <w:noWrap/>
            <w:hideMark/>
          </w:tcPr>
          <w:p w14:paraId="211BEF86"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1 117</w:t>
            </w:r>
          </w:p>
        </w:tc>
        <w:tc>
          <w:tcPr>
            <w:tcW w:w="709" w:type="dxa"/>
            <w:noWrap/>
            <w:hideMark/>
          </w:tcPr>
          <w:p w14:paraId="211BEF87"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1 101</w:t>
            </w:r>
          </w:p>
        </w:tc>
      </w:tr>
      <w:tr w:rsidR="006B6785" w:rsidRPr="008A6105" w14:paraId="211BEF90"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89"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Chiffre d'affaires immobilier</w:t>
            </w:r>
          </w:p>
        </w:tc>
        <w:tc>
          <w:tcPr>
            <w:tcW w:w="852" w:type="dxa"/>
            <w:noWrap/>
            <w:hideMark/>
          </w:tcPr>
          <w:p w14:paraId="211BEF8A"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30</w:t>
            </w:r>
          </w:p>
        </w:tc>
        <w:tc>
          <w:tcPr>
            <w:tcW w:w="850" w:type="dxa"/>
            <w:noWrap/>
            <w:hideMark/>
          </w:tcPr>
          <w:p w14:paraId="211BEF8B"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28</w:t>
            </w:r>
          </w:p>
        </w:tc>
        <w:tc>
          <w:tcPr>
            <w:tcW w:w="851" w:type="dxa"/>
            <w:noWrap/>
            <w:hideMark/>
          </w:tcPr>
          <w:p w14:paraId="211BEF8C"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26</w:t>
            </w:r>
          </w:p>
        </w:tc>
        <w:tc>
          <w:tcPr>
            <w:tcW w:w="850" w:type="dxa"/>
            <w:noWrap/>
            <w:hideMark/>
          </w:tcPr>
          <w:p w14:paraId="211BEF8D"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22</w:t>
            </w:r>
          </w:p>
        </w:tc>
        <w:tc>
          <w:tcPr>
            <w:tcW w:w="709" w:type="dxa"/>
            <w:noWrap/>
            <w:hideMark/>
          </w:tcPr>
          <w:p w14:paraId="211BEF8E"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21</w:t>
            </w:r>
          </w:p>
        </w:tc>
        <w:tc>
          <w:tcPr>
            <w:tcW w:w="709" w:type="dxa"/>
            <w:noWrap/>
            <w:hideMark/>
          </w:tcPr>
          <w:p w14:paraId="211BEF8F"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19</w:t>
            </w:r>
          </w:p>
        </w:tc>
      </w:tr>
      <w:tr w:rsidR="006B6785" w:rsidRPr="008A6105" w14:paraId="211BEF9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91"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 Autres produits d'exploitation</w:t>
            </w:r>
          </w:p>
        </w:tc>
        <w:tc>
          <w:tcPr>
            <w:tcW w:w="852" w:type="dxa"/>
            <w:noWrap/>
            <w:hideMark/>
          </w:tcPr>
          <w:p w14:paraId="211BEF92"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2 523</w:t>
            </w:r>
          </w:p>
        </w:tc>
        <w:tc>
          <w:tcPr>
            <w:tcW w:w="850" w:type="dxa"/>
            <w:noWrap/>
            <w:hideMark/>
          </w:tcPr>
          <w:p w14:paraId="211BEF93"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2 532</w:t>
            </w:r>
          </w:p>
        </w:tc>
        <w:tc>
          <w:tcPr>
            <w:tcW w:w="851" w:type="dxa"/>
            <w:noWrap/>
            <w:hideMark/>
          </w:tcPr>
          <w:p w14:paraId="211BEF94"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2 607</w:t>
            </w:r>
          </w:p>
        </w:tc>
        <w:tc>
          <w:tcPr>
            <w:tcW w:w="850" w:type="dxa"/>
            <w:noWrap/>
            <w:hideMark/>
          </w:tcPr>
          <w:p w14:paraId="211BEF95"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2 536</w:t>
            </w:r>
          </w:p>
        </w:tc>
        <w:tc>
          <w:tcPr>
            <w:tcW w:w="709" w:type="dxa"/>
            <w:noWrap/>
            <w:hideMark/>
          </w:tcPr>
          <w:p w14:paraId="211BEF96"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2 439</w:t>
            </w:r>
          </w:p>
        </w:tc>
        <w:tc>
          <w:tcPr>
            <w:tcW w:w="709" w:type="dxa"/>
            <w:noWrap/>
            <w:hideMark/>
          </w:tcPr>
          <w:p w14:paraId="211BEF97"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2 436</w:t>
            </w:r>
          </w:p>
        </w:tc>
      </w:tr>
      <w:tr w:rsidR="006B6785" w:rsidRPr="008A6105" w14:paraId="211BEFA0"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99"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 xml:space="preserve"> I. Total des Produits d'exploitation (1+2)</w:t>
            </w:r>
          </w:p>
        </w:tc>
        <w:tc>
          <w:tcPr>
            <w:tcW w:w="852" w:type="dxa"/>
            <w:noWrap/>
            <w:hideMark/>
          </w:tcPr>
          <w:p w14:paraId="211BEF9A"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15 236</w:t>
            </w:r>
          </w:p>
        </w:tc>
        <w:tc>
          <w:tcPr>
            <w:tcW w:w="850" w:type="dxa"/>
            <w:noWrap/>
            <w:hideMark/>
          </w:tcPr>
          <w:p w14:paraId="211BEF9B"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15 228</w:t>
            </w:r>
          </w:p>
        </w:tc>
        <w:tc>
          <w:tcPr>
            <w:tcW w:w="851" w:type="dxa"/>
            <w:noWrap/>
            <w:hideMark/>
          </w:tcPr>
          <w:p w14:paraId="211BEF9C"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14 980</w:t>
            </w:r>
          </w:p>
        </w:tc>
        <w:tc>
          <w:tcPr>
            <w:tcW w:w="850" w:type="dxa"/>
            <w:noWrap/>
            <w:hideMark/>
          </w:tcPr>
          <w:p w14:paraId="211BEF9D"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14 625</w:t>
            </w:r>
          </w:p>
        </w:tc>
        <w:tc>
          <w:tcPr>
            <w:tcW w:w="709" w:type="dxa"/>
            <w:noWrap/>
            <w:hideMark/>
          </w:tcPr>
          <w:p w14:paraId="211BEF9E"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14 415</w:t>
            </w:r>
          </w:p>
        </w:tc>
        <w:tc>
          <w:tcPr>
            <w:tcW w:w="709" w:type="dxa"/>
            <w:noWrap/>
            <w:hideMark/>
          </w:tcPr>
          <w:p w14:paraId="211BEF9F"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14 467</w:t>
            </w:r>
          </w:p>
        </w:tc>
      </w:tr>
      <w:tr w:rsidR="006B6785" w:rsidRPr="008A6105" w14:paraId="211BEFA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A1"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 Charges d'exploitation</w:t>
            </w:r>
          </w:p>
        </w:tc>
        <w:tc>
          <w:tcPr>
            <w:tcW w:w="852" w:type="dxa"/>
            <w:noWrap/>
            <w:hideMark/>
          </w:tcPr>
          <w:p w14:paraId="211BEFA2"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15 707</w:t>
            </w:r>
          </w:p>
        </w:tc>
        <w:tc>
          <w:tcPr>
            <w:tcW w:w="850" w:type="dxa"/>
            <w:noWrap/>
            <w:hideMark/>
          </w:tcPr>
          <w:p w14:paraId="211BEFA3"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15 433</w:t>
            </w:r>
          </w:p>
        </w:tc>
        <w:tc>
          <w:tcPr>
            <w:tcW w:w="851" w:type="dxa"/>
            <w:noWrap/>
            <w:hideMark/>
          </w:tcPr>
          <w:p w14:paraId="211BEFA4"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15 349</w:t>
            </w:r>
          </w:p>
        </w:tc>
        <w:tc>
          <w:tcPr>
            <w:tcW w:w="850" w:type="dxa"/>
            <w:noWrap/>
            <w:hideMark/>
          </w:tcPr>
          <w:p w14:paraId="211BEFA5"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15 174</w:t>
            </w:r>
          </w:p>
        </w:tc>
        <w:tc>
          <w:tcPr>
            <w:tcW w:w="709" w:type="dxa"/>
            <w:noWrap/>
            <w:hideMark/>
          </w:tcPr>
          <w:p w14:paraId="211BEFA6"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14 810</w:t>
            </w:r>
          </w:p>
        </w:tc>
        <w:tc>
          <w:tcPr>
            <w:tcW w:w="709" w:type="dxa"/>
            <w:noWrap/>
            <w:hideMark/>
          </w:tcPr>
          <w:p w14:paraId="211BEFA7"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14 735</w:t>
            </w:r>
          </w:p>
        </w:tc>
      </w:tr>
      <w:tr w:rsidR="006B6785" w:rsidRPr="008A6105" w14:paraId="211BEFB0"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A9"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Achats</w:t>
            </w:r>
          </w:p>
        </w:tc>
        <w:tc>
          <w:tcPr>
            <w:tcW w:w="852" w:type="dxa"/>
            <w:noWrap/>
            <w:hideMark/>
          </w:tcPr>
          <w:p w14:paraId="211BEFAA"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468</w:t>
            </w:r>
          </w:p>
        </w:tc>
        <w:tc>
          <w:tcPr>
            <w:tcW w:w="850" w:type="dxa"/>
            <w:noWrap/>
            <w:hideMark/>
          </w:tcPr>
          <w:p w14:paraId="211BEFAB"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492</w:t>
            </w:r>
          </w:p>
        </w:tc>
        <w:tc>
          <w:tcPr>
            <w:tcW w:w="851" w:type="dxa"/>
            <w:noWrap/>
            <w:hideMark/>
          </w:tcPr>
          <w:p w14:paraId="211BEFAC"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495</w:t>
            </w:r>
          </w:p>
        </w:tc>
        <w:tc>
          <w:tcPr>
            <w:tcW w:w="850" w:type="dxa"/>
            <w:noWrap/>
            <w:hideMark/>
          </w:tcPr>
          <w:p w14:paraId="211BEFAD"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492</w:t>
            </w:r>
          </w:p>
        </w:tc>
        <w:tc>
          <w:tcPr>
            <w:tcW w:w="709" w:type="dxa"/>
            <w:noWrap/>
            <w:hideMark/>
          </w:tcPr>
          <w:p w14:paraId="211BEFAE"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435</w:t>
            </w:r>
          </w:p>
        </w:tc>
        <w:tc>
          <w:tcPr>
            <w:tcW w:w="709" w:type="dxa"/>
            <w:noWrap/>
            <w:hideMark/>
          </w:tcPr>
          <w:p w14:paraId="211BEFAF"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415</w:t>
            </w:r>
          </w:p>
        </w:tc>
      </w:tr>
      <w:tr w:rsidR="006B6785" w:rsidRPr="008A6105" w14:paraId="211BEFB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B1"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Autres charges externes</w:t>
            </w:r>
          </w:p>
        </w:tc>
        <w:tc>
          <w:tcPr>
            <w:tcW w:w="852" w:type="dxa"/>
            <w:noWrap/>
            <w:hideMark/>
          </w:tcPr>
          <w:p w14:paraId="211BEFB2"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3 624</w:t>
            </w:r>
          </w:p>
        </w:tc>
        <w:tc>
          <w:tcPr>
            <w:tcW w:w="850" w:type="dxa"/>
            <w:noWrap/>
            <w:hideMark/>
          </w:tcPr>
          <w:p w14:paraId="211BEFB3"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3 773</w:t>
            </w:r>
          </w:p>
        </w:tc>
        <w:tc>
          <w:tcPr>
            <w:tcW w:w="851" w:type="dxa"/>
            <w:noWrap/>
            <w:hideMark/>
          </w:tcPr>
          <w:p w14:paraId="211BEFB4"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3 757</w:t>
            </w:r>
          </w:p>
        </w:tc>
        <w:tc>
          <w:tcPr>
            <w:tcW w:w="850" w:type="dxa"/>
            <w:noWrap/>
            <w:hideMark/>
          </w:tcPr>
          <w:p w14:paraId="211BEFB5"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3 805</w:t>
            </w:r>
          </w:p>
        </w:tc>
        <w:tc>
          <w:tcPr>
            <w:tcW w:w="709" w:type="dxa"/>
            <w:noWrap/>
            <w:hideMark/>
          </w:tcPr>
          <w:p w14:paraId="211BEFB6"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3 785</w:t>
            </w:r>
          </w:p>
        </w:tc>
        <w:tc>
          <w:tcPr>
            <w:tcW w:w="709" w:type="dxa"/>
            <w:noWrap/>
            <w:hideMark/>
          </w:tcPr>
          <w:p w14:paraId="211BEFB7"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3 901</w:t>
            </w:r>
          </w:p>
        </w:tc>
      </w:tr>
      <w:tr w:rsidR="006B6785" w:rsidRPr="008A6105" w14:paraId="211BEFC0"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B9"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Impôts, taxes et versements assimilés</w:t>
            </w:r>
          </w:p>
        </w:tc>
        <w:tc>
          <w:tcPr>
            <w:tcW w:w="852" w:type="dxa"/>
            <w:noWrap/>
            <w:hideMark/>
          </w:tcPr>
          <w:p w14:paraId="211BEFBA"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871</w:t>
            </w:r>
          </w:p>
        </w:tc>
        <w:tc>
          <w:tcPr>
            <w:tcW w:w="850" w:type="dxa"/>
            <w:noWrap/>
            <w:hideMark/>
          </w:tcPr>
          <w:p w14:paraId="211BEFBB"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841</w:t>
            </w:r>
          </w:p>
        </w:tc>
        <w:tc>
          <w:tcPr>
            <w:tcW w:w="851" w:type="dxa"/>
            <w:noWrap/>
            <w:hideMark/>
          </w:tcPr>
          <w:p w14:paraId="211BEFBC"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837</w:t>
            </w:r>
          </w:p>
        </w:tc>
        <w:tc>
          <w:tcPr>
            <w:tcW w:w="850" w:type="dxa"/>
            <w:noWrap/>
            <w:hideMark/>
          </w:tcPr>
          <w:p w14:paraId="211BEFBD"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828</w:t>
            </w:r>
          </w:p>
        </w:tc>
        <w:tc>
          <w:tcPr>
            <w:tcW w:w="709" w:type="dxa"/>
            <w:noWrap/>
            <w:hideMark/>
          </w:tcPr>
          <w:p w14:paraId="211BEFBE"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791</w:t>
            </w:r>
          </w:p>
        </w:tc>
        <w:tc>
          <w:tcPr>
            <w:tcW w:w="709" w:type="dxa"/>
            <w:noWrap/>
            <w:hideMark/>
          </w:tcPr>
          <w:p w14:paraId="211BEFBF"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781</w:t>
            </w:r>
          </w:p>
        </w:tc>
      </w:tr>
      <w:tr w:rsidR="006B6785" w:rsidRPr="008A6105" w14:paraId="211BEFC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C1"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Charges de personnel</w:t>
            </w:r>
          </w:p>
        </w:tc>
        <w:tc>
          <w:tcPr>
            <w:tcW w:w="852" w:type="dxa"/>
            <w:noWrap/>
            <w:hideMark/>
          </w:tcPr>
          <w:p w14:paraId="211BEFC2"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9 957</w:t>
            </w:r>
          </w:p>
        </w:tc>
        <w:tc>
          <w:tcPr>
            <w:tcW w:w="850" w:type="dxa"/>
            <w:noWrap/>
            <w:hideMark/>
          </w:tcPr>
          <w:p w14:paraId="211BEFC3"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9 773</w:t>
            </w:r>
          </w:p>
        </w:tc>
        <w:tc>
          <w:tcPr>
            <w:tcW w:w="851" w:type="dxa"/>
            <w:noWrap/>
            <w:hideMark/>
          </w:tcPr>
          <w:p w14:paraId="211BEFC4"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9 878</w:t>
            </w:r>
          </w:p>
        </w:tc>
        <w:tc>
          <w:tcPr>
            <w:tcW w:w="850" w:type="dxa"/>
            <w:noWrap/>
            <w:hideMark/>
          </w:tcPr>
          <w:p w14:paraId="211BEFC5"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9 600</w:t>
            </w:r>
          </w:p>
        </w:tc>
        <w:tc>
          <w:tcPr>
            <w:tcW w:w="709" w:type="dxa"/>
            <w:noWrap/>
            <w:hideMark/>
          </w:tcPr>
          <w:p w14:paraId="211BEFC6"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9 400</w:t>
            </w:r>
          </w:p>
        </w:tc>
        <w:tc>
          <w:tcPr>
            <w:tcW w:w="709" w:type="dxa"/>
            <w:noWrap/>
            <w:hideMark/>
          </w:tcPr>
          <w:p w14:paraId="211BEFC7"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9 083</w:t>
            </w:r>
          </w:p>
        </w:tc>
      </w:tr>
      <w:tr w:rsidR="006B6785" w:rsidRPr="008A6105" w14:paraId="211BEFD0"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C9"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Dotations aux amortissements et provisions</w:t>
            </w:r>
          </w:p>
        </w:tc>
        <w:tc>
          <w:tcPr>
            <w:tcW w:w="852" w:type="dxa"/>
            <w:noWrap/>
            <w:hideMark/>
          </w:tcPr>
          <w:p w14:paraId="211BEFCA"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787</w:t>
            </w:r>
          </w:p>
        </w:tc>
        <w:tc>
          <w:tcPr>
            <w:tcW w:w="850" w:type="dxa"/>
            <w:noWrap/>
            <w:hideMark/>
          </w:tcPr>
          <w:p w14:paraId="211BEFCB"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554</w:t>
            </w:r>
          </w:p>
        </w:tc>
        <w:tc>
          <w:tcPr>
            <w:tcW w:w="851" w:type="dxa"/>
            <w:noWrap/>
            <w:hideMark/>
          </w:tcPr>
          <w:p w14:paraId="211BEFCC"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382</w:t>
            </w:r>
          </w:p>
        </w:tc>
        <w:tc>
          <w:tcPr>
            <w:tcW w:w="850" w:type="dxa"/>
            <w:noWrap/>
            <w:hideMark/>
          </w:tcPr>
          <w:p w14:paraId="211BEFCD"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449</w:t>
            </w:r>
          </w:p>
        </w:tc>
        <w:tc>
          <w:tcPr>
            <w:tcW w:w="709" w:type="dxa"/>
            <w:noWrap/>
            <w:hideMark/>
          </w:tcPr>
          <w:p w14:paraId="211BEFCE"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399</w:t>
            </w:r>
          </w:p>
        </w:tc>
        <w:tc>
          <w:tcPr>
            <w:tcW w:w="709" w:type="dxa"/>
            <w:noWrap/>
            <w:hideMark/>
          </w:tcPr>
          <w:p w14:paraId="211BEFCF"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555</w:t>
            </w:r>
          </w:p>
        </w:tc>
      </w:tr>
      <w:tr w:rsidR="006B6785" w:rsidRPr="008A6105" w14:paraId="211BEFD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D1"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II. Résultat d'exploitation (1+2-3)</w:t>
            </w:r>
          </w:p>
        </w:tc>
        <w:tc>
          <w:tcPr>
            <w:tcW w:w="852" w:type="dxa"/>
            <w:noWrap/>
            <w:hideMark/>
          </w:tcPr>
          <w:p w14:paraId="211BEFD2"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-471</w:t>
            </w:r>
          </w:p>
        </w:tc>
        <w:tc>
          <w:tcPr>
            <w:tcW w:w="850" w:type="dxa"/>
            <w:noWrap/>
            <w:hideMark/>
          </w:tcPr>
          <w:p w14:paraId="211BEFD3"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-205</w:t>
            </w:r>
          </w:p>
        </w:tc>
        <w:tc>
          <w:tcPr>
            <w:tcW w:w="851" w:type="dxa"/>
            <w:noWrap/>
            <w:hideMark/>
          </w:tcPr>
          <w:p w14:paraId="211BEFD4"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-369</w:t>
            </w:r>
          </w:p>
        </w:tc>
        <w:tc>
          <w:tcPr>
            <w:tcW w:w="850" w:type="dxa"/>
            <w:noWrap/>
            <w:hideMark/>
          </w:tcPr>
          <w:p w14:paraId="211BEFD5"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-549</w:t>
            </w:r>
          </w:p>
        </w:tc>
        <w:tc>
          <w:tcPr>
            <w:tcW w:w="709" w:type="dxa"/>
            <w:noWrap/>
            <w:hideMark/>
          </w:tcPr>
          <w:p w14:paraId="211BEFD6"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-395</w:t>
            </w:r>
          </w:p>
        </w:tc>
        <w:tc>
          <w:tcPr>
            <w:tcW w:w="709" w:type="dxa"/>
            <w:noWrap/>
            <w:hideMark/>
          </w:tcPr>
          <w:p w14:paraId="211BEFD7"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-268</w:t>
            </w:r>
          </w:p>
        </w:tc>
      </w:tr>
      <w:tr w:rsidR="006B6785" w:rsidRPr="008A6105" w14:paraId="211BEFE0"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D9"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4. Résultat financier</w:t>
            </w:r>
          </w:p>
        </w:tc>
        <w:tc>
          <w:tcPr>
            <w:tcW w:w="852" w:type="dxa"/>
            <w:noWrap/>
            <w:hideMark/>
          </w:tcPr>
          <w:p w14:paraId="211BEFDA"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277</w:t>
            </w:r>
          </w:p>
        </w:tc>
        <w:tc>
          <w:tcPr>
            <w:tcW w:w="850" w:type="dxa"/>
            <w:noWrap/>
            <w:hideMark/>
          </w:tcPr>
          <w:p w14:paraId="211BEFDB"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289</w:t>
            </w:r>
          </w:p>
        </w:tc>
        <w:tc>
          <w:tcPr>
            <w:tcW w:w="851" w:type="dxa"/>
            <w:noWrap/>
            <w:hideMark/>
          </w:tcPr>
          <w:p w14:paraId="211BEFDC"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286</w:t>
            </w:r>
          </w:p>
        </w:tc>
        <w:tc>
          <w:tcPr>
            <w:tcW w:w="850" w:type="dxa"/>
            <w:noWrap/>
            <w:hideMark/>
          </w:tcPr>
          <w:p w14:paraId="211BEFDD"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340</w:t>
            </w:r>
          </w:p>
        </w:tc>
        <w:tc>
          <w:tcPr>
            <w:tcW w:w="709" w:type="dxa"/>
            <w:noWrap/>
            <w:hideMark/>
          </w:tcPr>
          <w:p w14:paraId="211BEFDE"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513</w:t>
            </w:r>
          </w:p>
        </w:tc>
        <w:tc>
          <w:tcPr>
            <w:tcW w:w="709" w:type="dxa"/>
            <w:noWrap/>
            <w:hideMark/>
          </w:tcPr>
          <w:p w14:paraId="211BEFDF"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431</w:t>
            </w:r>
          </w:p>
        </w:tc>
      </w:tr>
      <w:tr w:rsidR="006B6785" w:rsidRPr="008A6105" w14:paraId="211BEFE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E1"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III. Résultat courant ( 1+2-3+4)</w:t>
            </w:r>
          </w:p>
        </w:tc>
        <w:tc>
          <w:tcPr>
            <w:tcW w:w="852" w:type="dxa"/>
            <w:noWrap/>
            <w:hideMark/>
          </w:tcPr>
          <w:p w14:paraId="211BEFE2"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-194</w:t>
            </w:r>
          </w:p>
        </w:tc>
        <w:tc>
          <w:tcPr>
            <w:tcW w:w="850" w:type="dxa"/>
            <w:noWrap/>
            <w:hideMark/>
          </w:tcPr>
          <w:p w14:paraId="211BEFE3"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84</w:t>
            </w:r>
          </w:p>
        </w:tc>
        <w:tc>
          <w:tcPr>
            <w:tcW w:w="851" w:type="dxa"/>
            <w:noWrap/>
            <w:hideMark/>
          </w:tcPr>
          <w:p w14:paraId="211BEFE4"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-83</w:t>
            </w:r>
          </w:p>
        </w:tc>
        <w:tc>
          <w:tcPr>
            <w:tcW w:w="850" w:type="dxa"/>
            <w:noWrap/>
            <w:hideMark/>
          </w:tcPr>
          <w:p w14:paraId="211BEFE5"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-209</w:t>
            </w:r>
          </w:p>
        </w:tc>
        <w:tc>
          <w:tcPr>
            <w:tcW w:w="709" w:type="dxa"/>
            <w:noWrap/>
            <w:hideMark/>
          </w:tcPr>
          <w:p w14:paraId="211BEFE6"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118</w:t>
            </w:r>
          </w:p>
        </w:tc>
        <w:tc>
          <w:tcPr>
            <w:tcW w:w="709" w:type="dxa"/>
            <w:noWrap/>
            <w:hideMark/>
          </w:tcPr>
          <w:p w14:paraId="211BEFE7"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163</w:t>
            </w:r>
          </w:p>
        </w:tc>
      </w:tr>
      <w:tr w:rsidR="006B6785" w:rsidRPr="008A6105" w14:paraId="211BEFF0"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E9"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5. Résultat exceptionnel</w:t>
            </w:r>
          </w:p>
        </w:tc>
        <w:tc>
          <w:tcPr>
            <w:tcW w:w="852" w:type="dxa"/>
            <w:noWrap/>
            <w:hideMark/>
          </w:tcPr>
          <w:p w14:paraId="211BEFEA"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0</w:t>
            </w:r>
          </w:p>
        </w:tc>
        <w:tc>
          <w:tcPr>
            <w:tcW w:w="850" w:type="dxa"/>
            <w:noWrap/>
            <w:hideMark/>
          </w:tcPr>
          <w:p w14:paraId="211BEFEB"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w:t>
            </w:r>
          </w:p>
        </w:tc>
        <w:tc>
          <w:tcPr>
            <w:tcW w:w="851" w:type="dxa"/>
            <w:noWrap/>
            <w:hideMark/>
          </w:tcPr>
          <w:p w14:paraId="211BEFEC"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-26</w:t>
            </w:r>
          </w:p>
        </w:tc>
        <w:tc>
          <w:tcPr>
            <w:tcW w:w="850" w:type="dxa"/>
            <w:noWrap/>
            <w:hideMark/>
          </w:tcPr>
          <w:p w14:paraId="211BEFED"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-21</w:t>
            </w:r>
          </w:p>
        </w:tc>
        <w:tc>
          <w:tcPr>
            <w:tcW w:w="709" w:type="dxa"/>
            <w:noWrap/>
            <w:hideMark/>
          </w:tcPr>
          <w:p w14:paraId="211BEFEE"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-20</w:t>
            </w:r>
          </w:p>
        </w:tc>
        <w:tc>
          <w:tcPr>
            <w:tcW w:w="709" w:type="dxa"/>
            <w:noWrap/>
            <w:hideMark/>
          </w:tcPr>
          <w:p w14:paraId="211BEFEF"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w:t>
            </w:r>
          </w:p>
        </w:tc>
      </w:tr>
      <w:tr w:rsidR="006B6785" w:rsidRPr="008A6105" w14:paraId="211BEFF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F1"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IV. Résultat avant impôt (1+2-3+4)</w:t>
            </w:r>
          </w:p>
        </w:tc>
        <w:tc>
          <w:tcPr>
            <w:tcW w:w="852" w:type="dxa"/>
            <w:noWrap/>
            <w:hideMark/>
          </w:tcPr>
          <w:p w14:paraId="211BEFF2"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-194</w:t>
            </w:r>
          </w:p>
        </w:tc>
        <w:tc>
          <w:tcPr>
            <w:tcW w:w="850" w:type="dxa"/>
            <w:noWrap/>
            <w:hideMark/>
          </w:tcPr>
          <w:p w14:paraId="211BEFF3"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83</w:t>
            </w:r>
          </w:p>
        </w:tc>
        <w:tc>
          <w:tcPr>
            <w:tcW w:w="851" w:type="dxa"/>
            <w:noWrap/>
            <w:hideMark/>
          </w:tcPr>
          <w:p w14:paraId="211BEFF4"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-109</w:t>
            </w:r>
          </w:p>
        </w:tc>
        <w:tc>
          <w:tcPr>
            <w:tcW w:w="850" w:type="dxa"/>
            <w:noWrap/>
            <w:hideMark/>
          </w:tcPr>
          <w:p w14:paraId="211BEFF5"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-230</w:t>
            </w:r>
          </w:p>
        </w:tc>
        <w:tc>
          <w:tcPr>
            <w:tcW w:w="709" w:type="dxa"/>
            <w:noWrap/>
            <w:hideMark/>
          </w:tcPr>
          <w:p w14:paraId="211BEFF6"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98</w:t>
            </w:r>
          </w:p>
        </w:tc>
        <w:tc>
          <w:tcPr>
            <w:tcW w:w="709" w:type="dxa"/>
            <w:noWrap/>
            <w:hideMark/>
          </w:tcPr>
          <w:p w14:paraId="211BEFF7"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162</w:t>
            </w:r>
          </w:p>
        </w:tc>
      </w:tr>
      <w:tr w:rsidR="006B6785" w:rsidRPr="008A6105" w14:paraId="211BF000"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EFF9"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6. impôt sur les bénéfices</w:t>
            </w:r>
          </w:p>
        </w:tc>
        <w:tc>
          <w:tcPr>
            <w:tcW w:w="852" w:type="dxa"/>
            <w:noWrap/>
            <w:hideMark/>
          </w:tcPr>
          <w:p w14:paraId="211BEFFA"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76</w:t>
            </w:r>
          </w:p>
        </w:tc>
        <w:tc>
          <w:tcPr>
            <w:tcW w:w="850" w:type="dxa"/>
            <w:noWrap/>
            <w:hideMark/>
          </w:tcPr>
          <w:p w14:paraId="211BEFFB"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96</w:t>
            </w:r>
          </w:p>
        </w:tc>
        <w:tc>
          <w:tcPr>
            <w:tcW w:w="851" w:type="dxa"/>
            <w:noWrap/>
            <w:hideMark/>
          </w:tcPr>
          <w:p w14:paraId="211BEFFC"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175</w:t>
            </w:r>
          </w:p>
        </w:tc>
        <w:tc>
          <w:tcPr>
            <w:tcW w:w="850" w:type="dxa"/>
            <w:noWrap/>
            <w:hideMark/>
          </w:tcPr>
          <w:p w14:paraId="211BEFFD"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314</w:t>
            </w:r>
          </w:p>
        </w:tc>
        <w:tc>
          <w:tcPr>
            <w:tcW w:w="709" w:type="dxa"/>
            <w:noWrap/>
            <w:hideMark/>
          </w:tcPr>
          <w:p w14:paraId="211BEFFE"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265</w:t>
            </w:r>
          </w:p>
        </w:tc>
        <w:tc>
          <w:tcPr>
            <w:tcW w:w="709" w:type="dxa"/>
            <w:noWrap/>
            <w:hideMark/>
          </w:tcPr>
          <w:p w14:paraId="211BEFFF"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185</w:t>
            </w:r>
          </w:p>
        </w:tc>
      </w:tr>
      <w:tr w:rsidR="006B6785" w:rsidRPr="008A6105" w14:paraId="211BF00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11BF001" w14:textId="77777777" w:rsidR="006B6785" w:rsidRPr="008A6105" w:rsidRDefault="006B6785" w:rsidP="006C5A0B">
            <w:pPr>
              <w:spacing w:before="0" w:after="0"/>
              <w:ind w:firstLine="0"/>
              <w:jc w:val="left"/>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V. Résultat net (1+2-3+4-5)</w:t>
            </w:r>
          </w:p>
        </w:tc>
        <w:tc>
          <w:tcPr>
            <w:tcW w:w="852" w:type="dxa"/>
            <w:noWrap/>
            <w:hideMark/>
          </w:tcPr>
          <w:p w14:paraId="211BF002"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-117</w:t>
            </w:r>
          </w:p>
        </w:tc>
        <w:tc>
          <w:tcPr>
            <w:tcW w:w="850" w:type="dxa"/>
            <w:noWrap/>
            <w:hideMark/>
          </w:tcPr>
          <w:p w14:paraId="211BF003"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179</w:t>
            </w:r>
          </w:p>
        </w:tc>
        <w:tc>
          <w:tcPr>
            <w:tcW w:w="851" w:type="dxa"/>
            <w:noWrap/>
            <w:hideMark/>
          </w:tcPr>
          <w:p w14:paraId="211BF004"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66</w:t>
            </w:r>
          </w:p>
        </w:tc>
        <w:tc>
          <w:tcPr>
            <w:tcW w:w="850" w:type="dxa"/>
            <w:noWrap/>
            <w:hideMark/>
          </w:tcPr>
          <w:p w14:paraId="211BF005"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84</w:t>
            </w:r>
          </w:p>
        </w:tc>
        <w:tc>
          <w:tcPr>
            <w:tcW w:w="709" w:type="dxa"/>
            <w:noWrap/>
            <w:hideMark/>
          </w:tcPr>
          <w:p w14:paraId="211BF006"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363</w:t>
            </w:r>
          </w:p>
        </w:tc>
        <w:tc>
          <w:tcPr>
            <w:tcW w:w="709" w:type="dxa"/>
            <w:noWrap/>
            <w:hideMark/>
          </w:tcPr>
          <w:p w14:paraId="211BF007" w14:textId="77777777" w:rsidR="006B6785" w:rsidRPr="008A6105" w:rsidRDefault="006B6785" w:rsidP="006C5A0B">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7"/>
                <w:szCs w:val="17"/>
                <w:lang w:eastAsia="fr-FR"/>
              </w:rPr>
            </w:pPr>
            <w:r w:rsidRPr="008A6105">
              <w:rPr>
                <w:rFonts w:ascii="Times New Roman" w:eastAsia="Calibri" w:hAnsi="Times New Roman" w:cs="Times New Roman"/>
                <w:sz w:val="17"/>
                <w:szCs w:val="17"/>
                <w:lang w:eastAsia="fr-FR"/>
              </w:rPr>
              <w:t>347</w:t>
            </w:r>
          </w:p>
        </w:tc>
      </w:tr>
    </w:tbl>
    <w:p w14:paraId="211BF009" w14:textId="77777777" w:rsidR="006B6785" w:rsidRDefault="006B6785" w:rsidP="00301002">
      <w:pPr>
        <w:ind w:hanging="142"/>
        <w:rPr>
          <w:rFonts w:ascii="Times New Roman" w:eastAsia="Times New Roman" w:hAnsi="Times New Roman" w:cs="Times New Roman"/>
          <w:i/>
          <w:sz w:val="18"/>
          <w:szCs w:val="20"/>
          <w:lang w:eastAsia="fr-FR"/>
        </w:rPr>
      </w:pPr>
      <w:r w:rsidRPr="00883D54">
        <w:rPr>
          <w:rFonts w:ascii="Times New Roman" w:eastAsia="Times New Roman" w:hAnsi="Times New Roman" w:cs="Times New Roman"/>
          <w:i/>
          <w:sz w:val="18"/>
          <w:szCs w:val="20"/>
          <w:lang w:eastAsia="fr-FR"/>
        </w:rPr>
        <w:t>Source : comptes annuels publiés La Poste SA</w:t>
      </w:r>
    </w:p>
    <w:p w14:paraId="211BF00A" w14:textId="77777777" w:rsidR="006B6785" w:rsidRDefault="006B6785" w:rsidP="006B6785">
      <w:pPr>
        <w:ind w:firstLine="709"/>
        <w:rPr>
          <w:rFonts w:ascii="Times New Roman" w:eastAsia="Times New Roman" w:hAnsi="Times New Roman"/>
          <w:i/>
          <w:sz w:val="18"/>
          <w:lang w:eastAsia="fr-FR"/>
        </w:rPr>
      </w:pPr>
    </w:p>
    <w:p w14:paraId="01A53E8F" w14:textId="77777777" w:rsidR="00D60438" w:rsidRDefault="00D60438" w:rsidP="006B6785">
      <w:pPr>
        <w:ind w:firstLine="709"/>
        <w:rPr>
          <w:rFonts w:ascii="Times New Roman" w:eastAsia="Times New Roman" w:hAnsi="Times New Roman"/>
          <w:i/>
          <w:sz w:val="18"/>
          <w:lang w:eastAsia="fr-FR"/>
        </w:rPr>
      </w:pPr>
    </w:p>
    <w:p w14:paraId="211BF00B" w14:textId="77777777" w:rsidR="006B6785" w:rsidRPr="000778A0" w:rsidRDefault="006B6785" w:rsidP="006B6785">
      <w:pPr>
        <w:numPr>
          <w:ilvl w:val="0"/>
          <w:numId w:val="46"/>
        </w:numPr>
        <w:rPr>
          <w:rFonts w:ascii="Times New Roman" w:hAnsi="Times New Roman"/>
        </w:rPr>
      </w:pPr>
      <w:bookmarkStart w:id="2256" w:name="_Toc456806168"/>
      <w:bookmarkStart w:id="2257" w:name="_Toc456808191"/>
      <w:r w:rsidRPr="000778A0">
        <w:rPr>
          <w:rFonts w:ascii="Times New Roman" w:hAnsi="Times New Roman"/>
        </w:rPr>
        <w:t>Les produits d’exploitation</w:t>
      </w:r>
      <w:bookmarkEnd w:id="2256"/>
      <w:bookmarkEnd w:id="2257"/>
    </w:p>
    <w:p w14:paraId="211BF00C" w14:textId="77777777" w:rsidR="006B6785" w:rsidRPr="00883D54" w:rsidRDefault="006B6785" w:rsidP="006B6785">
      <w:pPr>
        <w:ind w:firstLine="709"/>
        <w:rPr>
          <w:rFonts w:ascii="Times New Roman" w:eastAsia="Times New Roman" w:hAnsi="Times New Roman" w:cs="Times New Roman"/>
          <w:szCs w:val="21"/>
          <w:lang w:eastAsia="fr-FR"/>
        </w:rPr>
      </w:pPr>
      <w:r w:rsidRPr="00883D54">
        <w:rPr>
          <w:rFonts w:ascii="Times New Roman" w:eastAsia="Times New Roman" w:hAnsi="Times New Roman" w:cs="Times New Roman"/>
          <w:szCs w:val="21"/>
          <w:lang w:eastAsia="fr-FR"/>
        </w:rPr>
        <w:t>Les produits d’exploitation ont été en décroissance régulière sur la période 2010</w:t>
      </w:r>
      <w:r>
        <w:rPr>
          <w:rFonts w:ascii="Times New Roman" w:eastAsia="Times New Roman" w:hAnsi="Times New Roman"/>
          <w:lang w:eastAsia="fr-FR"/>
        </w:rPr>
        <w:t>-</w:t>
      </w:r>
      <w:r w:rsidRPr="00883D54">
        <w:rPr>
          <w:rFonts w:ascii="Times New Roman" w:eastAsia="Times New Roman" w:hAnsi="Times New Roman" w:cs="Times New Roman"/>
          <w:szCs w:val="21"/>
          <w:lang w:eastAsia="fr-FR"/>
        </w:rPr>
        <w:t xml:space="preserve">2015, qu’il s’agisse du chiffre d’affaires </w:t>
      </w:r>
      <w:r w:rsidRPr="009F2439">
        <w:rPr>
          <w:rFonts w:ascii="Times New Roman" w:eastAsia="Times New Roman" w:hAnsi="Times New Roman"/>
          <w:i/>
          <w:lang w:eastAsia="fr-FR"/>
        </w:rPr>
        <w:t>stricto sensu</w:t>
      </w:r>
      <w:r w:rsidRPr="00883D54">
        <w:rPr>
          <w:rFonts w:ascii="Times New Roman" w:eastAsia="Times New Roman" w:hAnsi="Times New Roman" w:cs="Times New Roman"/>
          <w:szCs w:val="21"/>
          <w:lang w:eastAsia="fr-FR"/>
        </w:rPr>
        <w:t xml:space="preserve"> ou des « autres produits d’exploitation ».</w:t>
      </w:r>
    </w:p>
    <w:p w14:paraId="211BF00D" w14:textId="1C0544FA" w:rsidR="006B6785" w:rsidRPr="00883D54" w:rsidRDefault="006B6785" w:rsidP="006B6785">
      <w:pPr>
        <w:ind w:firstLine="709"/>
        <w:rPr>
          <w:rFonts w:ascii="Times New Roman" w:eastAsia="Times New Roman" w:hAnsi="Times New Roman" w:cs="Times New Roman"/>
          <w:szCs w:val="21"/>
          <w:lang w:eastAsia="fr-FR"/>
        </w:rPr>
      </w:pPr>
      <w:r w:rsidRPr="00883D54">
        <w:rPr>
          <w:rFonts w:ascii="Times New Roman" w:eastAsia="Times New Roman" w:hAnsi="Times New Roman" w:cs="Times New Roman"/>
          <w:szCs w:val="21"/>
          <w:lang w:eastAsia="fr-FR"/>
        </w:rPr>
        <w:t xml:space="preserve">Le chiffre d’affaires </w:t>
      </w:r>
      <w:r>
        <w:rPr>
          <w:rFonts w:ascii="Times New Roman" w:eastAsia="Times New Roman" w:hAnsi="Times New Roman"/>
          <w:lang w:eastAsia="fr-FR"/>
        </w:rPr>
        <w:t>R</w:t>
      </w:r>
      <w:r w:rsidRPr="00883D54">
        <w:rPr>
          <w:rFonts w:ascii="Times New Roman" w:eastAsia="Times New Roman" w:hAnsi="Times New Roman"/>
          <w:lang w:eastAsia="fr-FR"/>
        </w:rPr>
        <w:t>éseau</w:t>
      </w:r>
      <w:r w:rsidRPr="00883D54">
        <w:rPr>
          <w:rFonts w:ascii="Times New Roman" w:eastAsia="Times New Roman" w:hAnsi="Times New Roman" w:cs="Times New Roman"/>
          <w:szCs w:val="21"/>
          <w:lang w:eastAsia="fr-FR"/>
        </w:rPr>
        <w:t xml:space="preserve"> inclut les prestations rendues à la Banque Postale par les bureaux de poste, qui se sont élevées à 1 033 M€ en 2015</w:t>
      </w:r>
      <w:r w:rsidRPr="00883D54">
        <w:rPr>
          <w:rFonts w:ascii="Times New Roman" w:eastAsia="Times New Roman" w:hAnsi="Times New Roman"/>
          <w:lang w:eastAsia="fr-FR"/>
        </w:rPr>
        <w:t xml:space="preserve">. </w:t>
      </w:r>
      <w:r>
        <w:rPr>
          <w:rFonts w:ascii="Times New Roman" w:eastAsia="Times New Roman" w:hAnsi="Times New Roman"/>
          <w:lang w:eastAsia="fr-FR"/>
        </w:rPr>
        <w:t>S</w:t>
      </w:r>
      <w:r w:rsidRPr="00883D54">
        <w:rPr>
          <w:rFonts w:ascii="Times New Roman" w:eastAsia="Times New Roman" w:hAnsi="Times New Roman"/>
          <w:lang w:eastAsia="fr-FR"/>
        </w:rPr>
        <w:t>’y ajoute</w:t>
      </w:r>
      <w:r>
        <w:rPr>
          <w:rFonts w:ascii="Times New Roman" w:eastAsia="Times New Roman" w:hAnsi="Times New Roman"/>
          <w:lang w:eastAsia="fr-FR"/>
        </w:rPr>
        <w:t>nt</w:t>
      </w:r>
      <w:r w:rsidRPr="00883D54">
        <w:rPr>
          <w:rFonts w:ascii="Times New Roman" w:eastAsia="Times New Roman" w:hAnsi="Times New Roman" w:cs="Times New Roman"/>
          <w:szCs w:val="21"/>
          <w:lang w:eastAsia="fr-FR"/>
        </w:rPr>
        <w:t xml:space="preserve"> les lignes « coûts de personnel des services financiers » et « coûts</w:t>
      </w:r>
      <w:r w:rsidR="00165A22">
        <w:rPr>
          <w:rFonts w:ascii="Times New Roman" w:eastAsia="Times New Roman" w:hAnsi="Times New Roman" w:cs="Times New Roman"/>
          <w:szCs w:val="21"/>
          <w:lang w:eastAsia="fr-FR"/>
        </w:rPr>
        <w:t xml:space="preserve"> </w:t>
      </w:r>
      <w:r w:rsidRPr="00883D54">
        <w:rPr>
          <w:rFonts w:ascii="Times New Roman" w:eastAsia="Times New Roman" w:hAnsi="Times New Roman" w:cs="Times New Roman"/>
          <w:szCs w:val="21"/>
          <w:lang w:eastAsia="fr-FR"/>
        </w:rPr>
        <w:t>de la ligne de conseil bancaire du réseau La Poste » qui figurent dans les « autres produits d’exploitation ». Au total, en 2015, ce sont donc 3 079 M€ qui ont été facturés par La Poste SA à la Banque Postale au titre de ses prestations diverses.</w:t>
      </w:r>
    </w:p>
    <w:p w14:paraId="211BF00E" w14:textId="77777777" w:rsidR="006B6785" w:rsidRPr="00883D54" w:rsidRDefault="006B6785" w:rsidP="006B6785">
      <w:pPr>
        <w:ind w:firstLine="709"/>
        <w:rPr>
          <w:rFonts w:ascii="Times New Roman" w:eastAsia="Times New Roman" w:hAnsi="Times New Roman" w:cs="Times New Roman"/>
          <w:szCs w:val="21"/>
          <w:lang w:eastAsia="fr-FR"/>
        </w:rPr>
      </w:pPr>
      <w:r w:rsidRPr="00883D54">
        <w:rPr>
          <w:rFonts w:ascii="Times New Roman" w:eastAsia="Times New Roman" w:hAnsi="Times New Roman" w:cs="Times New Roman"/>
          <w:szCs w:val="21"/>
          <w:lang w:eastAsia="fr-FR"/>
        </w:rPr>
        <w:t>Les «autres produits d’exploitation » retracent également la compensation versée par l’État au titre de la mission de transport postal de presse (« Contribution presse ») qui, entre 2012 et 2015, a presque été divisée par deux.</w:t>
      </w:r>
    </w:p>
    <w:p w14:paraId="211BF00F" w14:textId="6B399728" w:rsidR="00B90EB5" w:rsidRDefault="00B90EB5" w:rsidP="006B6785">
      <w:pPr>
        <w:ind w:firstLine="709"/>
        <w:rPr>
          <w:rFonts w:ascii="Times New Roman" w:eastAsia="Times New Roman" w:hAnsi="Times New Roman" w:cs="Times New Roman"/>
          <w:szCs w:val="21"/>
          <w:lang w:eastAsia="fr-FR"/>
        </w:rPr>
      </w:pPr>
      <w:bookmarkStart w:id="2258" w:name="_Toc456806169"/>
      <w:bookmarkStart w:id="2259" w:name="_Toc456808192"/>
      <w:r>
        <w:rPr>
          <w:rFonts w:ascii="Times New Roman" w:eastAsia="Times New Roman" w:hAnsi="Times New Roman" w:cs="Times New Roman"/>
          <w:szCs w:val="21"/>
          <w:lang w:eastAsia="fr-FR"/>
        </w:rPr>
        <w:br w:type="page"/>
      </w:r>
    </w:p>
    <w:tbl>
      <w:tblPr>
        <w:tblStyle w:val="TABLEAURAPPORTPUBLICTHMATIQUE"/>
        <w:tblW w:w="7511" w:type="dxa"/>
        <w:tblInd w:w="-743" w:type="dxa"/>
        <w:tblLook w:val="04A0" w:firstRow="1" w:lastRow="0" w:firstColumn="1" w:lastColumn="0" w:noHBand="0" w:noVBand="1"/>
      </w:tblPr>
      <w:tblGrid>
        <w:gridCol w:w="2552"/>
        <w:gridCol w:w="851"/>
        <w:gridCol w:w="850"/>
        <w:gridCol w:w="711"/>
        <w:gridCol w:w="849"/>
        <w:gridCol w:w="850"/>
        <w:gridCol w:w="848"/>
      </w:tblGrid>
      <w:tr w:rsidR="00B90EB5" w:rsidRPr="00F96A92" w14:paraId="6B0F82BF" w14:textId="77777777" w:rsidTr="00D604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1A3E287B" w14:textId="77777777" w:rsidR="00B90EB5" w:rsidRPr="00D60438" w:rsidRDefault="00B90EB5" w:rsidP="00D60438">
            <w:pPr>
              <w:spacing w:before="0" w:after="0"/>
              <w:ind w:firstLine="0"/>
              <w:jc w:val="center"/>
              <w:rPr>
                <w:rFonts w:ascii="Times New Roman" w:eastAsia="Calibri" w:hAnsi="Times New Roman" w:cs="Times New Roman"/>
                <w:i w:val="0"/>
                <w:color w:val="000000" w:themeColor="text1"/>
                <w:sz w:val="18"/>
                <w:szCs w:val="18"/>
              </w:rPr>
            </w:pPr>
            <w:r w:rsidRPr="00D60438">
              <w:rPr>
                <w:rFonts w:ascii="Times New Roman" w:eastAsia="Calibri" w:hAnsi="Times New Roman" w:cs="Times New Roman"/>
                <w:i w:val="0"/>
                <w:color w:val="000000" w:themeColor="text1"/>
                <w:sz w:val="18"/>
                <w:szCs w:val="18"/>
              </w:rPr>
              <w:t>Décomposition des produits d'exploitation La Poste SA - en M€</w:t>
            </w:r>
          </w:p>
        </w:tc>
        <w:tc>
          <w:tcPr>
            <w:tcW w:w="851" w:type="dxa"/>
            <w:noWrap/>
            <w:hideMark/>
          </w:tcPr>
          <w:p w14:paraId="5DA3BF83" w14:textId="77777777" w:rsidR="00B90EB5" w:rsidRPr="00150EBD" w:rsidRDefault="00B90EB5" w:rsidP="00D60438">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rPr>
            </w:pPr>
            <w:r w:rsidRPr="00150EBD">
              <w:rPr>
                <w:rFonts w:ascii="Times New Roman" w:eastAsia="Calibri" w:hAnsi="Times New Roman" w:cs="Times New Roman"/>
                <w:color w:val="000000" w:themeColor="text1"/>
                <w:sz w:val="18"/>
                <w:szCs w:val="18"/>
                <w:lang w:val="en-US"/>
              </w:rPr>
              <w:t>2010</w:t>
            </w:r>
          </w:p>
        </w:tc>
        <w:tc>
          <w:tcPr>
            <w:tcW w:w="850" w:type="dxa"/>
            <w:noWrap/>
            <w:hideMark/>
          </w:tcPr>
          <w:p w14:paraId="6DF6F3B5" w14:textId="77777777" w:rsidR="00B90EB5" w:rsidRPr="00150EBD" w:rsidRDefault="00B90EB5" w:rsidP="00D60438">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rPr>
            </w:pPr>
            <w:r w:rsidRPr="00150EBD">
              <w:rPr>
                <w:rFonts w:ascii="Times New Roman" w:eastAsia="Calibri" w:hAnsi="Times New Roman" w:cs="Times New Roman"/>
                <w:color w:val="000000" w:themeColor="text1"/>
                <w:sz w:val="18"/>
                <w:szCs w:val="18"/>
                <w:lang w:val="en-US"/>
              </w:rPr>
              <w:t>2011</w:t>
            </w:r>
          </w:p>
        </w:tc>
        <w:tc>
          <w:tcPr>
            <w:tcW w:w="0" w:type="auto"/>
            <w:noWrap/>
            <w:hideMark/>
          </w:tcPr>
          <w:p w14:paraId="35F04EE8" w14:textId="77777777" w:rsidR="00B90EB5" w:rsidRPr="00150EBD" w:rsidRDefault="00B90EB5" w:rsidP="00D60438">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rPr>
            </w:pPr>
            <w:r w:rsidRPr="00150EBD">
              <w:rPr>
                <w:rFonts w:ascii="Times New Roman" w:eastAsia="Calibri" w:hAnsi="Times New Roman" w:cs="Times New Roman"/>
                <w:color w:val="000000" w:themeColor="text1"/>
                <w:sz w:val="18"/>
                <w:szCs w:val="18"/>
                <w:lang w:val="en-US"/>
              </w:rPr>
              <w:t>2012</w:t>
            </w:r>
          </w:p>
        </w:tc>
        <w:tc>
          <w:tcPr>
            <w:tcW w:w="849" w:type="dxa"/>
            <w:noWrap/>
            <w:hideMark/>
          </w:tcPr>
          <w:p w14:paraId="5F0FE056" w14:textId="77777777" w:rsidR="00B90EB5" w:rsidRPr="00150EBD" w:rsidRDefault="00B90EB5" w:rsidP="00D60438">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rPr>
            </w:pPr>
            <w:r w:rsidRPr="00150EBD">
              <w:rPr>
                <w:rFonts w:ascii="Times New Roman" w:eastAsia="Calibri" w:hAnsi="Times New Roman" w:cs="Times New Roman"/>
                <w:color w:val="000000" w:themeColor="text1"/>
                <w:sz w:val="18"/>
                <w:szCs w:val="18"/>
                <w:lang w:val="en-US"/>
              </w:rPr>
              <w:t>2013</w:t>
            </w:r>
          </w:p>
        </w:tc>
        <w:tc>
          <w:tcPr>
            <w:tcW w:w="850" w:type="dxa"/>
            <w:noWrap/>
            <w:hideMark/>
          </w:tcPr>
          <w:p w14:paraId="7F1E3D12" w14:textId="77777777" w:rsidR="00B90EB5" w:rsidRPr="00150EBD" w:rsidRDefault="00B90EB5" w:rsidP="00D60438">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rPr>
            </w:pPr>
            <w:r w:rsidRPr="00150EBD">
              <w:rPr>
                <w:rFonts w:ascii="Times New Roman" w:eastAsia="Calibri" w:hAnsi="Times New Roman" w:cs="Times New Roman"/>
                <w:color w:val="000000" w:themeColor="text1"/>
                <w:sz w:val="18"/>
                <w:szCs w:val="18"/>
                <w:lang w:val="en-US"/>
              </w:rPr>
              <w:t>2014</w:t>
            </w:r>
          </w:p>
        </w:tc>
        <w:tc>
          <w:tcPr>
            <w:tcW w:w="848" w:type="dxa"/>
            <w:noWrap/>
            <w:hideMark/>
          </w:tcPr>
          <w:p w14:paraId="4619E914" w14:textId="77777777" w:rsidR="00B90EB5" w:rsidRPr="00150EBD" w:rsidRDefault="00B90EB5" w:rsidP="00D60438">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rPr>
            </w:pPr>
            <w:r w:rsidRPr="00150EBD">
              <w:rPr>
                <w:rFonts w:ascii="Times New Roman" w:eastAsia="Calibri" w:hAnsi="Times New Roman" w:cs="Times New Roman"/>
                <w:color w:val="000000" w:themeColor="text1"/>
                <w:sz w:val="18"/>
                <w:szCs w:val="18"/>
                <w:lang w:val="en-US"/>
              </w:rPr>
              <w:t>2015</w:t>
            </w:r>
          </w:p>
        </w:tc>
      </w:tr>
      <w:tr w:rsidR="00B90EB5" w:rsidRPr="00F96A92" w14:paraId="581562BD" w14:textId="77777777" w:rsidTr="00D60438">
        <w:trPr>
          <w:trHeight w:val="36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D17DB76" w14:textId="77777777" w:rsidR="00B90EB5" w:rsidRPr="00F96A92" w:rsidRDefault="00B90EB5" w:rsidP="00B90EB5">
            <w:pPr>
              <w:spacing w:before="0" w:after="0"/>
              <w:ind w:firstLine="0"/>
              <w:rPr>
                <w:rFonts w:ascii="Times New Roman" w:eastAsia="Calibri" w:hAnsi="Times New Roman" w:cs="Times New Roman"/>
                <w:b/>
                <w:sz w:val="18"/>
                <w:szCs w:val="18"/>
              </w:rPr>
            </w:pPr>
            <w:r w:rsidRPr="00F96A92">
              <w:rPr>
                <w:rFonts w:ascii="Times New Roman" w:eastAsia="Calibri" w:hAnsi="Times New Roman" w:cs="Times New Roman"/>
                <w:b/>
                <w:sz w:val="18"/>
                <w:szCs w:val="18"/>
              </w:rPr>
              <w:t>I . Chiffre d'affaires total</w:t>
            </w:r>
          </w:p>
        </w:tc>
        <w:tc>
          <w:tcPr>
            <w:tcW w:w="851" w:type="dxa"/>
            <w:noWrap/>
            <w:hideMark/>
          </w:tcPr>
          <w:p w14:paraId="274B244C"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12 713</w:t>
            </w:r>
          </w:p>
        </w:tc>
        <w:tc>
          <w:tcPr>
            <w:tcW w:w="850" w:type="dxa"/>
            <w:noWrap/>
            <w:hideMark/>
          </w:tcPr>
          <w:p w14:paraId="08BC36B4"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12 696</w:t>
            </w:r>
          </w:p>
        </w:tc>
        <w:tc>
          <w:tcPr>
            <w:tcW w:w="0" w:type="auto"/>
            <w:noWrap/>
            <w:hideMark/>
          </w:tcPr>
          <w:p w14:paraId="378B489F"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12 373</w:t>
            </w:r>
          </w:p>
        </w:tc>
        <w:tc>
          <w:tcPr>
            <w:tcW w:w="849" w:type="dxa"/>
            <w:noWrap/>
            <w:hideMark/>
          </w:tcPr>
          <w:p w14:paraId="756DBC32"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12 089</w:t>
            </w:r>
          </w:p>
        </w:tc>
        <w:tc>
          <w:tcPr>
            <w:tcW w:w="850" w:type="dxa"/>
            <w:noWrap/>
            <w:hideMark/>
          </w:tcPr>
          <w:p w14:paraId="0DD9D27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11 976</w:t>
            </w:r>
          </w:p>
        </w:tc>
        <w:tc>
          <w:tcPr>
            <w:tcW w:w="848" w:type="dxa"/>
            <w:noWrap/>
            <w:hideMark/>
          </w:tcPr>
          <w:p w14:paraId="786BBBED"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12 031</w:t>
            </w:r>
          </w:p>
        </w:tc>
      </w:tr>
      <w:tr w:rsidR="00B90EB5" w:rsidRPr="00F96A92" w14:paraId="63833860"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779DF60" w14:textId="77777777" w:rsidR="00B90EB5" w:rsidRPr="00F96A92" w:rsidRDefault="00B90EB5" w:rsidP="00B90EB5">
            <w:pPr>
              <w:spacing w:before="0" w:after="0"/>
              <w:ind w:firstLine="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 Chiffre d'affaires Courrier (Services-Courrier &gt;2014)</w:t>
            </w:r>
          </w:p>
        </w:tc>
        <w:tc>
          <w:tcPr>
            <w:tcW w:w="851" w:type="dxa"/>
            <w:noWrap/>
            <w:hideMark/>
          </w:tcPr>
          <w:p w14:paraId="297B433D"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10 062</w:t>
            </w:r>
          </w:p>
        </w:tc>
        <w:tc>
          <w:tcPr>
            <w:tcW w:w="850" w:type="dxa"/>
            <w:noWrap/>
            <w:hideMark/>
          </w:tcPr>
          <w:p w14:paraId="78CF3B12"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9 982</w:t>
            </w:r>
          </w:p>
        </w:tc>
        <w:tc>
          <w:tcPr>
            <w:tcW w:w="0" w:type="auto"/>
            <w:noWrap/>
            <w:hideMark/>
          </w:tcPr>
          <w:p w14:paraId="411A1F6B"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9 736</w:t>
            </w:r>
          </w:p>
        </w:tc>
        <w:tc>
          <w:tcPr>
            <w:tcW w:w="849" w:type="dxa"/>
            <w:noWrap/>
            <w:hideMark/>
          </w:tcPr>
          <w:p w14:paraId="22342BB5"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9 351</w:t>
            </w:r>
          </w:p>
        </w:tc>
        <w:tc>
          <w:tcPr>
            <w:tcW w:w="850" w:type="dxa"/>
            <w:noWrap/>
            <w:hideMark/>
          </w:tcPr>
          <w:p w14:paraId="467D7E71"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9 253</w:t>
            </w:r>
          </w:p>
        </w:tc>
        <w:tc>
          <w:tcPr>
            <w:tcW w:w="848" w:type="dxa"/>
            <w:noWrap/>
            <w:hideMark/>
          </w:tcPr>
          <w:p w14:paraId="57689E0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9 286</w:t>
            </w:r>
          </w:p>
        </w:tc>
      </w:tr>
      <w:tr w:rsidR="00B90EB5" w:rsidRPr="00F96A92" w14:paraId="4F3ED21C"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3C169FCE"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Correspondance</w:t>
            </w:r>
          </w:p>
        </w:tc>
        <w:tc>
          <w:tcPr>
            <w:tcW w:w="851" w:type="dxa"/>
            <w:noWrap/>
            <w:hideMark/>
          </w:tcPr>
          <w:p w14:paraId="4AFD6F03"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7 035</w:t>
            </w:r>
          </w:p>
        </w:tc>
        <w:tc>
          <w:tcPr>
            <w:tcW w:w="850" w:type="dxa"/>
            <w:noWrap/>
            <w:hideMark/>
          </w:tcPr>
          <w:p w14:paraId="7798A35F"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6 792</w:t>
            </w:r>
          </w:p>
        </w:tc>
        <w:tc>
          <w:tcPr>
            <w:tcW w:w="0" w:type="auto"/>
            <w:noWrap/>
            <w:hideMark/>
          </w:tcPr>
          <w:p w14:paraId="35C0792F"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6 557</w:t>
            </w:r>
          </w:p>
        </w:tc>
        <w:tc>
          <w:tcPr>
            <w:tcW w:w="849" w:type="dxa"/>
            <w:noWrap/>
            <w:hideMark/>
          </w:tcPr>
          <w:p w14:paraId="33F5DBB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6 322</w:t>
            </w:r>
          </w:p>
        </w:tc>
        <w:tc>
          <w:tcPr>
            <w:tcW w:w="850" w:type="dxa"/>
            <w:noWrap/>
            <w:hideMark/>
          </w:tcPr>
          <w:p w14:paraId="79FAB493"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6 213</w:t>
            </w:r>
          </w:p>
        </w:tc>
        <w:tc>
          <w:tcPr>
            <w:tcW w:w="848" w:type="dxa"/>
            <w:noWrap/>
            <w:hideMark/>
          </w:tcPr>
          <w:p w14:paraId="21EE54FA"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6 253</w:t>
            </w:r>
          </w:p>
        </w:tc>
      </w:tr>
      <w:tr w:rsidR="00B90EB5" w:rsidRPr="00F96A92" w14:paraId="71679595"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380F6D77"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Publicité</w:t>
            </w:r>
          </w:p>
        </w:tc>
        <w:tc>
          <w:tcPr>
            <w:tcW w:w="851" w:type="dxa"/>
            <w:noWrap/>
            <w:hideMark/>
          </w:tcPr>
          <w:p w14:paraId="42E73A48"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1 500</w:t>
            </w:r>
          </w:p>
        </w:tc>
        <w:tc>
          <w:tcPr>
            <w:tcW w:w="850" w:type="dxa"/>
            <w:noWrap/>
            <w:hideMark/>
          </w:tcPr>
          <w:p w14:paraId="3BB3C402"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1 614</w:t>
            </w:r>
          </w:p>
        </w:tc>
        <w:tc>
          <w:tcPr>
            <w:tcW w:w="0" w:type="auto"/>
            <w:noWrap/>
            <w:hideMark/>
          </w:tcPr>
          <w:p w14:paraId="7A73511F"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1 538</w:t>
            </w:r>
          </w:p>
        </w:tc>
        <w:tc>
          <w:tcPr>
            <w:tcW w:w="849" w:type="dxa"/>
            <w:noWrap/>
            <w:hideMark/>
          </w:tcPr>
          <w:p w14:paraId="34FC0EA5"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1 431</w:t>
            </w:r>
          </w:p>
        </w:tc>
        <w:tc>
          <w:tcPr>
            <w:tcW w:w="850" w:type="dxa"/>
            <w:noWrap/>
            <w:hideMark/>
          </w:tcPr>
          <w:p w14:paraId="44CA977F"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1 317</w:t>
            </w:r>
          </w:p>
        </w:tc>
        <w:tc>
          <w:tcPr>
            <w:tcW w:w="848" w:type="dxa"/>
            <w:noWrap/>
            <w:hideMark/>
          </w:tcPr>
          <w:p w14:paraId="2B22CEE3"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1 233</w:t>
            </w:r>
          </w:p>
        </w:tc>
      </w:tr>
      <w:tr w:rsidR="00B90EB5" w:rsidRPr="00F96A92" w14:paraId="5CBAF05E"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DE25B08"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 xml:space="preserve">Presse </w:t>
            </w:r>
          </w:p>
        </w:tc>
        <w:tc>
          <w:tcPr>
            <w:tcW w:w="851" w:type="dxa"/>
            <w:noWrap/>
            <w:hideMark/>
          </w:tcPr>
          <w:p w14:paraId="5FCB1CF1"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461</w:t>
            </w:r>
          </w:p>
        </w:tc>
        <w:tc>
          <w:tcPr>
            <w:tcW w:w="850" w:type="dxa"/>
            <w:noWrap/>
            <w:hideMark/>
          </w:tcPr>
          <w:p w14:paraId="0E223DFE"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474</w:t>
            </w:r>
          </w:p>
        </w:tc>
        <w:tc>
          <w:tcPr>
            <w:tcW w:w="0" w:type="auto"/>
            <w:noWrap/>
            <w:hideMark/>
          </w:tcPr>
          <w:p w14:paraId="52B0F717"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439</w:t>
            </w:r>
          </w:p>
        </w:tc>
        <w:tc>
          <w:tcPr>
            <w:tcW w:w="849" w:type="dxa"/>
            <w:noWrap/>
            <w:hideMark/>
          </w:tcPr>
          <w:p w14:paraId="6A040193"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432</w:t>
            </w:r>
          </w:p>
        </w:tc>
        <w:tc>
          <w:tcPr>
            <w:tcW w:w="850" w:type="dxa"/>
            <w:noWrap/>
            <w:hideMark/>
          </w:tcPr>
          <w:p w14:paraId="36BD4489"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429</w:t>
            </w:r>
          </w:p>
        </w:tc>
        <w:tc>
          <w:tcPr>
            <w:tcW w:w="848" w:type="dxa"/>
            <w:noWrap/>
            <w:hideMark/>
          </w:tcPr>
          <w:p w14:paraId="15FB175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430</w:t>
            </w:r>
          </w:p>
        </w:tc>
      </w:tr>
      <w:tr w:rsidR="00B90EB5" w:rsidRPr="00F96A92" w14:paraId="1602C0A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AA433D9"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International</w:t>
            </w:r>
          </w:p>
        </w:tc>
        <w:tc>
          <w:tcPr>
            <w:tcW w:w="851" w:type="dxa"/>
            <w:noWrap/>
            <w:hideMark/>
          </w:tcPr>
          <w:p w14:paraId="5865BC4F"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555</w:t>
            </w:r>
          </w:p>
        </w:tc>
        <w:tc>
          <w:tcPr>
            <w:tcW w:w="850" w:type="dxa"/>
            <w:noWrap/>
            <w:hideMark/>
          </w:tcPr>
          <w:p w14:paraId="51F6108B"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545</w:t>
            </w:r>
          </w:p>
        </w:tc>
        <w:tc>
          <w:tcPr>
            <w:tcW w:w="0" w:type="auto"/>
            <w:noWrap/>
            <w:hideMark/>
          </w:tcPr>
          <w:p w14:paraId="67E5894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561</w:t>
            </w:r>
          </w:p>
        </w:tc>
        <w:tc>
          <w:tcPr>
            <w:tcW w:w="849" w:type="dxa"/>
            <w:noWrap/>
            <w:hideMark/>
          </w:tcPr>
          <w:p w14:paraId="6BD02808"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534</w:t>
            </w:r>
          </w:p>
        </w:tc>
        <w:tc>
          <w:tcPr>
            <w:tcW w:w="850" w:type="dxa"/>
            <w:noWrap/>
            <w:hideMark/>
          </w:tcPr>
          <w:p w14:paraId="2B9CA070"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555</w:t>
            </w:r>
          </w:p>
        </w:tc>
        <w:tc>
          <w:tcPr>
            <w:tcW w:w="848" w:type="dxa"/>
            <w:noWrap/>
            <w:hideMark/>
          </w:tcPr>
          <w:p w14:paraId="32C3A0F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575</w:t>
            </w:r>
          </w:p>
        </w:tc>
      </w:tr>
      <w:tr w:rsidR="00B90EB5" w:rsidRPr="00F96A92" w14:paraId="271383DC"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2A5A4DB"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Autres produits</w:t>
            </w:r>
          </w:p>
        </w:tc>
        <w:tc>
          <w:tcPr>
            <w:tcW w:w="851" w:type="dxa"/>
            <w:noWrap/>
            <w:hideMark/>
          </w:tcPr>
          <w:p w14:paraId="27B2256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511</w:t>
            </w:r>
          </w:p>
        </w:tc>
        <w:tc>
          <w:tcPr>
            <w:tcW w:w="850" w:type="dxa"/>
            <w:noWrap/>
            <w:hideMark/>
          </w:tcPr>
          <w:p w14:paraId="78518A9A"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557</w:t>
            </w:r>
          </w:p>
        </w:tc>
        <w:tc>
          <w:tcPr>
            <w:tcW w:w="0" w:type="auto"/>
            <w:noWrap/>
            <w:hideMark/>
          </w:tcPr>
          <w:p w14:paraId="6B3F30E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641</w:t>
            </w:r>
          </w:p>
        </w:tc>
        <w:tc>
          <w:tcPr>
            <w:tcW w:w="849" w:type="dxa"/>
            <w:noWrap/>
            <w:hideMark/>
          </w:tcPr>
          <w:p w14:paraId="7243EA9A"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738</w:t>
            </w:r>
          </w:p>
        </w:tc>
        <w:tc>
          <w:tcPr>
            <w:tcW w:w="850" w:type="dxa"/>
            <w:noWrap/>
            <w:hideMark/>
          </w:tcPr>
          <w:p w14:paraId="328C0A4F"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739</w:t>
            </w:r>
          </w:p>
        </w:tc>
        <w:tc>
          <w:tcPr>
            <w:tcW w:w="848" w:type="dxa"/>
            <w:noWrap/>
            <w:hideMark/>
          </w:tcPr>
          <w:p w14:paraId="417455FC"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795</w:t>
            </w:r>
          </w:p>
        </w:tc>
      </w:tr>
      <w:tr w:rsidR="00B90EB5" w:rsidRPr="00F96A92" w14:paraId="53D95000"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32B64432" w14:textId="77777777" w:rsidR="00B90EB5" w:rsidRPr="00F96A92" w:rsidRDefault="00B90EB5" w:rsidP="00B90EB5">
            <w:pPr>
              <w:spacing w:before="0" w:after="0"/>
              <w:ind w:firstLine="0"/>
              <w:rPr>
                <w:rFonts w:ascii="Times New Roman" w:eastAsia="Calibri" w:hAnsi="Times New Roman" w:cs="Times New Roman"/>
                <w:b/>
                <w:sz w:val="18"/>
                <w:szCs w:val="18"/>
              </w:rPr>
            </w:pPr>
            <w:r w:rsidRPr="00F96A92">
              <w:rPr>
                <w:rFonts w:ascii="Times New Roman" w:eastAsia="Calibri" w:hAnsi="Times New Roman" w:cs="Times New Roman"/>
                <w:b/>
                <w:sz w:val="18"/>
                <w:szCs w:val="18"/>
              </w:rPr>
              <w:t>2. Chiffre d'affaires Colis</w:t>
            </w:r>
          </w:p>
        </w:tc>
        <w:tc>
          <w:tcPr>
            <w:tcW w:w="851" w:type="dxa"/>
            <w:noWrap/>
            <w:hideMark/>
          </w:tcPr>
          <w:p w14:paraId="156311A0"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1 422</w:t>
            </w:r>
          </w:p>
        </w:tc>
        <w:tc>
          <w:tcPr>
            <w:tcW w:w="850" w:type="dxa"/>
            <w:noWrap/>
            <w:hideMark/>
          </w:tcPr>
          <w:p w14:paraId="14A7EA57"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1 501</w:t>
            </w:r>
          </w:p>
        </w:tc>
        <w:tc>
          <w:tcPr>
            <w:tcW w:w="0" w:type="auto"/>
            <w:noWrap/>
            <w:hideMark/>
          </w:tcPr>
          <w:p w14:paraId="08D5BC7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1 531</w:t>
            </w:r>
          </w:p>
        </w:tc>
        <w:tc>
          <w:tcPr>
            <w:tcW w:w="849" w:type="dxa"/>
            <w:noWrap/>
            <w:hideMark/>
          </w:tcPr>
          <w:p w14:paraId="0AABBED5"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1 578</w:t>
            </w:r>
          </w:p>
        </w:tc>
        <w:tc>
          <w:tcPr>
            <w:tcW w:w="850" w:type="dxa"/>
            <w:noWrap/>
            <w:hideMark/>
          </w:tcPr>
          <w:p w14:paraId="79C49B30"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1 582</w:t>
            </w:r>
          </w:p>
        </w:tc>
        <w:tc>
          <w:tcPr>
            <w:tcW w:w="848" w:type="dxa"/>
            <w:noWrap/>
            <w:hideMark/>
          </w:tcPr>
          <w:p w14:paraId="068267EB"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1 620</w:t>
            </w:r>
          </w:p>
        </w:tc>
      </w:tr>
      <w:tr w:rsidR="00B90EB5" w:rsidRPr="00F96A92" w14:paraId="3F0961B2"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52DF0197"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BtoC (Business to Consumer)</w:t>
            </w:r>
          </w:p>
        </w:tc>
        <w:tc>
          <w:tcPr>
            <w:tcW w:w="851" w:type="dxa"/>
            <w:noWrap/>
            <w:hideMark/>
          </w:tcPr>
          <w:p w14:paraId="504CE5C8"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956</w:t>
            </w:r>
          </w:p>
        </w:tc>
        <w:tc>
          <w:tcPr>
            <w:tcW w:w="850" w:type="dxa"/>
            <w:noWrap/>
            <w:hideMark/>
          </w:tcPr>
          <w:p w14:paraId="3118010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1 038</w:t>
            </w:r>
          </w:p>
        </w:tc>
        <w:tc>
          <w:tcPr>
            <w:tcW w:w="0" w:type="auto"/>
            <w:noWrap/>
            <w:hideMark/>
          </w:tcPr>
          <w:p w14:paraId="00EC1515"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1 055</w:t>
            </w:r>
          </w:p>
        </w:tc>
        <w:tc>
          <w:tcPr>
            <w:tcW w:w="849" w:type="dxa"/>
            <w:noWrap/>
            <w:hideMark/>
          </w:tcPr>
          <w:p w14:paraId="7BF16832"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1 092</w:t>
            </w:r>
          </w:p>
        </w:tc>
        <w:tc>
          <w:tcPr>
            <w:tcW w:w="850" w:type="dxa"/>
            <w:noWrap/>
            <w:hideMark/>
          </w:tcPr>
          <w:p w14:paraId="77372E63"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1 095</w:t>
            </w:r>
          </w:p>
        </w:tc>
        <w:tc>
          <w:tcPr>
            <w:tcW w:w="848" w:type="dxa"/>
            <w:noWrap/>
            <w:hideMark/>
          </w:tcPr>
          <w:p w14:paraId="1AFB8AD2"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1 188</w:t>
            </w:r>
          </w:p>
        </w:tc>
      </w:tr>
      <w:tr w:rsidR="00B90EB5" w:rsidRPr="00F96A92" w14:paraId="022CD2EB"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5F5C779"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CtoC (Consumer to consumer)</w:t>
            </w:r>
          </w:p>
        </w:tc>
        <w:tc>
          <w:tcPr>
            <w:tcW w:w="851" w:type="dxa"/>
            <w:noWrap/>
            <w:hideMark/>
          </w:tcPr>
          <w:p w14:paraId="20F256AF"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445</w:t>
            </w:r>
          </w:p>
        </w:tc>
        <w:tc>
          <w:tcPr>
            <w:tcW w:w="850" w:type="dxa"/>
            <w:noWrap/>
            <w:hideMark/>
          </w:tcPr>
          <w:p w14:paraId="0BF4365E"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436</w:t>
            </w:r>
          </w:p>
        </w:tc>
        <w:tc>
          <w:tcPr>
            <w:tcW w:w="0" w:type="auto"/>
            <w:noWrap/>
            <w:hideMark/>
          </w:tcPr>
          <w:p w14:paraId="32D66FDE"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449</w:t>
            </w:r>
          </w:p>
        </w:tc>
        <w:tc>
          <w:tcPr>
            <w:tcW w:w="849" w:type="dxa"/>
            <w:noWrap/>
            <w:hideMark/>
          </w:tcPr>
          <w:p w14:paraId="678E6892"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449</w:t>
            </w:r>
          </w:p>
        </w:tc>
        <w:tc>
          <w:tcPr>
            <w:tcW w:w="850" w:type="dxa"/>
            <w:noWrap/>
            <w:hideMark/>
          </w:tcPr>
          <w:p w14:paraId="5D4E8978"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441</w:t>
            </w:r>
          </w:p>
        </w:tc>
        <w:tc>
          <w:tcPr>
            <w:tcW w:w="848" w:type="dxa"/>
            <w:noWrap/>
            <w:hideMark/>
          </w:tcPr>
          <w:p w14:paraId="28FCB808"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448</w:t>
            </w:r>
          </w:p>
        </w:tc>
      </w:tr>
      <w:tr w:rsidR="00B90EB5" w:rsidRPr="00F96A92" w14:paraId="7A60DB9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CA423D7"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Autres</w:t>
            </w:r>
          </w:p>
        </w:tc>
        <w:tc>
          <w:tcPr>
            <w:tcW w:w="851" w:type="dxa"/>
            <w:noWrap/>
            <w:hideMark/>
          </w:tcPr>
          <w:p w14:paraId="0FFFB7DE"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21</w:t>
            </w:r>
          </w:p>
        </w:tc>
        <w:tc>
          <w:tcPr>
            <w:tcW w:w="850" w:type="dxa"/>
            <w:noWrap/>
            <w:hideMark/>
          </w:tcPr>
          <w:p w14:paraId="603D7210"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27</w:t>
            </w:r>
          </w:p>
        </w:tc>
        <w:tc>
          <w:tcPr>
            <w:tcW w:w="0" w:type="auto"/>
            <w:noWrap/>
            <w:hideMark/>
          </w:tcPr>
          <w:p w14:paraId="304DCA22"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37</w:t>
            </w:r>
          </w:p>
        </w:tc>
        <w:tc>
          <w:tcPr>
            <w:tcW w:w="849" w:type="dxa"/>
            <w:noWrap/>
            <w:hideMark/>
          </w:tcPr>
          <w:p w14:paraId="33505551"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37</w:t>
            </w:r>
          </w:p>
        </w:tc>
        <w:tc>
          <w:tcPr>
            <w:tcW w:w="850" w:type="dxa"/>
            <w:noWrap/>
            <w:hideMark/>
          </w:tcPr>
          <w:p w14:paraId="2BE5CB89"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46</w:t>
            </w:r>
          </w:p>
        </w:tc>
        <w:tc>
          <w:tcPr>
            <w:tcW w:w="848" w:type="dxa"/>
            <w:noWrap/>
            <w:hideMark/>
          </w:tcPr>
          <w:p w14:paraId="29BE08B5"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54</w:t>
            </w:r>
          </w:p>
        </w:tc>
      </w:tr>
      <w:tr w:rsidR="00B90EB5" w:rsidRPr="00F96A92" w14:paraId="214978D1"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0D5603C" w14:textId="77777777" w:rsidR="00B90EB5" w:rsidRPr="00F96A92" w:rsidRDefault="00B90EB5" w:rsidP="00B90EB5">
            <w:pPr>
              <w:spacing w:before="0" w:after="0"/>
              <w:ind w:firstLine="0"/>
              <w:rPr>
                <w:rFonts w:ascii="Times New Roman" w:eastAsia="Calibri" w:hAnsi="Times New Roman" w:cs="Times New Roman"/>
                <w:b/>
                <w:sz w:val="18"/>
                <w:szCs w:val="18"/>
              </w:rPr>
            </w:pPr>
            <w:r w:rsidRPr="00F96A92">
              <w:rPr>
                <w:rFonts w:ascii="Times New Roman" w:eastAsia="Calibri" w:hAnsi="Times New Roman" w:cs="Times New Roman"/>
                <w:b/>
                <w:sz w:val="18"/>
                <w:szCs w:val="18"/>
              </w:rPr>
              <w:t>3. Chiffre d 'affaires Réseau</w:t>
            </w:r>
          </w:p>
        </w:tc>
        <w:tc>
          <w:tcPr>
            <w:tcW w:w="851" w:type="dxa"/>
            <w:noWrap/>
            <w:hideMark/>
          </w:tcPr>
          <w:p w14:paraId="44D9CE1D"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1 199</w:t>
            </w:r>
          </w:p>
        </w:tc>
        <w:tc>
          <w:tcPr>
            <w:tcW w:w="850" w:type="dxa"/>
            <w:noWrap/>
            <w:hideMark/>
          </w:tcPr>
          <w:p w14:paraId="72C51329"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1 185</w:t>
            </w:r>
          </w:p>
        </w:tc>
        <w:tc>
          <w:tcPr>
            <w:tcW w:w="0" w:type="auto"/>
            <w:noWrap/>
            <w:hideMark/>
          </w:tcPr>
          <w:p w14:paraId="0D7D09ED"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1 080</w:t>
            </w:r>
          </w:p>
        </w:tc>
        <w:tc>
          <w:tcPr>
            <w:tcW w:w="849" w:type="dxa"/>
            <w:noWrap/>
            <w:hideMark/>
          </w:tcPr>
          <w:p w14:paraId="10F290A8"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1 138</w:t>
            </w:r>
          </w:p>
        </w:tc>
        <w:tc>
          <w:tcPr>
            <w:tcW w:w="850" w:type="dxa"/>
            <w:noWrap/>
            <w:hideMark/>
          </w:tcPr>
          <w:p w14:paraId="44A4426A"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1 117</w:t>
            </w:r>
          </w:p>
        </w:tc>
        <w:tc>
          <w:tcPr>
            <w:tcW w:w="848" w:type="dxa"/>
            <w:noWrap/>
            <w:hideMark/>
          </w:tcPr>
          <w:p w14:paraId="6C94BDFD"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1 101</w:t>
            </w:r>
          </w:p>
        </w:tc>
      </w:tr>
      <w:tr w:rsidR="00B90EB5" w:rsidRPr="00F96A92" w14:paraId="38C785FF"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1AAC9E9A" w14:textId="77777777" w:rsidR="00B90EB5" w:rsidRPr="00F96A92" w:rsidRDefault="00B90EB5" w:rsidP="00B90EB5">
            <w:pPr>
              <w:spacing w:before="0" w:after="0"/>
              <w:ind w:firstLine="0"/>
              <w:rPr>
                <w:rFonts w:ascii="Times New Roman" w:eastAsia="Calibri" w:hAnsi="Times New Roman" w:cs="Times New Roman"/>
                <w:b/>
                <w:sz w:val="18"/>
                <w:szCs w:val="18"/>
              </w:rPr>
            </w:pPr>
            <w:r w:rsidRPr="00F96A92">
              <w:rPr>
                <w:rFonts w:ascii="Times New Roman" w:eastAsia="Calibri" w:hAnsi="Times New Roman" w:cs="Times New Roman"/>
                <w:b/>
                <w:sz w:val="18"/>
                <w:szCs w:val="18"/>
              </w:rPr>
              <w:t>4. Chiffre d'affaires Numérique</w:t>
            </w:r>
          </w:p>
        </w:tc>
        <w:tc>
          <w:tcPr>
            <w:tcW w:w="851" w:type="dxa"/>
            <w:noWrap/>
            <w:hideMark/>
          </w:tcPr>
          <w:p w14:paraId="6B4D4805"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p>
        </w:tc>
        <w:tc>
          <w:tcPr>
            <w:tcW w:w="850" w:type="dxa"/>
            <w:noWrap/>
            <w:hideMark/>
          </w:tcPr>
          <w:p w14:paraId="0ED0CC00"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p>
        </w:tc>
        <w:tc>
          <w:tcPr>
            <w:tcW w:w="0" w:type="auto"/>
            <w:noWrap/>
            <w:hideMark/>
          </w:tcPr>
          <w:p w14:paraId="7B2EC9EE"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p>
        </w:tc>
        <w:tc>
          <w:tcPr>
            <w:tcW w:w="849" w:type="dxa"/>
            <w:noWrap/>
            <w:hideMark/>
          </w:tcPr>
          <w:p w14:paraId="4D059690"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p>
        </w:tc>
        <w:tc>
          <w:tcPr>
            <w:tcW w:w="850" w:type="dxa"/>
            <w:noWrap/>
            <w:hideMark/>
          </w:tcPr>
          <w:p w14:paraId="6A6DE9C0"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3</w:t>
            </w:r>
          </w:p>
        </w:tc>
        <w:tc>
          <w:tcPr>
            <w:tcW w:w="848" w:type="dxa"/>
            <w:noWrap/>
            <w:hideMark/>
          </w:tcPr>
          <w:p w14:paraId="15AD69FB"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5</w:t>
            </w:r>
          </w:p>
        </w:tc>
      </w:tr>
      <w:tr w:rsidR="00B90EB5" w:rsidRPr="00F96A92" w14:paraId="0FEB5BD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596C49DF" w14:textId="77777777" w:rsidR="00B90EB5" w:rsidRPr="00F96A92" w:rsidRDefault="00B90EB5" w:rsidP="00B90EB5">
            <w:pPr>
              <w:spacing w:before="0" w:after="0"/>
              <w:ind w:firstLine="0"/>
              <w:rPr>
                <w:rFonts w:ascii="Times New Roman" w:eastAsia="Calibri" w:hAnsi="Times New Roman" w:cs="Times New Roman"/>
                <w:b/>
                <w:sz w:val="18"/>
                <w:szCs w:val="18"/>
              </w:rPr>
            </w:pPr>
            <w:r w:rsidRPr="00F96A92">
              <w:rPr>
                <w:rFonts w:ascii="Times New Roman" w:eastAsia="Calibri" w:hAnsi="Times New Roman" w:cs="Times New Roman"/>
                <w:b/>
                <w:sz w:val="18"/>
                <w:szCs w:val="18"/>
              </w:rPr>
              <w:t>5. Chiffre d'affaires Immobilier</w:t>
            </w:r>
          </w:p>
        </w:tc>
        <w:tc>
          <w:tcPr>
            <w:tcW w:w="851" w:type="dxa"/>
            <w:noWrap/>
            <w:hideMark/>
          </w:tcPr>
          <w:p w14:paraId="2A5ADFBB"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30</w:t>
            </w:r>
          </w:p>
        </w:tc>
        <w:tc>
          <w:tcPr>
            <w:tcW w:w="850" w:type="dxa"/>
            <w:noWrap/>
            <w:hideMark/>
          </w:tcPr>
          <w:p w14:paraId="7B45DC1A"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28</w:t>
            </w:r>
          </w:p>
        </w:tc>
        <w:tc>
          <w:tcPr>
            <w:tcW w:w="0" w:type="auto"/>
            <w:noWrap/>
            <w:hideMark/>
          </w:tcPr>
          <w:p w14:paraId="4219C31D"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26</w:t>
            </w:r>
          </w:p>
        </w:tc>
        <w:tc>
          <w:tcPr>
            <w:tcW w:w="849" w:type="dxa"/>
            <w:noWrap/>
            <w:hideMark/>
          </w:tcPr>
          <w:p w14:paraId="715EF823"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22</w:t>
            </w:r>
          </w:p>
        </w:tc>
        <w:tc>
          <w:tcPr>
            <w:tcW w:w="850" w:type="dxa"/>
            <w:noWrap/>
            <w:hideMark/>
          </w:tcPr>
          <w:p w14:paraId="6362574A"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21</w:t>
            </w:r>
          </w:p>
        </w:tc>
        <w:tc>
          <w:tcPr>
            <w:tcW w:w="848" w:type="dxa"/>
            <w:noWrap/>
            <w:hideMark/>
          </w:tcPr>
          <w:p w14:paraId="4EBBA665"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19</w:t>
            </w:r>
          </w:p>
        </w:tc>
      </w:tr>
      <w:tr w:rsidR="00B90EB5" w:rsidRPr="00F96A92" w14:paraId="5502BF41"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532F1734"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II. Autres produits d'exploitation</w:t>
            </w:r>
          </w:p>
        </w:tc>
        <w:tc>
          <w:tcPr>
            <w:tcW w:w="851" w:type="dxa"/>
            <w:noWrap/>
            <w:hideMark/>
          </w:tcPr>
          <w:p w14:paraId="509A066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2 523</w:t>
            </w:r>
          </w:p>
        </w:tc>
        <w:tc>
          <w:tcPr>
            <w:tcW w:w="850" w:type="dxa"/>
            <w:noWrap/>
            <w:hideMark/>
          </w:tcPr>
          <w:p w14:paraId="3FF44F19"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2 532</w:t>
            </w:r>
          </w:p>
        </w:tc>
        <w:tc>
          <w:tcPr>
            <w:tcW w:w="0" w:type="auto"/>
            <w:noWrap/>
            <w:hideMark/>
          </w:tcPr>
          <w:p w14:paraId="1A8B35F8"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2 607</w:t>
            </w:r>
          </w:p>
        </w:tc>
        <w:tc>
          <w:tcPr>
            <w:tcW w:w="849" w:type="dxa"/>
            <w:noWrap/>
            <w:hideMark/>
          </w:tcPr>
          <w:p w14:paraId="69A2344C"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2 536</w:t>
            </w:r>
          </w:p>
        </w:tc>
        <w:tc>
          <w:tcPr>
            <w:tcW w:w="850" w:type="dxa"/>
            <w:noWrap/>
            <w:hideMark/>
          </w:tcPr>
          <w:p w14:paraId="0EBD333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2 439</w:t>
            </w:r>
          </w:p>
        </w:tc>
        <w:tc>
          <w:tcPr>
            <w:tcW w:w="848" w:type="dxa"/>
            <w:noWrap/>
            <w:hideMark/>
          </w:tcPr>
          <w:p w14:paraId="0B624BCD"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2 436</w:t>
            </w:r>
          </w:p>
        </w:tc>
      </w:tr>
      <w:tr w:rsidR="00B90EB5" w:rsidRPr="00F96A92" w14:paraId="4AC79276"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56FFAE6"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Contribution presse</w:t>
            </w:r>
          </w:p>
        </w:tc>
        <w:tc>
          <w:tcPr>
            <w:tcW w:w="851" w:type="dxa"/>
            <w:noWrap/>
            <w:hideMark/>
          </w:tcPr>
          <w:p w14:paraId="13F9450A"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242</w:t>
            </w:r>
          </w:p>
        </w:tc>
        <w:tc>
          <w:tcPr>
            <w:tcW w:w="850" w:type="dxa"/>
            <w:noWrap/>
            <w:hideMark/>
          </w:tcPr>
          <w:p w14:paraId="5CDA514B"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242</w:t>
            </w:r>
          </w:p>
        </w:tc>
        <w:tc>
          <w:tcPr>
            <w:tcW w:w="0" w:type="auto"/>
            <w:noWrap/>
            <w:hideMark/>
          </w:tcPr>
          <w:p w14:paraId="3E6DA115"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262</w:t>
            </w:r>
          </w:p>
        </w:tc>
        <w:tc>
          <w:tcPr>
            <w:tcW w:w="849" w:type="dxa"/>
            <w:noWrap/>
            <w:hideMark/>
          </w:tcPr>
          <w:p w14:paraId="0EC97F9E"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248</w:t>
            </w:r>
          </w:p>
        </w:tc>
        <w:tc>
          <w:tcPr>
            <w:tcW w:w="850" w:type="dxa"/>
            <w:noWrap/>
            <w:hideMark/>
          </w:tcPr>
          <w:p w14:paraId="633193D5"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152</w:t>
            </w:r>
          </w:p>
        </w:tc>
        <w:tc>
          <w:tcPr>
            <w:tcW w:w="848" w:type="dxa"/>
            <w:noWrap/>
            <w:hideMark/>
          </w:tcPr>
          <w:p w14:paraId="00013E81"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133</w:t>
            </w:r>
          </w:p>
        </w:tc>
      </w:tr>
      <w:tr w:rsidR="00B90EB5" w:rsidRPr="00F96A92" w14:paraId="08DACC78"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54A8A2A" w14:textId="77777777" w:rsidR="00B90EB5" w:rsidRPr="00F96A92" w:rsidRDefault="00B90EB5" w:rsidP="00B90EB5">
            <w:pPr>
              <w:spacing w:before="0" w:after="0"/>
              <w:ind w:firstLine="0"/>
              <w:rPr>
                <w:rFonts w:ascii="Times New Roman" w:eastAsia="Calibri" w:hAnsi="Times New Roman" w:cs="Times New Roman"/>
                <w:b/>
                <w:sz w:val="18"/>
                <w:szCs w:val="18"/>
              </w:rPr>
            </w:pPr>
            <w:r w:rsidRPr="00F96A92">
              <w:rPr>
                <w:rFonts w:ascii="Times New Roman" w:eastAsia="Calibri" w:hAnsi="Times New Roman" w:cs="Times New Roman"/>
                <w:b/>
                <w:sz w:val="18"/>
                <w:szCs w:val="18"/>
              </w:rPr>
              <w:t>Prestations de services au titre de l'activité bancaire</w:t>
            </w:r>
          </w:p>
        </w:tc>
        <w:tc>
          <w:tcPr>
            <w:tcW w:w="851" w:type="dxa"/>
            <w:noWrap/>
            <w:hideMark/>
          </w:tcPr>
          <w:p w14:paraId="77A35807"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2 031</w:t>
            </w:r>
          </w:p>
        </w:tc>
        <w:tc>
          <w:tcPr>
            <w:tcW w:w="850" w:type="dxa"/>
            <w:noWrap/>
            <w:hideMark/>
          </w:tcPr>
          <w:p w14:paraId="5074FE87"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2 074</w:t>
            </w:r>
          </w:p>
        </w:tc>
        <w:tc>
          <w:tcPr>
            <w:tcW w:w="0" w:type="auto"/>
            <w:noWrap/>
            <w:hideMark/>
          </w:tcPr>
          <w:p w14:paraId="33554FCB"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2 082</w:t>
            </w:r>
          </w:p>
        </w:tc>
        <w:tc>
          <w:tcPr>
            <w:tcW w:w="849" w:type="dxa"/>
            <w:noWrap/>
            <w:hideMark/>
          </w:tcPr>
          <w:p w14:paraId="6AE2F4E9"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2 042</w:t>
            </w:r>
          </w:p>
        </w:tc>
        <w:tc>
          <w:tcPr>
            <w:tcW w:w="850" w:type="dxa"/>
            <w:noWrap/>
            <w:hideMark/>
          </w:tcPr>
          <w:p w14:paraId="1FDA8A81"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2 042</w:t>
            </w:r>
          </w:p>
        </w:tc>
        <w:tc>
          <w:tcPr>
            <w:tcW w:w="848" w:type="dxa"/>
            <w:noWrap/>
            <w:hideMark/>
          </w:tcPr>
          <w:p w14:paraId="1E003415"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2 046</w:t>
            </w:r>
          </w:p>
        </w:tc>
      </w:tr>
      <w:tr w:rsidR="00B90EB5" w:rsidRPr="00F96A92" w14:paraId="14F17EF6"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CE2CBF8"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dont</w:t>
            </w:r>
            <w:r>
              <w:rPr>
                <w:rFonts w:ascii="Times New Roman" w:eastAsia="Calibri" w:hAnsi="Times New Roman" w:cs="Times New Roman"/>
                <w:sz w:val="18"/>
                <w:szCs w:val="18"/>
              </w:rPr>
              <w:t xml:space="preserve"> </w:t>
            </w:r>
            <w:r w:rsidRPr="00F96A92">
              <w:rPr>
                <w:rFonts w:ascii="Times New Roman" w:eastAsia="Calibri" w:hAnsi="Times New Roman" w:cs="Times New Roman"/>
                <w:sz w:val="18"/>
                <w:szCs w:val="18"/>
              </w:rPr>
              <w:t>coûts des personnels des services financiers</w:t>
            </w:r>
          </w:p>
        </w:tc>
        <w:tc>
          <w:tcPr>
            <w:tcW w:w="851" w:type="dxa"/>
            <w:noWrap/>
            <w:hideMark/>
          </w:tcPr>
          <w:p w14:paraId="33B7C1A9"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1 012</w:t>
            </w:r>
          </w:p>
        </w:tc>
        <w:tc>
          <w:tcPr>
            <w:tcW w:w="850" w:type="dxa"/>
            <w:noWrap/>
            <w:hideMark/>
          </w:tcPr>
          <w:p w14:paraId="2B8D3EB2"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1 004</w:t>
            </w:r>
          </w:p>
        </w:tc>
        <w:tc>
          <w:tcPr>
            <w:tcW w:w="0" w:type="auto"/>
            <w:noWrap/>
            <w:hideMark/>
          </w:tcPr>
          <w:p w14:paraId="64AB0562"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1 007</w:t>
            </w:r>
          </w:p>
        </w:tc>
        <w:tc>
          <w:tcPr>
            <w:tcW w:w="849" w:type="dxa"/>
            <w:noWrap/>
            <w:hideMark/>
          </w:tcPr>
          <w:p w14:paraId="0FFA6ED3"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1 004</w:t>
            </w:r>
          </w:p>
        </w:tc>
        <w:tc>
          <w:tcPr>
            <w:tcW w:w="850" w:type="dxa"/>
            <w:noWrap/>
            <w:hideMark/>
          </w:tcPr>
          <w:p w14:paraId="157A4F8D"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946</w:t>
            </w:r>
          </w:p>
        </w:tc>
        <w:tc>
          <w:tcPr>
            <w:tcW w:w="848" w:type="dxa"/>
            <w:noWrap/>
            <w:hideMark/>
          </w:tcPr>
          <w:p w14:paraId="104A7EDC"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884</w:t>
            </w:r>
          </w:p>
        </w:tc>
      </w:tr>
      <w:tr w:rsidR="00B90EB5" w:rsidRPr="00F96A92" w14:paraId="3FFC08DF"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FA07052"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dont coûts de la "ligne de conseil bancaire de l'Enseigne"</w:t>
            </w:r>
          </w:p>
        </w:tc>
        <w:tc>
          <w:tcPr>
            <w:tcW w:w="851" w:type="dxa"/>
            <w:noWrap/>
            <w:hideMark/>
          </w:tcPr>
          <w:p w14:paraId="1901C22C"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1 019</w:t>
            </w:r>
          </w:p>
        </w:tc>
        <w:tc>
          <w:tcPr>
            <w:tcW w:w="850" w:type="dxa"/>
            <w:noWrap/>
            <w:hideMark/>
          </w:tcPr>
          <w:p w14:paraId="7382D74A"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1 069</w:t>
            </w:r>
          </w:p>
        </w:tc>
        <w:tc>
          <w:tcPr>
            <w:tcW w:w="0" w:type="auto"/>
            <w:noWrap/>
            <w:hideMark/>
          </w:tcPr>
          <w:p w14:paraId="7D8A32C2"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1 075</w:t>
            </w:r>
          </w:p>
        </w:tc>
        <w:tc>
          <w:tcPr>
            <w:tcW w:w="849" w:type="dxa"/>
            <w:noWrap/>
            <w:hideMark/>
          </w:tcPr>
          <w:p w14:paraId="39CA2680"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1 038</w:t>
            </w:r>
          </w:p>
        </w:tc>
        <w:tc>
          <w:tcPr>
            <w:tcW w:w="850" w:type="dxa"/>
            <w:noWrap/>
            <w:hideMark/>
          </w:tcPr>
          <w:p w14:paraId="1B33D73E"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1 096</w:t>
            </w:r>
          </w:p>
        </w:tc>
        <w:tc>
          <w:tcPr>
            <w:tcW w:w="848" w:type="dxa"/>
            <w:noWrap/>
            <w:hideMark/>
          </w:tcPr>
          <w:p w14:paraId="2ED517BA"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1 162</w:t>
            </w:r>
          </w:p>
        </w:tc>
      </w:tr>
      <w:tr w:rsidR="00B90EB5" w:rsidRPr="00F96A92" w14:paraId="046AF5BF"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2ED25BC"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Production immobilisée</w:t>
            </w:r>
          </w:p>
        </w:tc>
        <w:tc>
          <w:tcPr>
            <w:tcW w:w="851" w:type="dxa"/>
            <w:noWrap/>
            <w:hideMark/>
          </w:tcPr>
          <w:p w14:paraId="1ECD6528"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66</w:t>
            </w:r>
          </w:p>
        </w:tc>
        <w:tc>
          <w:tcPr>
            <w:tcW w:w="850" w:type="dxa"/>
            <w:noWrap/>
            <w:hideMark/>
          </w:tcPr>
          <w:p w14:paraId="48AE6A6D"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57</w:t>
            </w:r>
          </w:p>
        </w:tc>
        <w:tc>
          <w:tcPr>
            <w:tcW w:w="0" w:type="auto"/>
            <w:noWrap/>
            <w:hideMark/>
          </w:tcPr>
          <w:p w14:paraId="6635A898"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63</w:t>
            </w:r>
          </w:p>
        </w:tc>
        <w:tc>
          <w:tcPr>
            <w:tcW w:w="849" w:type="dxa"/>
            <w:noWrap/>
            <w:hideMark/>
          </w:tcPr>
          <w:p w14:paraId="3391B69F"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61</w:t>
            </w:r>
          </w:p>
        </w:tc>
        <w:tc>
          <w:tcPr>
            <w:tcW w:w="850" w:type="dxa"/>
            <w:noWrap/>
            <w:hideMark/>
          </w:tcPr>
          <w:p w14:paraId="7817BEB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68</w:t>
            </w:r>
          </w:p>
        </w:tc>
        <w:tc>
          <w:tcPr>
            <w:tcW w:w="848" w:type="dxa"/>
            <w:noWrap/>
            <w:hideMark/>
          </w:tcPr>
          <w:p w14:paraId="41FC3ADD"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62</w:t>
            </w:r>
          </w:p>
        </w:tc>
      </w:tr>
      <w:tr w:rsidR="00B90EB5" w:rsidRPr="00F96A92" w14:paraId="0852F98B"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1662627A" w14:textId="77777777" w:rsidR="00B90EB5" w:rsidRPr="00F96A92" w:rsidRDefault="00B90EB5" w:rsidP="00B90EB5">
            <w:pPr>
              <w:spacing w:before="0" w:after="0"/>
              <w:ind w:firstLine="0"/>
              <w:rPr>
                <w:rFonts w:ascii="Times New Roman" w:eastAsia="Calibri" w:hAnsi="Times New Roman" w:cs="Times New Roman"/>
                <w:sz w:val="18"/>
                <w:szCs w:val="18"/>
              </w:rPr>
            </w:pPr>
            <w:r>
              <w:rPr>
                <w:rFonts w:ascii="Times New Roman" w:eastAsia="Calibri" w:hAnsi="Times New Roman" w:cs="Times New Roman"/>
                <w:sz w:val="18"/>
                <w:szCs w:val="18"/>
              </w:rPr>
              <w:t>Prestations réal</w:t>
            </w:r>
            <w:r w:rsidRPr="00F96A92">
              <w:rPr>
                <w:rFonts w:ascii="Times New Roman" w:eastAsia="Calibri" w:hAnsi="Times New Roman" w:cs="Times New Roman"/>
                <w:sz w:val="18"/>
                <w:szCs w:val="18"/>
              </w:rPr>
              <w:t>isées avec les filiales</w:t>
            </w:r>
          </w:p>
        </w:tc>
        <w:tc>
          <w:tcPr>
            <w:tcW w:w="851" w:type="dxa"/>
            <w:noWrap/>
            <w:hideMark/>
          </w:tcPr>
          <w:p w14:paraId="57689DBD"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67</w:t>
            </w:r>
          </w:p>
        </w:tc>
        <w:tc>
          <w:tcPr>
            <w:tcW w:w="850" w:type="dxa"/>
            <w:noWrap/>
            <w:hideMark/>
          </w:tcPr>
          <w:p w14:paraId="63783712"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62</w:t>
            </w:r>
          </w:p>
        </w:tc>
        <w:tc>
          <w:tcPr>
            <w:tcW w:w="0" w:type="auto"/>
            <w:noWrap/>
            <w:hideMark/>
          </w:tcPr>
          <w:p w14:paraId="15E59E75"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69</w:t>
            </w:r>
          </w:p>
        </w:tc>
        <w:tc>
          <w:tcPr>
            <w:tcW w:w="849" w:type="dxa"/>
            <w:noWrap/>
            <w:hideMark/>
          </w:tcPr>
          <w:p w14:paraId="24FCBE14"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71</w:t>
            </w:r>
          </w:p>
        </w:tc>
        <w:tc>
          <w:tcPr>
            <w:tcW w:w="850" w:type="dxa"/>
            <w:noWrap/>
            <w:hideMark/>
          </w:tcPr>
          <w:p w14:paraId="0F14DB5D"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70</w:t>
            </w:r>
          </w:p>
        </w:tc>
        <w:tc>
          <w:tcPr>
            <w:tcW w:w="848" w:type="dxa"/>
            <w:noWrap/>
            <w:hideMark/>
          </w:tcPr>
          <w:p w14:paraId="2E3026F3"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70</w:t>
            </w:r>
          </w:p>
        </w:tc>
      </w:tr>
      <w:tr w:rsidR="00B90EB5" w:rsidRPr="00F96A92" w14:paraId="7FD14AF1"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23C04FD" w14:textId="77777777" w:rsidR="00B90EB5" w:rsidRPr="00F96A92" w:rsidRDefault="00B90EB5" w:rsidP="00B90EB5">
            <w:pPr>
              <w:spacing w:before="0" w:after="0"/>
              <w:ind w:firstLine="0"/>
              <w:rPr>
                <w:rFonts w:ascii="Times New Roman" w:eastAsia="Calibri" w:hAnsi="Times New Roman" w:cs="Times New Roman"/>
                <w:sz w:val="18"/>
                <w:szCs w:val="18"/>
              </w:rPr>
            </w:pPr>
            <w:r w:rsidRPr="00F96A92">
              <w:rPr>
                <w:rFonts w:ascii="Times New Roman" w:eastAsia="Calibri" w:hAnsi="Times New Roman" w:cs="Times New Roman"/>
                <w:sz w:val="18"/>
                <w:szCs w:val="18"/>
              </w:rPr>
              <w:t>Autres produits d'exploitation</w:t>
            </w:r>
          </w:p>
        </w:tc>
        <w:tc>
          <w:tcPr>
            <w:tcW w:w="851" w:type="dxa"/>
            <w:noWrap/>
            <w:hideMark/>
          </w:tcPr>
          <w:p w14:paraId="0398404C"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117</w:t>
            </w:r>
          </w:p>
        </w:tc>
        <w:tc>
          <w:tcPr>
            <w:tcW w:w="850" w:type="dxa"/>
            <w:noWrap/>
            <w:hideMark/>
          </w:tcPr>
          <w:p w14:paraId="02E743C2"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97</w:t>
            </w:r>
          </w:p>
        </w:tc>
        <w:tc>
          <w:tcPr>
            <w:tcW w:w="0" w:type="auto"/>
            <w:noWrap/>
            <w:hideMark/>
          </w:tcPr>
          <w:p w14:paraId="7D1F1A07"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131</w:t>
            </w:r>
          </w:p>
        </w:tc>
        <w:tc>
          <w:tcPr>
            <w:tcW w:w="849" w:type="dxa"/>
            <w:noWrap/>
            <w:hideMark/>
          </w:tcPr>
          <w:p w14:paraId="2D36735C"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114</w:t>
            </w:r>
          </w:p>
        </w:tc>
        <w:tc>
          <w:tcPr>
            <w:tcW w:w="850" w:type="dxa"/>
            <w:noWrap/>
            <w:hideMark/>
          </w:tcPr>
          <w:p w14:paraId="1CF461B9"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107</w:t>
            </w:r>
          </w:p>
        </w:tc>
        <w:tc>
          <w:tcPr>
            <w:tcW w:w="848" w:type="dxa"/>
            <w:noWrap/>
            <w:hideMark/>
          </w:tcPr>
          <w:p w14:paraId="6655ACC1"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sidRPr="00F96A92">
              <w:rPr>
                <w:rFonts w:ascii="Times New Roman" w:eastAsia="Calibri" w:hAnsi="Times New Roman" w:cs="Times New Roman"/>
                <w:sz w:val="18"/>
                <w:szCs w:val="18"/>
              </w:rPr>
              <w:t>129</w:t>
            </w:r>
          </w:p>
        </w:tc>
      </w:tr>
      <w:tr w:rsidR="00B90EB5" w:rsidRPr="00F96A92" w14:paraId="3BD456ED" w14:textId="77777777" w:rsidTr="00D60438">
        <w:trPr>
          <w:trHeight w:val="3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1B34EFCC" w14:textId="77777777" w:rsidR="00B90EB5" w:rsidRPr="00F96A92" w:rsidRDefault="00B90EB5" w:rsidP="00B90EB5">
            <w:pPr>
              <w:spacing w:before="0" w:after="0"/>
              <w:ind w:firstLine="0"/>
              <w:rPr>
                <w:rFonts w:ascii="Times New Roman" w:eastAsia="Calibri" w:hAnsi="Times New Roman" w:cs="Times New Roman"/>
                <w:b/>
                <w:sz w:val="18"/>
                <w:szCs w:val="18"/>
              </w:rPr>
            </w:pPr>
            <w:r w:rsidRPr="00F96A92">
              <w:rPr>
                <w:rFonts w:ascii="Times New Roman" w:eastAsia="Calibri" w:hAnsi="Times New Roman" w:cs="Times New Roman"/>
                <w:b/>
                <w:sz w:val="18"/>
                <w:szCs w:val="18"/>
              </w:rPr>
              <w:t>Total des produits d'exploitation de La Poste SA (I+II)</w:t>
            </w:r>
          </w:p>
        </w:tc>
        <w:tc>
          <w:tcPr>
            <w:tcW w:w="851" w:type="dxa"/>
            <w:noWrap/>
            <w:hideMark/>
          </w:tcPr>
          <w:p w14:paraId="58E01C7B"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15 236</w:t>
            </w:r>
          </w:p>
        </w:tc>
        <w:tc>
          <w:tcPr>
            <w:tcW w:w="850" w:type="dxa"/>
            <w:noWrap/>
            <w:hideMark/>
          </w:tcPr>
          <w:p w14:paraId="28B17D71"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15 228</w:t>
            </w:r>
          </w:p>
        </w:tc>
        <w:tc>
          <w:tcPr>
            <w:tcW w:w="0" w:type="auto"/>
            <w:noWrap/>
            <w:hideMark/>
          </w:tcPr>
          <w:p w14:paraId="3C261AF6"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14 980</w:t>
            </w:r>
          </w:p>
        </w:tc>
        <w:tc>
          <w:tcPr>
            <w:tcW w:w="849" w:type="dxa"/>
            <w:noWrap/>
            <w:hideMark/>
          </w:tcPr>
          <w:p w14:paraId="1CE53113"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14 625</w:t>
            </w:r>
          </w:p>
        </w:tc>
        <w:tc>
          <w:tcPr>
            <w:tcW w:w="850" w:type="dxa"/>
            <w:noWrap/>
            <w:hideMark/>
          </w:tcPr>
          <w:p w14:paraId="1F987A59"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14 415</w:t>
            </w:r>
          </w:p>
        </w:tc>
        <w:tc>
          <w:tcPr>
            <w:tcW w:w="848" w:type="dxa"/>
            <w:noWrap/>
            <w:hideMark/>
          </w:tcPr>
          <w:p w14:paraId="379A7702" w14:textId="77777777" w:rsidR="00B90EB5" w:rsidRPr="00F96A92" w:rsidRDefault="00B90EB5" w:rsidP="00B90EB5">
            <w:pPr>
              <w:spacing w:before="0" w:after="0"/>
              <w:ind w:firstLine="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18"/>
                <w:szCs w:val="18"/>
              </w:rPr>
            </w:pPr>
            <w:r w:rsidRPr="00F96A92">
              <w:rPr>
                <w:rFonts w:ascii="Times New Roman" w:eastAsia="Calibri" w:hAnsi="Times New Roman" w:cs="Times New Roman"/>
                <w:b/>
                <w:sz w:val="18"/>
                <w:szCs w:val="18"/>
              </w:rPr>
              <w:t>14 467</w:t>
            </w:r>
          </w:p>
        </w:tc>
      </w:tr>
    </w:tbl>
    <w:p w14:paraId="30606439" w14:textId="598F04FE" w:rsidR="00B90EB5" w:rsidRDefault="00B90EB5" w:rsidP="00B90EB5">
      <w:pPr>
        <w:ind w:firstLine="0"/>
        <w:jc w:val="left"/>
        <w:rPr>
          <w:rFonts w:ascii="Times New Roman" w:eastAsia="Times New Roman" w:hAnsi="Times New Roman" w:cs="Times New Roman"/>
          <w:szCs w:val="21"/>
          <w:lang w:eastAsia="fr-FR"/>
        </w:rPr>
        <w:sectPr w:rsidR="00B90EB5" w:rsidSect="004A75C4">
          <w:headerReference w:type="first" r:id="rId81"/>
          <w:pgSz w:w="11907" w:h="16840" w:code="9"/>
          <w:pgMar w:top="3515" w:right="2835" w:bottom="2722" w:left="2835" w:header="2665" w:footer="2665" w:gutter="0"/>
          <w:cols w:space="708"/>
          <w:titlePg/>
          <w:docGrid w:linePitch="360"/>
        </w:sectPr>
      </w:pPr>
      <w:r w:rsidRPr="00883D54">
        <w:rPr>
          <w:rFonts w:ascii="Times New Roman" w:eastAsia="Times New Roman" w:hAnsi="Times New Roman" w:cs="Times New Roman"/>
          <w:i/>
          <w:sz w:val="18"/>
          <w:szCs w:val="20"/>
          <w:lang w:eastAsia="fr-FR"/>
        </w:rPr>
        <w:t>Source : comptes annuels publiés La Poste SA</w:t>
      </w:r>
    </w:p>
    <w:p w14:paraId="211BF0D5" w14:textId="77777777" w:rsidR="006B6785" w:rsidRPr="008904A1" w:rsidRDefault="006B6785" w:rsidP="006B6785">
      <w:pPr>
        <w:keepNext/>
        <w:keepLines/>
        <w:numPr>
          <w:ilvl w:val="0"/>
          <w:numId w:val="46"/>
        </w:numPr>
        <w:rPr>
          <w:rFonts w:ascii="Times New Roman" w:hAnsi="Times New Roman"/>
        </w:rPr>
      </w:pPr>
      <w:r w:rsidRPr="008904A1">
        <w:rPr>
          <w:rFonts w:ascii="Times New Roman" w:hAnsi="Times New Roman"/>
        </w:rPr>
        <w:t>Les charges d’exploitation</w:t>
      </w:r>
      <w:bookmarkEnd w:id="2258"/>
      <w:bookmarkEnd w:id="2259"/>
    </w:p>
    <w:tbl>
      <w:tblPr>
        <w:tblStyle w:val="TABLEAURAPPORTPUBLICTHMATIQUE"/>
        <w:tblW w:w="7513" w:type="dxa"/>
        <w:tblInd w:w="-318" w:type="dxa"/>
        <w:tblLayout w:type="fixed"/>
        <w:tblLook w:val="04A0" w:firstRow="1" w:lastRow="0" w:firstColumn="1" w:lastColumn="0" w:noHBand="0" w:noVBand="1"/>
      </w:tblPr>
      <w:tblGrid>
        <w:gridCol w:w="2425"/>
        <w:gridCol w:w="836"/>
        <w:gridCol w:w="851"/>
        <w:gridCol w:w="850"/>
        <w:gridCol w:w="851"/>
        <w:gridCol w:w="850"/>
        <w:gridCol w:w="850"/>
      </w:tblGrid>
      <w:tr w:rsidR="006B6785" w:rsidRPr="00EB4DD7" w14:paraId="211BF0DD" w14:textId="77777777" w:rsidTr="006B4EC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F0D6" w14:textId="77777777" w:rsidR="006B6785" w:rsidRPr="006B4EC4" w:rsidRDefault="006B6785" w:rsidP="00FE0B50">
            <w:pPr>
              <w:spacing w:after="0"/>
              <w:ind w:firstLine="0"/>
              <w:rPr>
                <w:rFonts w:ascii="Times New Roman" w:eastAsia="Calibri" w:hAnsi="Times New Roman" w:cs="Times New Roman"/>
                <w:i w:val="0"/>
                <w:color w:val="000000" w:themeColor="text1"/>
                <w:sz w:val="18"/>
                <w:szCs w:val="18"/>
                <w:lang w:eastAsia="fr-FR"/>
              </w:rPr>
            </w:pPr>
            <w:r w:rsidRPr="006B4EC4">
              <w:rPr>
                <w:rFonts w:ascii="Times New Roman" w:eastAsia="Calibri" w:hAnsi="Times New Roman" w:cs="Times New Roman"/>
                <w:i w:val="0"/>
                <w:color w:val="000000" w:themeColor="text1"/>
                <w:sz w:val="18"/>
                <w:szCs w:val="18"/>
                <w:lang w:eastAsia="fr-FR"/>
              </w:rPr>
              <w:t>Les charges d'exploitation de La Poste SA en M€</w:t>
            </w:r>
          </w:p>
        </w:tc>
        <w:tc>
          <w:tcPr>
            <w:tcW w:w="836" w:type="dxa"/>
            <w:noWrap/>
            <w:hideMark/>
          </w:tcPr>
          <w:p w14:paraId="211BF0D7" w14:textId="77777777" w:rsidR="006B6785" w:rsidRPr="00150EBD" w:rsidRDefault="006B6785" w:rsidP="00FE0B50">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2010</w:t>
            </w:r>
          </w:p>
        </w:tc>
        <w:tc>
          <w:tcPr>
            <w:tcW w:w="851" w:type="dxa"/>
            <w:noWrap/>
            <w:hideMark/>
          </w:tcPr>
          <w:p w14:paraId="211BF0D8" w14:textId="77777777" w:rsidR="006B6785" w:rsidRPr="00150EBD" w:rsidRDefault="006B6785" w:rsidP="00FE0B50">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2011</w:t>
            </w:r>
          </w:p>
        </w:tc>
        <w:tc>
          <w:tcPr>
            <w:tcW w:w="850" w:type="dxa"/>
            <w:noWrap/>
            <w:hideMark/>
          </w:tcPr>
          <w:p w14:paraId="211BF0D9" w14:textId="77777777" w:rsidR="006B6785" w:rsidRPr="00150EBD" w:rsidRDefault="006B6785" w:rsidP="00FE0B50">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2012</w:t>
            </w:r>
          </w:p>
        </w:tc>
        <w:tc>
          <w:tcPr>
            <w:tcW w:w="851" w:type="dxa"/>
            <w:noWrap/>
            <w:hideMark/>
          </w:tcPr>
          <w:p w14:paraId="211BF0DA" w14:textId="77777777" w:rsidR="006B6785" w:rsidRPr="00150EBD" w:rsidRDefault="006B6785" w:rsidP="00FE0B50">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2013</w:t>
            </w:r>
          </w:p>
        </w:tc>
        <w:tc>
          <w:tcPr>
            <w:tcW w:w="850" w:type="dxa"/>
            <w:noWrap/>
            <w:hideMark/>
          </w:tcPr>
          <w:p w14:paraId="211BF0DB" w14:textId="77777777" w:rsidR="006B6785" w:rsidRPr="00150EBD" w:rsidRDefault="006B6785" w:rsidP="00FE0B50">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2014</w:t>
            </w:r>
          </w:p>
        </w:tc>
        <w:tc>
          <w:tcPr>
            <w:tcW w:w="850" w:type="dxa"/>
            <w:noWrap/>
            <w:hideMark/>
          </w:tcPr>
          <w:p w14:paraId="211BF0DC" w14:textId="77777777" w:rsidR="006B6785" w:rsidRPr="00150EBD" w:rsidRDefault="006B6785" w:rsidP="00FE0B50">
            <w:pPr>
              <w:spacing w:before="0"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18"/>
                <w:szCs w:val="18"/>
                <w:lang w:val="en-US" w:eastAsia="fr-FR"/>
              </w:rPr>
            </w:pPr>
            <w:r w:rsidRPr="00150EBD">
              <w:rPr>
                <w:rFonts w:ascii="Times New Roman" w:eastAsia="Calibri" w:hAnsi="Times New Roman" w:cs="Times New Roman"/>
                <w:color w:val="000000" w:themeColor="text1"/>
                <w:sz w:val="18"/>
                <w:szCs w:val="18"/>
                <w:lang w:val="en-US" w:eastAsia="fr-FR"/>
              </w:rPr>
              <w:t>2015</w:t>
            </w:r>
          </w:p>
        </w:tc>
      </w:tr>
      <w:tr w:rsidR="006B6785" w:rsidRPr="00EB4DD7" w14:paraId="211BF0E5"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F0DE" w14:textId="77777777" w:rsidR="006B6785" w:rsidRPr="00EB4DD7" w:rsidRDefault="006B6785" w:rsidP="00FE0B50">
            <w:pPr>
              <w:spacing w:before="0" w:after="0"/>
              <w:ind w:firstLine="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Achats</w:t>
            </w:r>
          </w:p>
        </w:tc>
        <w:tc>
          <w:tcPr>
            <w:tcW w:w="836" w:type="dxa"/>
            <w:noWrap/>
            <w:hideMark/>
          </w:tcPr>
          <w:p w14:paraId="211BF0DF"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468</w:t>
            </w:r>
          </w:p>
        </w:tc>
        <w:tc>
          <w:tcPr>
            <w:tcW w:w="851" w:type="dxa"/>
            <w:noWrap/>
            <w:hideMark/>
          </w:tcPr>
          <w:p w14:paraId="211BF0E0"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492</w:t>
            </w:r>
          </w:p>
        </w:tc>
        <w:tc>
          <w:tcPr>
            <w:tcW w:w="850" w:type="dxa"/>
            <w:noWrap/>
            <w:hideMark/>
          </w:tcPr>
          <w:p w14:paraId="211BF0E1"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495</w:t>
            </w:r>
          </w:p>
        </w:tc>
        <w:tc>
          <w:tcPr>
            <w:tcW w:w="851" w:type="dxa"/>
            <w:noWrap/>
            <w:hideMark/>
          </w:tcPr>
          <w:p w14:paraId="211BF0E2"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492</w:t>
            </w:r>
          </w:p>
        </w:tc>
        <w:tc>
          <w:tcPr>
            <w:tcW w:w="850" w:type="dxa"/>
            <w:noWrap/>
            <w:hideMark/>
          </w:tcPr>
          <w:p w14:paraId="211BF0E3"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435</w:t>
            </w:r>
          </w:p>
        </w:tc>
        <w:tc>
          <w:tcPr>
            <w:tcW w:w="850" w:type="dxa"/>
            <w:noWrap/>
            <w:hideMark/>
          </w:tcPr>
          <w:p w14:paraId="211BF0E4"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415</w:t>
            </w:r>
          </w:p>
        </w:tc>
      </w:tr>
      <w:tr w:rsidR="006B6785" w:rsidRPr="00EB4DD7" w14:paraId="211BF0ED"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F0E6" w14:textId="77777777" w:rsidR="006B6785" w:rsidRPr="00EB4DD7" w:rsidRDefault="006B6785" w:rsidP="00FE0B50">
            <w:pPr>
              <w:spacing w:before="0" w:after="0"/>
              <w:ind w:firstLine="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Autres charges externes</w:t>
            </w:r>
          </w:p>
        </w:tc>
        <w:tc>
          <w:tcPr>
            <w:tcW w:w="836" w:type="dxa"/>
            <w:noWrap/>
            <w:hideMark/>
          </w:tcPr>
          <w:p w14:paraId="211BF0E7"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3 624</w:t>
            </w:r>
          </w:p>
        </w:tc>
        <w:tc>
          <w:tcPr>
            <w:tcW w:w="851" w:type="dxa"/>
            <w:noWrap/>
            <w:hideMark/>
          </w:tcPr>
          <w:p w14:paraId="211BF0E8"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3 773</w:t>
            </w:r>
          </w:p>
        </w:tc>
        <w:tc>
          <w:tcPr>
            <w:tcW w:w="850" w:type="dxa"/>
            <w:noWrap/>
            <w:hideMark/>
          </w:tcPr>
          <w:p w14:paraId="211BF0E9"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3 757</w:t>
            </w:r>
          </w:p>
        </w:tc>
        <w:tc>
          <w:tcPr>
            <w:tcW w:w="851" w:type="dxa"/>
            <w:noWrap/>
            <w:hideMark/>
          </w:tcPr>
          <w:p w14:paraId="211BF0EA"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3 805</w:t>
            </w:r>
          </w:p>
        </w:tc>
        <w:tc>
          <w:tcPr>
            <w:tcW w:w="850" w:type="dxa"/>
            <w:noWrap/>
            <w:hideMark/>
          </w:tcPr>
          <w:p w14:paraId="211BF0EB"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3 785</w:t>
            </w:r>
          </w:p>
        </w:tc>
        <w:tc>
          <w:tcPr>
            <w:tcW w:w="850" w:type="dxa"/>
            <w:noWrap/>
            <w:hideMark/>
          </w:tcPr>
          <w:p w14:paraId="211BF0EC"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3 901</w:t>
            </w:r>
          </w:p>
        </w:tc>
      </w:tr>
      <w:tr w:rsidR="006B6785" w:rsidRPr="00EB4DD7" w14:paraId="211BF0F5"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F0EE" w14:textId="77777777" w:rsidR="006B6785" w:rsidRPr="00EB4DD7" w:rsidRDefault="006B6785" w:rsidP="00FE0B50">
            <w:pPr>
              <w:spacing w:before="0" w:after="0"/>
              <w:ind w:firstLine="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Impôts, taxes et versements assimilés</w:t>
            </w:r>
          </w:p>
        </w:tc>
        <w:tc>
          <w:tcPr>
            <w:tcW w:w="836" w:type="dxa"/>
            <w:noWrap/>
            <w:hideMark/>
          </w:tcPr>
          <w:p w14:paraId="211BF0EF"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871</w:t>
            </w:r>
          </w:p>
        </w:tc>
        <w:tc>
          <w:tcPr>
            <w:tcW w:w="851" w:type="dxa"/>
            <w:noWrap/>
            <w:hideMark/>
          </w:tcPr>
          <w:p w14:paraId="211BF0F0"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841</w:t>
            </w:r>
          </w:p>
        </w:tc>
        <w:tc>
          <w:tcPr>
            <w:tcW w:w="850" w:type="dxa"/>
            <w:noWrap/>
            <w:hideMark/>
          </w:tcPr>
          <w:p w14:paraId="211BF0F1"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837</w:t>
            </w:r>
          </w:p>
        </w:tc>
        <w:tc>
          <w:tcPr>
            <w:tcW w:w="851" w:type="dxa"/>
            <w:noWrap/>
            <w:hideMark/>
          </w:tcPr>
          <w:p w14:paraId="211BF0F2"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828</w:t>
            </w:r>
          </w:p>
        </w:tc>
        <w:tc>
          <w:tcPr>
            <w:tcW w:w="850" w:type="dxa"/>
            <w:noWrap/>
            <w:hideMark/>
          </w:tcPr>
          <w:p w14:paraId="211BF0F3"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791</w:t>
            </w:r>
          </w:p>
        </w:tc>
        <w:tc>
          <w:tcPr>
            <w:tcW w:w="850" w:type="dxa"/>
            <w:noWrap/>
            <w:hideMark/>
          </w:tcPr>
          <w:p w14:paraId="211BF0F4"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781</w:t>
            </w:r>
          </w:p>
        </w:tc>
      </w:tr>
      <w:tr w:rsidR="006B6785" w:rsidRPr="00EB4DD7" w14:paraId="211BF0FD"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F0F6" w14:textId="77777777" w:rsidR="006B6785" w:rsidRPr="00EB4DD7" w:rsidRDefault="006B6785" w:rsidP="00FE0B50">
            <w:pPr>
              <w:spacing w:before="0" w:after="0"/>
              <w:ind w:firstLine="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Charges de personnel</w:t>
            </w:r>
          </w:p>
        </w:tc>
        <w:tc>
          <w:tcPr>
            <w:tcW w:w="836" w:type="dxa"/>
            <w:noWrap/>
            <w:hideMark/>
          </w:tcPr>
          <w:p w14:paraId="211BF0F7"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9 957</w:t>
            </w:r>
          </w:p>
        </w:tc>
        <w:tc>
          <w:tcPr>
            <w:tcW w:w="851" w:type="dxa"/>
            <w:noWrap/>
            <w:hideMark/>
          </w:tcPr>
          <w:p w14:paraId="211BF0F8"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9 773</w:t>
            </w:r>
          </w:p>
        </w:tc>
        <w:tc>
          <w:tcPr>
            <w:tcW w:w="850" w:type="dxa"/>
            <w:noWrap/>
            <w:hideMark/>
          </w:tcPr>
          <w:p w14:paraId="211BF0F9"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9 878</w:t>
            </w:r>
          </w:p>
        </w:tc>
        <w:tc>
          <w:tcPr>
            <w:tcW w:w="851" w:type="dxa"/>
            <w:noWrap/>
            <w:hideMark/>
          </w:tcPr>
          <w:p w14:paraId="211BF0FA"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9 600</w:t>
            </w:r>
          </w:p>
        </w:tc>
        <w:tc>
          <w:tcPr>
            <w:tcW w:w="850" w:type="dxa"/>
            <w:noWrap/>
            <w:hideMark/>
          </w:tcPr>
          <w:p w14:paraId="211BF0FB"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9 400</w:t>
            </w:r>
          </w:p>
        </w:tc>
        <w:tc>
          <w:tcPr>
            <w:tcW w:w="850" w:type="dxa"/>
            <w:noWrap/>
            <w:hideMark/>
          </w:tcPr>
          <w:p w14:paraId="211BF0FC"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9 083</w:t>
            </w:r>
          </w:p>
        </w:tc>
      </w:tr>
      <w:tr w:rsidR="006B6785" w:rsidRPr="00EB4DD7" w14:paraId="211BF105"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F0FE" w14:textId="77777777" w:rsidR="006B6785" w:rsidRPr="00EB4DD7" w:rsidRDefault="006B6785" w:rsidP="00FE0B50">
            <w:pPr>
              <w:spacing w:before="0" w:after="0"/>
              <w:ind w:firstLine="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Dotations aux amortissements et provisions</w:t>
            </w:r>
          </w:p>
        </w:tc>
        <w:tc>
          <w:tcPr>
            <w:tcW w:w="836" w:type="dxa"/>
            <w:noWrap/>
            <w:hideMark/>
          </w:tcPr>
          <w:p w14:paraId="211BF0FF"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787</w:t>
            </w:r>
          </w:p>
        </w:tc>
        <w:tc>
          <w:tcPr>
            <w:tcW w:w="851" w:type="dxa"/>
            <w:noWrap/>
            <w:hideMark/>
          </w:tcPr>
          <w:p w14:paraId="211BF100"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554</w:t>
            </w:r>
          </w:p>
        </w:tc>
        <w:tc>
          <w:tcPr>
            <w:tcW w:w="850" w:type="dxa"/>
            <w:noWrap/>
            <w:hideMark/>
          </w:tcPr>
          <w:p w14:paraId="211BF101"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382</w:t>
            </w:r>
          </w:p>
        </w:tc>
        <w:tc>
          <w:tcPr>
            <w:tcW w:w="851" w:type="dxa"/>
            <w:noWrap/>
            <w:hideMark/>
          </w:tcPr>
          <w:p w14:paraId="211BF102"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449</w:t>
            </w:r>
          </w:p>
        </w:tc>
        <w:tc>
          <w:tcPr>
            <w:tcW w:w="850" w:type="dxa"/>
            <w:noWrap/>
            <w:hideMark/>
          </w:tcPr>
          <w:p w14:paraId="211BF103"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399</w:t>
            </w:r>
          </w:p>
        </w:tc>
        <w:tc>
          <w:tcPr>
            <w:tcW w:w="850" w:type="dxa"/>
            <w:noWrap/>
            <w:hideMark/>
          </w:tcPr>
          <w:p w14:paraId="211BF104"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555</w:t>
            </w:r>
          </w:p>
        </w:tc>
      </w:tr>
      <w:tr w:rsidR="006B6785" w:rsidRPr="00EB4DD7" w14:paraId="211BF10D" w14:textId="77777777" w:rsidTr="006B4EC4">
        <w:trPr>
          <w:trHeight w:val="300"/>
        </w:trPr>
        <w:tc>
          <w:tcPr>
            <w:cnfStyle w:val="001000000000" w:firstRow="0" w:lastRow="0" w:firstColumn="1" w:lastColumn="0" w:oddVBand="0" w:evenVBand="0" w:oddHBand="0" w:evenHBand="0" w:firstRowFirstColumn="0" w:firstRowLastColumn="0" w:lastRowFirstColumn="0" w:lastRowLastColumn="0"/>
            <w:tcW w:w="2425" w:type="dxa"/>
            <w:noWrap/>
            <w:hideMark/>
          </w:tcPr>
          <w:p w14:paraId="211BF106" w14:textId="77777777" w:rsidR="006B6785" w:rsidRPr="00EB4DD7" w:rsidRDefault="006B6785" w:rsidP="00FE0B50">
            <w:pPr>
              <w:spacing w:before="0" w:after="0"/>
              <w:ind w:firstLine="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Total</w:t>
            </w:r>
          </w:p>
        </w:tc>
        <w:tc>
          <w:tcPr>
            <w:tcW w:w="836" w:type="dxa"/>
            <w:noWrap/>
            <w:hideMark/>
          </w:tcPr>
          <w:p w14:paraId="211BF107"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15 707</w:t>
            </w:r>
          </w:p>
        </w:tc>
        <w:tc>
          <w:tcPr>
            <w:tcW w:w="851" w:type="dxa"/>
            <w:noWrap/>
            <w:hideMark/>
          </w:tcPr>
          <w:p w14:paraId="211BF108"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15 433</w:t>
            </w:r>
          </w:p>
        </w:tc>
        <w:tc>
          <w:tcPr>
            <w:tcW w:w="850" w:type="dxa"/>
            <w:noWrap/>
            <w:hideMark/>
          </w:tcPr>
          <w:p w14:paraId="211BF109"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15 349</w:t>
            </w:r>
          </w:p>
        </w:tc>
        <w:tc>
          <w:tcPr>
            <w:tcW w:w="851" w:type="dxa"/>
            <w:noWrap/>
            <w:hideMark/>
          </w:tcPr>
          <w:p w14:paraId="211BF10A"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15 174</w:t>
            </w:r>
          </w:p>
        </w:tc>
        <w:tc>
          <w:tcPr>
            <w:tcW w:w="850" w:type="dxa"/>
            <w:noWrap/>
            <w:hideMark/>
          </w:tcPr>
          <w:p w14:paraId="211BF10B"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14 810</w:t>
            </w:r>
          </w:p>
        </w:tc>
        <w:tc>
          <w:tcPr>
            <w:tcW w:w="850" w:type="dxa"/>
            <w:noWrap/>
            <w:hideMark/>
          </w:tcPr>
          <w:p w14:paraId="211BF10C" w14:textId="77777777" w:rsidR="006B6785" w:rsidRPr="00EB4DD7" w:rsidRDefault="006B6785" w:rsidP="00FE0B50">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lang w:eastAsia="fr-FR"/>
              </w:rPr>
            </w:pPr>
            <w:r w:rsidRPr="00EB4DD7">
              <w:rPr>
                <w:rFonts w:ascii="Times New Roman" w:eastAsia="Calibri" w:hAnsi="Times New Roman" w:cs="Times New Roman"/>
                <w:sz w:val="18"/>
                <w:szCs w:val="18"/>
                <w:lang w:eastAsia="fr-FR"/>
              </w:rPr>
              <w:t>14 735</w:t>
            </w:r>
          </w:p>
        </w:tc>
      </w:tr>
    </w:tbl>
    <w:p w14:paraId="211BF10E" w14:textId="77777777" w:rsidR="006B6785" w:rsidRPr="00883D54" w:rsidRDefault="006B6785" w:rsidP="0014605E">
      <w:pPr>
        <w:pStyle w:val="TexteSource"/>
      </w:pPr>
      <w:r w:rsidRPr="00883D54">
        <w:t>Source : comptes annuels publiés La Poste SA</w:t>
      </w:r>
    </w:p>
    <w:p w14:paraId="2CBACC21" w14:textId="77777777" w:rsidR="005A12BC" w:rsidRDefault="005A12BC" w:rsidP="006B6785">
      <w:pPr>
        <w:keepNext/>
        <w:keepLines/>
        <w:rPr>
          <w:rFonts w:ascii="Times New Roman" w:eastAsia="Times New Roman" w:hAnsi="Times New Roman" w:cs="Times New Roman"/>
          <w:szCs w:val="21"/>
          <w:lang w:eastAsia="fr-FR"/>
        </w:rPr>
      </w:pPr>
    </w:p>
    <w:p w14:paraId="211BF10F" w14:textId="28AA6A3F" w:rsidR="006B6785" w:rsidRPr="00883D54" w:rsidRDefault="006B6785" w:rsidP="006B6785">
      <w:pPr>
        <w:keepNext/>
        <w:keepLines/>
        <w:rPr>
          <w:rFonts w:ascii="Times New Roman" w:eastAsia="Times New Roman" w:hAnsi="Times New Roman" w:cs="Times New Roman"/>
          <w:szCs w:val="21"/>
          <w:lang w:eastAsia="fr-FR"/>
        </w:rPr>
      </w:pPr>
      <w:r w:rsidRPr="00883D54">
        <w:rPr>
          <w:rFonts w:ascii="Times New Roman" w:eastAsia="Times New Roman" w:hAnsi="Times New Roman" w:cs="Times New Roman"/>
          <w:szCs w:val="21"/>
          <w:lang w:eastAsia="fr-FR"/>
        </w:rPr>
        <w:t>Excepté en ce qui concerne les autres charges externes, les charges d’exploitation ont régressé dans l’ensemble des compartiments de la rubrique, et notamment celui des frais de personnel (-874 M</w:t>
      </w:r>
      <w:r w:rsidRPr="00883D54">
        <w:rPr>
          <w:rFonts w:ascii="Times New Roman" w:eastAsia="Times New Roman" w:hAnsi="Times New Roman"/>
          <w:lang w:eastAsia="fr-FR"/>
        </w:rPr>
        <w:t>€).</w:t>
      </w:r>
    </w:p>
    <w:p w14:paraId="211BF110" w14:textId="77777777" w:rsidR="006B6785" w:rsidRPr="00883D54" w:rsidRDefault="006B6785" w:rsidP="006B6785">
      <w:pPr>
        <w:rPr>
          <w:rFonts w:ascii="Times New Roman" w:eastAsia="Times New Roman" w:hAnsi="Times New Roman" w:cs="Times New Roman"/>
          <w:szCs w:val="21"/>
          <w:lang w:eastAsia="fr-FR"/>
        </w:rPr>
      </w:pPr>
      <w:r w:rsidRPr="00883D54">
        <w:rPr>
          <w:rFonts w:ascii="Times New Roman" w:eastAsia="Times New Roman" w:hAnsi="Times New Roman" w:cs="Times New Roman"/>
          <w:szCs w:val="21"/>
          <w:lang w:eastAsia="fr-FR"/>
        </w:rPr>
        <w:t>La baisse des frais de personnel est toutefois à relativiser en raison de deux éléments :</w:t>
      </w:r>
    </w:p>
    <w:p w14:paraId="211BF111" w14:textId="77777777" w:rsidR="006B6785" w:rsidRDefault="006B6785" w:rsidP="006B6785">
      <w:pPr>
        <w:numPr>
          <w:ilvl w:val="0"/>
          <w:numId w:val="48"/>
        </w:numPr>
        <w:rPr>
          <w:rFonts w:ascii="Times New Roman" w:eastAsia="Times New Roman" w:hAnsi="Times New Roman" w:cs="Times New Roman"/>
          <w:szCs w:val="21"/>
          <w:lang w:eastAsia="fr-FR"/>
        </w:rPr>
      </w:pPr>
      <w:r w:rsidRPr="00883D54">
        <w:rPr>
          <w:rFonts w:ascii="Times New Roman" w:eastAsia="Times New Roman" w:hAnsi="Times New Roman" w:cs="Times New Roman"/>
          <w:szCs w:val="21"/>
          <w:lang w:eastAsia="fr-FR"/>
        </w:rPr>
        <w:t>le recours accru à la sous-traitance comptabilisée en « autres charges externes » à la rubrique « Services extérieurs » ;</w:t>
      </w:r>
    </w:p>
    <w:p w14:paraId="211BF112" w14:textId="77777777" w:rsidR="006B6785" w:rsidRDefault="006B6785" w:rsidP="006B6785">
      <w:pPr>
        <w:numPr>
          <w:ilvl w:val="0"/>
          <w:numId w:val="48"/>
        </w:numPr>
        <w:rPr>
          <w:rFonts w:ascii="Times New Roman" w:eastAsia="Times New Roman" w:hAnsi="Times New Roman" w:cs="Times New Roman"/>
          <w:szCs w:val="21"/>
          <w:lang w:eastAsia="fr-FR"/>
        </w:rPr>
      </w:pPr>
      <w:r w:rsidRPr="00883D54">
        <w:rPr>
          <w:rFonts w:ascii="Times New Roman" w:eastAsia="Times New Roman" w:hAnsi="Times New Roman" w:cs="Times New Roman"/>
          <w:szCs w:val="21"/>
          <w:lang w:eastAsia="fr-FR"/>
        </w:rPr>
        <w:t xml:space="preserve">l’effet CICE qui vient en diminution de la masse salariale (à hauteur de 321 M€ en 2015, 320 M€ en 2014 et 269 M€ en 2013). </w:t>
      </w:r>
    </w:p>
    <w:p w14:paraId="211BF113" w14:textId="16C3BCD1" w:rsidR="006B6785" w:rsidRPr="00883D54" w:rsidRDefault="006B6785" w:rsidP="006B6785">
      <w:pPr>
        <w:rPr>
          <w:rFonts w:ascii="Times New Roman" w:eastAsia="Times New Roman" w:hAnsi="Times New Roman" w:cs="Times New Roman"/>
          <w:szCs w:val="21"/>
          <w:lang w:eastAsia="fr-FR"/>
        </w:rPr>
      </w:pPr>
    </w:p>
    <w:p w14:paraId="211BF114" w14:textId="77777777" w:rsidR="006B6785" w:rsidRPr="000778A0" w:rsidRDefault="006B6785" w:rsidP="006B6785">
      <w:pPr>
        <w:numPr>
          <w:ilvl w:val="0"/>
          <w:numId w:val="46"/>
        </w:numPr>
        <w:rPr>
          <w:rFonts w:ascii="Times New Roman" w:hAnsi="Times New Roman"/>
        </w:rPr>
      </w:pPr>
      <w:bookmarkStart w:id="2260" w:name="_Toc456806170"/>
      <w:bookmarkStart w:id="2261" w:name="_Toc456808193"/>
      <w:r w:rsidRPr="000778A0">
        <w:rPr>
          <w:rFonts w:ascii="Times New Roman" w:hAnsi="Times New Roman"/>
        </w:rPr>
        <w:t>Le résultat</w:t>
      </w:r>
      <w:bookmarkEnd w:id="2260"/>
      <w:bookmarkEnd w:id="2261"/>
    </w:p>
    <w:p w14:paraId="211BF115" w14:textId="10AB206A" w:rsidR="006B6785" w:rsidRDefault="006B6785" w:rsidP="006B6785">
      <w:pPr>
        <w:contextualSpacing/>
        <w:rPr>
          <w:rFonts w:ascii="Times New Roman" w:eastAsia="Times New Roman" w:hAnsi="Times New Roman"/>
          <w:lang w:eastAsia="fr-FR"/>
        </w:rPr>
      </w:pPr>
      <w:bookmarkStart w:id="2262" w:name="_Toc456806171"/>
      <w:bookmarkStart w:id="2263" w:name="_Toc456808194"/>
      <w:r w:rsidRPr="00D70A52">
        <w:rPr>
          <w:rFonts w:ascii="Times New Roman" w:eastAsia="Times New Roman" w:hAnsi="Times New Roman"/>
          <w:lang w:eastAsia="fr-FR"/>
        </w:rPr>
        <w:t>Le résultat d’exploitation (REX)</w:t>
      </w:r>
      <w:bookmarkEnd w:id="2262"/>
      <w:bookmarkEnd w:id="2263"/>
      <w:r w:rsidRPr="00D70A52">
        <w:rPr>
          <w:rFonts w:ascii="Times New Roman" w:eastAsia="Times New Roman" w:hAnsi="Times New Roman"/>
          <w:lang w:eastAsia="fr-FR"/>
        </w:rPr>
        <w:t xml:space="preserve"> </w:t>
      </w:r>
      <w:r w:rsidRPr="00883D54">
        <w:rPr>
          <w:rFonts w:ascii="Times New Roman" w:eastAsia="Times New Roman" w:hAnsi="Times New Roman" w:cs="Times New Roman"/>
          <w:szCs w:val="21"/>
          <w:lang w:eastAsia="fr-FR"/>
        </w:rPr>
        <w:t>ressort structurellement négatif sur la période 2010</w:t>
      </w:r>
      <w:r>
        <w:rPr>
          <w:rFonts w:ascii="Times New Roman" w:eastAsia="Times New Roman" w:hAnsi="Times New Roman"/>
          <w:lang w:eastAsia="fr-FR"/>
        </w:rPr>
        <w:t>-</w:t>
      </w:r>
      <w:r w:rsidRPr="00883D54">
        <w:rPr>
          <w:rFonts w:ascii="Times New Roman" w:eastAsia="Times New Roman" w:hAnsi="Times New Roman" w:cs="Times New Roman"/>
          <w:szCs w:val="21"/>
          <w:lang w:eastAsia="fr-FR"/>
        </w:rPr>
        <w:t>2015</w:t>
      </w:r>
      <w:r>
        <w:rPr>
          <w:rFonts w:ascii="Times New Roman" w:eastAsia="Times New Roman" w:hAnsi="Times New Roman"/>
          <w:lang w:eastAsia="fr-FR"/>
        </w:rPr>
        <w:t xml:space="preserve">. </w:t>
      </w:r>
    </w:p>
    <w:p w14:paraId="100731F1" w14:textId="77777777" w:rsidR="001A5E57" w:rsidRPr="00883D54" w:rsidRDefault="001A5E57" w:rsidP="006B6785">
      <w:pPr>
        <w:contextualSpacing/>
        <w:rPr>
          <w:rFonts w:ascii="Times New Roman" w:eastAsia="Times New Roman" w:hAnsi="Times New Roman" w:cs="Times New Roman"/>
          <w:szCs w:val="21"/>
          <w:lang w:eastAsia="fr-FR"/>
        </w:rPr>
      </w:pPr>
    </w:p>
    <w:p w14:paraId="211BF116" w14:textId="54039A1B" w:rsidR="006B6785" w:rsidRDefault="006B6785" w:rsidP="006B6785">
      <w:pPr>
        <w:contextualSpacing/>
        <w:rPr>
          <w:rFonts w:ascii="Times New Roman" w:eastAsia="Times New Roman" w:hAnsi="Times New Roman"/>
          <w:lang w:eastAsia="fr-FR"/>
        </w:rPr>
      </w:pPr>
      <w:bookmarkStart w:id="2264" w:name="_Toc456806172"/>
      <w:bookmarkStart w:id="2265" w:name="_Toc456808195"/>
      <w:r w:rsidRPr="00D70A52">
        <w:rPr>
          <w:rFonts w:ascii="Times New Roman" w:eastAsia="Times New Roman" w:hAnsi="Times New Roman"/>
          <w:lang w:eastAsia="fr-FR"/>
        </w:rPr>
        <w:t>Le résultat financier</w:t>
      </w:r>
      <w:bookmarkEnd w:id="2264"/>
      <w:bookmarkEnd w:id="2265"/>
      <w:r w:rsidRPr="009F2439">
        <w:rPr>
          <w:rFonts w:ascii="Times New Roman" w:eastAsia="Times New Roman" w:hAnsi="Times New Roman"/>
          <w:lang w:eastAsia="fr-FR"/>
        </w:rPr>
        <w:t xml:space="preserve"> est </w:t>
      </w:r>
      <w:r w:rsidRPr="00883D54">
        <w:rPr>
          <w:rFonts w:ascii="Times New Roman" w:eastAsia="Times New Roman" w:hAnsi="Times New Roman" w:cs="Times New Roman"/>
          <w:szCs w:val="21"/>
          <w:lang w:eastAsia="fr-FR"/>
        </w:rPr>
        <w:t>positif sur la période</w:t>
      </w:r>
      <w:r>
        <w:rPr>
          <w:rFonts w:ascii="Times New Roman" w:eastAsia="Times New Roman" w:hAnsi="Times New Roman"/>
          <w:lang w:eastAsia="fr-FR"/>
        </w:rPr>
        <w:t> ; il</w:t>
      </w:r>
      <w:r w:rsidRPr="00883D54">
        <w:rPr>
          <w:rFonts w:ascii="Times New Roman" w:eastAsia="Times New Roman" w:hAnsi="Times New Roman" w:cs="Times New Roman"/>
          <w:szCs w:val="21"/>
          <w:lang w:eastAsia="fr-FR"/>
        </w:rPr>
        <w:t xml:space="preserve"> provient en quasi-totalité des dividendes « remontés » de La Banque Postale et de Chronopost</w:t>
      </w:r>
      <w:r w:rsidRPr="00D70A52">
        <w:rPr>
          <w:rFonts w:ascii="Times New Roman" w:eastAsia="Times New Roman" w:hAnsi="Times New Roman"/>
          <w:lang w:eastAsia="fr-FR"/>
        </w:rPr>
        <w:t>.</w:t>
      </w:r>
    </w:p>
    <w:p w14:paraId="293BF35F" w14:textId="77777777" w:rsidR="001A5E57" w:rsidRPr="00883D54" w:rsidRDefault="001A5E57" w:rsidP="006B6785">
      <w:pPr>
        <w:contextualSpacing/>
        <w:rPr>
          <w:rFonts w:ascii="Times New Roman" w:eastAsia="Times New Roman" w:hAnsi="Times New Roman" w:cs="Times New Roman"/>
          <w:szCs w:val="21"/>
          <w:lang w:eastAsia="fr-FR"/>
        </w:rPr>
      </w:pPr>
    </w:p>
    <w:p w14:paraId="211BF117" w14:textId="7B27E04B" w:rsidR="006B6785" w:rsidRPr="00883D54" w:rsidRDefault="006B6785" w:rsidP="006B6785">
      <w:pPr>
        <w:contextualSpacing/>
        <w:rPr>
          <w:rFonts w:ascii="Times New Roman" w:eastAsia="Times New Roman" w:hAnsi="Times New Roman" w:cs="Times New Roman"/>
          <w:szCs w:val="21"/>
          <w:lang w:eastAsia="fr-FR"/>
        </w:rPr>
      </w:pPr>
      <w:bookmarkStart w:id="2266" w:name="_Toc456806173"/>
      <w:bookmarkStart w:id="2267" w:name="_Toc456808196"/>
      <w:r w:rsidRPr="00D70A52">
        <w:rPr>
          <w:rFonts w:ascii="Times New Roman" w:eastAsia="Times New Roman" w:hAnsi="Times New Roman"/>
          <w:lang w:eastAsia="fr-FR"/>
        </w:rPr>
        <w:t>Le résultat après impôt (sur les sociétés)</w:t>
      </w:r>
      <w:bookmarkEnd w:id="2266"/>
      <w:bookmarkEnd w:id="2267"/>
      <w:r w:rsidRPr="00883D54">
        <w:rPr>
          <w:rFonts w:ascii="Times New Roman" w:eastAsia="Times New Roman" w:hAnsi="Times New Roman" w:cs="Times New Roman"/>
          <w:szCs w:val="21"/>
          <w:lang w:eastAsia="fr-FR"/>
        </w:rPr>
        <w:t xml:space="preserve"> est supérieur au résultat avant impôt qui ressort même déficitaire en 2010, 2012 et 2013. Cette situation résulte du régime d’intégration fiscale prévu à l’article 223 A du code général des impôts. </w:t>
      </w:r>
      <w:r w:rsidRPr="00883D54">
        <w:rPr>
          <w:rFonts w:ascii="Times New Roman" w:eastAsia="Times New Roman" w:hAnsi="Times New Roman"/>
          <w:lang w:eastAsia="fr-FR"/>
        </w:rPr>
        <w:t>La Poste</w:t>
      </w:r>
      <w:r>
        <w:rPr>
          <w:rFonts w:ascii="Times New Roman" w:eastAsia="Times New Roman" w:hAnsi="Times New Roman"/>
          <w:lang w:eastAsia="fr-FR"/>
        </w:rPr>
        <w:t>,</w:t>
      </w:r>
      <w:r w:rsidRPr="00883D54">
        <w:rPr>
          <w:rFonts w:ascii="Times New Roman" w:eastAsia="Times New Roman" w:hAnsi="Times New Roman" w:cs="Times New Roman"/>
          <w:szCs w:val="21"/>
          <w:lang w:eastAsia="fr-FR"/>
        </w:rPr>
        <w:t xml:space="preserve"> qui est à la tête du groupe fiscal qu’elle a constitué avec les filiales de son choix, règle l’impôt dû par le groupe calculé sur une base fiscalement « consolidée » française. Les filiales bénéficiaires lui règlent à cet égard leur impôt « comme si elles étaient imposées séparément », tandis que La Poste SA et d’autres filiales peuvent être déficitaires. Le groupe réalise ainsi un gain net d’intégration fiscale comptabilisé à cette ligne et égal à la différence entre l’impôt effectivement versé au Trésor et </w:t>
      </w:r>
      <w:r w:rsidRPr="00883D54">
        <w:rPr>
          <w:rFonts w:ascii="Times New Roman" w:eastAsia="Times New Roman" w:hAnsi="Times New Roman"/>
          <w:lang w:eastAsia="fr-FR"/>
        </w:rPr>
        <w:t>l</w:t>
      </w:r>
      <w:r>
        <w:rPr>
          <w:rFonts w:ascii="Times New Roman" w:eastAsia="Times New Roman" w:hAnsi="Times New Roman"/>
          <w:lang w:eastAsia="fr-FR"/>
        </w:rPr>
        <w:t>a contribution</w:t>
      </w:r>
      <w:r w:rsidRPr="00883D54">
        <w:rPr>
          <w:rFonts w:ascii="Times New Roman" w:eastAsia="Times New Roman" w:hAnsi="Times New Roman"/>
          <w:lang w:eastAsia="fr-FR"/>
        </w:rPr>
        <w:t xml:space="preserve"> perçu</w:t>
      </w:r>
      <w:r>
        <w:rPr>
          <w:rFonts w:ascii="Times New Roman" w:eastAsia="Times New Roman" w:hAnsi="Times New Roman"/>
          <w:lang w:eastAsia="fr-FR"/>
        </w:rPr>
        <w:t>e</w:t>
      </w:r>
      <w:r w:rsidRPr="00883D54">
        <w:rPr>
          <w:rFonts w:ascii="Times New Roman" w:eastAsia="Times New Roman" w:hAnsi="Times New Roman" w:cs="Times New Roman"/>
          <w:szCs w:val="21"/>
          <w:lang w:eastAsia="fr-FR"/>
        </w:rPr>
        <w:t xml:space="preserve"> des filiales.</w:t>
      </w:r>
    </w:p>
    <w:p w14:paraId="211BF118" w14:textId="77777777" w:rsidR="006B6785" w:rsidRPr="003B6DD9" w:rsidRDefault="006B6785" w:rsidP="006B6785">
      <w:pPr>
        <w:rPr>
          <w:lang w:eastAsia="fr-FR"/>
        </w:rPr>
      </w:pPr>
    </w:p>
    <w:p w14:paraId="211BF119" w14:textId="77777777" w:rsidR="006B6785" w:rsidRDefault="006B6785" w:rsidP="006B6785">
      <w:pPr>
        <w:rPr>
          <w:lang w:eastAsia="fr-FR"/>
        </w:rPr>
      </w:pPr>
      <w:r>
        <w:rPr>
          <w:lang w:eastAsia="fr-FR"/>
        </w:rPr>
        <w:br w:type="page"/>
      </w:r>
    </w:p>
    <w:p w14:paraId="211BF11A" w14:textId="39C7E5C7" w:rsidR="006B6785" w:rsidRDefault="005A12BC" w:rsidP="006B6785">
      <w:pPr>
        <w:pStyle w:val="TitreAnnexe"/>
      </w:pPr>
      <w:bookmarkStart w:id="2268" w:name="_Toc463433935"/>
      <w:bookmarkStart w:id="2269" w:name="_Toc463434101"/>
      <w:bookmarkStart w:id="2270" w:name="_Toc463439763"/>
      <w:bookmarkStart w:id="2271" w:name="_Toc463518308"/>
      <w:bookmarkStart w:id="2272" w:name="_Toc464729775"/>
      <w:r>
        <w:t xml:space="preserve">présentation </w:t>
      </w:r>
      <w:r w:rsidR="006B6785">
        <w:t>de la situation, de la stratégie financière et de la diversification de Deutsche Post, Royal Mail et Poste Italiane</w:t>
      </w:r>
      <w:bookmarkEnd w:id="2268"/>
      <w:bookmarkEnd w:id="2269"/>
      <w:bookmarkEnd w:id="2270"/>
      <w:bookmarkEnd w:id="2271"/>
      <w:bookmarkEnd w:id="2272"/>
      <w:r w:rsidR="006B6785">
        <w:t xml:space="preserve"> </w:t>
      </w:r>
    </w:p>
    <w:p w14:paraId="211BF11B" w14:textId="77777777" w:rsidR="006B6785" w:rsidRPr="00066C75" w:rsidRDefault="006B6785" w:rsidP="006B6785">
      <w:pPr>
        <w:ind w:firstLine="709"/>
        <w:rPr>
          <w:rFonts w:ascii="Times New Roman" w:eastAsia="Times New Roman" w:hAnsi="Times New Roman" w:cs="Times New Roman"/>
          <w:szCs w:val="21"/>
          <w:lang w:eastAsia="fr-FR"/>
        </w:rPr>
      </w:pPr>
      <w:r w:rsidRPr="00066C75">
        <w:rPr>
          <w:rFonts w:ascii="Times New Roman" w:eastAsia="Times New Roman" w:hAnsi="Times New Roman" w:cs="Times New Roman"/>
          <w:szCs w:val="21"/>
          <w:lang w:eastAsia="fr-FR"/>
        </w:rPr>
        <w:t xml:space="preserve">Le contexte postal européen est marqué par une attrition </w:t>
      </w:r>
      <w:r>
        <w:rPr>
          <w:rFonts w:ascii="Times New Roman" w:eastAsia="Times New Roman" w:hAnsi="Times New Roman"/>
          <w:lang w:eastAsia="fr-FR"/>
        </w:rPr>
        <w:t xml:space="preserve">rapide </w:t>
      </w:r>
      <w:r w:rsidRPr="00066C75">
        <w:rPr>
          <w:rFonts w:ascii="Times New Roman" w:eastAsia="Times New Roman" w:hAnsi="Times New Roman"/>
          <w:lang w:eastAsia="fr-FR"/>
        </w:rPr>
        <w:t>d</w:t>
      </w:r>
      <w:r>
        <w:rPr>
          <w:rFonts w:ascii="Times New Roman" w:eastAsia="Times New Roman" w:hAnsi="Times New Roman"/>
          <w:lang w:eastAsia="fr-FR"/>
        </w:rPr>
        <w:t>es</w:t>
      </w:r>
      <w:r w:rsidRPr="00066C75">
        <w:rPr>
          <w:rFonts w:ascii="Times New Roman" w:eastAsia="Times New Roman" w:hAnsi="Times New Roman"/>
          <w:lang w:eastAsia="fr-FR"/>
        </w:rPr>
        <w:t xml:space="preserve"> volume</w:t>
      </w:r>
      <w:r>
        <w:rPr>
          <w:rFonts w:ascii="Times New Roman" w:eastAsia="Times New Roman" w:hAnsi="Times New Roman"/>
          <w:lang w:eastAsia="fr-FR"/>
        </w:rPr>
        <w:t>s</w:t>
      </w:r>
      <w:r w:rsidRPr="00066C75">
        <w:rPr>
          <w:rFonts w:ascii="Times New Roman" w:eastAsia="Times New Roman" w:hAnsi="Times New Roman"/>
          <w:lang w:eastAsia="fr-FR"/>
        </w:rPr>
        <w:t xml:space="preserve"> d</w:t>
      </w:r>
      <w:r>
        <w:rPr>
          <w:rFonts w:ascii="Times New Roman" w:eastAsia="Times New Roman" w:hAnsi="Times New Roman"/>
          <w:lang w:eastAsia="fr-FR"/>
        </w:rPr>
        <w:t>e</w:t>
      </w:r>
      <w:r w:rsidRPr="00066C75">
        <w:rPr>
          <w:rFonts w:ascii="Times New Roman" w:eastAsia="Times New Roman" w:hAnsi="Times New Roman" w:cs="Times New Roman"/>
          <w:szCs w:val="21"/>
          <w:lang w:eastAsia="fr-FR"/>
        </w:rPr>
        <w:t xml:space="preserve"> courrier, affectant le cœur de métier traditionnel des opérateurs postaux, qui y ont tous répondu par des augmentations tarifaires</w:t>
      </w:r>
      <w:r>
        <w:rPr>
          <w:rFonts w:ascii="Times New Roman" w:eastAsia="Times New Roman" w:hAnsi="Times New Roman"/>
          <w:lang w:eastAsia="fr-FR"/>
        </w:rPr>
        <w:t>, particulièrement marquées au Royaume-Uni</w:t>
      </w:r>
      <w:r w:rsidRPr="00066C75">
        <w:rPr>
          <w:rFonts w:ascii="Times New Roman" w:eastAsia="Times New Roman" w:hAnsi="Times New Roman" w:cs="Times New Roman"/>
          <w:szCs w:val="21"/>
          <w:lang w:eastAsia="fr-FR"/>
        </w:rPr>
        <w:t>.</w:t>
      </w:r>
    </w:p>
    <w:p w14:paraId="211BF11C" w14:textId="619AE5FF" w:rsidR="006B6785" w:rsidRPr="00270E7A" w:rsidRDefault="006B6785" w:rsidP="006B6785">
      <w:pPr>
        <w:spacing w:after="0"/>
        <w:ind w:firstLine="708"/>
        <w:jc w:val="center"/>
        <w:rPr>
          <w:rFonts w:ascii="Times New Roman" w:eastAsia="Times New Roman" w:hAnsi="Times New Roman" w:cs="Times New Roman"/>
          <w:b/>
          <w:sz w:val="24"/>
        </w:rPr>
      </w:pPr>
      <w:r w:rsidRPr="00270E7A">
        <w:rPr>
          <w:rFonts w:ascii="Times New Roman" w:eastAsia="Times New Roman" w:hAnsi="Times New Roman" w:cs="Times New Roman"/>
          <w:b/>
          <w:sz w:val="24"/>
        </w:rPr>
        <w:t>Évolution des volumes courrier et évolution des tarifs du timbre entre 2010 et 2014</w:t>
      </w:r>
    </w:p>
    <w:tbl>
      <w:tblPr>
        <w:tblStyle w:val="TABLEAURAPPORTPUBLICTHMATIQUE"/>
        <w:tblW w:w="6985" w:type="dxa"/>
        <w:tblInd w:w="-34" w:type="dxa"/>
        <w:tblLook w:val="04A0" w:firstRow="1" w:lastRow="0" w:firstColumn="1" w:lastColumn="0" w:noHBand="0" w:noVBand="1"/>
      </w:tblPr>
      <w:tblGrid>
        <w:gridCol w:w="1610"/>
        <w:gridCol w:w="2682"/>
        <w:gridCol w:w="2693"/>
      </w:tblGrid>
      <w:tr w:rsidR="006B6785" w:rsidRPr="0032407C" w14:paraId="211BF120" w14:textId="77777777" w:rsidTr="0014605E">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0" w:type="auto"/>
          </w:tcPr>
          <w:p w14:paraId="211BF11D" w14:textId="77777777" w:rsidR="006B6785" w:rsidRPr="0032407C" w:rsidRDefault="006B6785" w:rsidP="00FE0B50">
            <w:pPr>
              <w:suppressAutoHyphens/>
              <w:spacing w:before="100"/>
              <w:ind w:firstLine="0"/>
              <w:jc w:val="center"/>
              <w:rPr>
                <w:rFonts w:ascii="Times New Roman" w:hAnsi="Times New Roman" w:cs="Times New Roman"/>
                <w:szCs w:val="21"/>
                <w:lang w:eastAsia="fr-FR"/>
              </w:rPr>
            </w:pPr>
            <w:r w:rsidRPr="0032407C">
              <w:rPr>
                <w:rFonts w:ascii="Times New Roman" w:hAnsi="Times New Roman" w:cs="Times New Roman"/>
                <w:szCs w:val="21"/>
                <w:lang w:eastAsia="fr-FR"/>
              </w:rPr>
              <w:t>En %</w:t>
            </w:r>
          </w:p>
        </w:tc>
        <w:tc>
          <w:tcPr>
            <w:tcW w:w="2682" w:type="dxa"/>
          </w:tcPr>
          <w:p w14:paraId="211BF11E" w14:textId="77777777" w:rsidR="006B6785" w:rsidRPr="0032407C" w:rsidRDefault="006B6785" w:rsidP="00FE0B50">
            <w:pPr>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32407C">
              <w:rPr>
                <w:rFonts w:ascii="Times New Roman" w:hAnsi="Times New Roman" w:cs="Times New Roman"/>
                <w:szCs w:val="21"/>
                <w:lang w:eastAsia="fr-FR"/>
              </w:rPr>
              <w:t>Évolution volume courrier</w:t>
            </w:r>
          </w:p>
        </w:tc>
        <w:tc>
          <w:tcPr>
            <w:tcW w:w="2693" w:type="dxa"/>
          </w:tcPr>
          <w:p w14:paraId="211BF11F" w14:textId="77777777" w:rsidR="006B6785" w:rsidRPr="0032407C" w:rsidRDefault="006B6785" w:rsidP="00FE0B50">
            <w:pPr>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32407C">
              <w:rPr>
                <w:rFonts w:ascii="Times New Roman" w:hAnsi="Times New Roman" w:cs="Times New Roman"/>
                <w:szCs w:val="21"/>
                <w:lang w:eastAsia="fr-FR"/>
              </w:rPr>
              <w:t>Évolution tarifs du timbre</w:t>
            </w:r>
          </w:p>
        </w:tc>
      </w:tr>
      <w:tr w:rsidR="006B6785" w:rsidRPr="0032407C" w14:paraId="211BF124" w14:textId="77777777" w:rsidTr="0014605E">
        <w:trPr>
          <w:trHeight w:val="280"/>
        </w:trPr>
        <w:tc>
          <w:tcPr>
            <w:cnfStyle w:val="001000000000" w:firstRow="0" w:lastRow="0" w:firstColumn="1" w:lastColumn="0" w:oddVBand="0" w:evenVBand="0" w:oddHBand="0" w:evenHBand="0" w:firstRowFirstColumn="0" w:firstRowLastColumn="0" w:lastRowFirstColumn="0" w:lastRowLastColumn="0"/>
            <w:tcW w:w="0" w:type="auto"/>
          </w:tcPr>
          <w:p w14:paraId="211BF121" w14:textId="77777777" w:rsidR="006B6785" w:rsidRPr="0032407C" w:rsidRDefault="006B6785" w:rsidP="00FE0B50">
            <w:pPr>
              <w:keepNext/>
              <w:suppressAutoHyphens/>
              <w:spacing w:before="100"/>
              <w:ind w:firstLine="0"/>
              <w:jc w:val="center"/>
              <w:rPr>
                <w:rFonts w:ascii="Times New Roman" w:hAnsi="Times New Roman" w:cs="Times New Roman"/>
                <w:szCs w:val="21"/>
                <w:lang w:eastAsia="fr-FR"/>
              </w:rPr>
            </w:pPr>
            <w:r w:rsidRPr="0032407C">
              <w:rPr>
                <w:rFonts w:ascii="Times New Roman" w:hAnsi="Times New Roman" w:cs="Times New Roman"/>
                <w:szCs w:val="21"/>
                <w:lang w:eastAsia="fr-FR"/>
              </w:rPr>
              <w:t>Deutsche Post</w:t>
            </w:r>
          </w:p>
        </w:tc>
        <w:tc>
          <w:tcPr>
            <w:tcW w:w="2682" w:type="dxa"/>
          </w:tcPr>
          <w:p w14:paraId="211BF122" w14:textId="77777777" w:rsidR="006B6785" w:rsidRPr="0032407C"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32407C">
              <w:rPr>
                <w:rFonts w:ascii="Times New Roman" w:hAnsi="Times New Roman" w:cs="Times New Roman"/>
                <w:szCs w:val="21"/>
                <w:lang w:eastAsia="fr-FR"/>
              </w:rPr>
              <w:t>-1,8</w:t>
            </w:r>
          </w:p>
        </w:tc>
        <w:tc>
          <w:tcPr>
            <w:tcW w:w="2693" w:type="dxa"/>
          </w:tcPr>
          <w:p w14:paraId="211BF123" w14:textId="77777777" w:rsidR="006B6785" w:rsidRPr="0032407C"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32407C">
              <w:rPr>
                <w:rFonts w:ascii="Times New Roman" w:hAnsi="Times New Roman" w:cs="Times New Roman"/>
                <w:szCs w:val="21"/>
                <w:lang w:eastAsia="fr-FR"/>
              </w:rPr>
              <w:t>2,2</w:t>
            </w:r>
          </w:p>
        </w:tc>
      </w:tr>
      <w:tr w:rsidR="006B6785" w:rsidRPr="0032407C" w14:paraId="211BF128" w14:textId="77777777" w:rsidTr="0014605E">
        <w:trPr>
          <w:trHeight w:val="280"/>
        </w:trPr>
        <w:tc>
          <w:tcPr>
            <w:cnfStyle w:val="001000000000" w:firstRow="0" w:lastRow="0" w:firstColumn="1" w:lastColumn="0" w:oddVBand="0" w:evenVBand="0" w:oddHBand="0" w:evenHBand="0" w:firstRowFirstColumn="0" w:firstRowLastColumn="0" w:lastRowFirstColumn="0" w:lastRowLastColumn="0"/>
            <w:tcW w:w="0" w:type="auto"/>
          </w:tcPr>
          <w:p w14:paraId="211BF125" w14:textId="77777777" w:rsidR="006B6785" w:rsidRPr="0032407C" w:rsidRDefault="006B6785" w:rsidP="00FE0B50">
            <w:pPr>
              <w:keepNext/>
              <w:suppressAutoHyphens/>
              <w:spacing w:before="100"/>
              <w:ind w:firstLine="0"/>
              <w:jc w:val="center"/>
              <w:rPr>
                <w:rFonts w:ascii="Times New Roman" w:hAnsi="Times New Roman" w:cs="Times New Roman"/>
                <w:szCs w:val="21"/>
                <w:lang w:eastAsia="fr-FR"/>
              </w:rPr>
            </w:pPr>
            <w:r w:rsidRPr="0032407C">
              <w:rPr>
                <w:rFonts w:ascii="Times New Roman" w:hAnsi="Times New Roman" w:cs="Times New Roman"/>
                <w:szCs w:val="21"/>
                <w:lang w:eastAsia="fr-FR"/>
              </w:rPr>
              <w:t>Royal Mail</w:t>
            </w:r>
          </w:p>
        </w:tc>
        <w:tc>
          <w:tcPr>
            <w:tcW w:w="2682" w:type="dxa"/>
          </w:tcPr>
          <w:p w14:paraId="211BF126" w14:textId="77777777" w:rsidR="006B6785" w:rsidRPr="0032407C"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32407C">
              <w:rPr>
                <w:rFonts w:ascii="Times New Roman" w:hAnsi="Times New Roman" w:cs="Times New Roman"/>
                <w:szCs w:val="21"/>
                <w:lang w:eastAsia="fr-FR"/>
              </w:rPr>
              <w:t>-4,9</w:t>
            </w:r>
          </w:p>
        </w:tc>
        <w:tc>
          <w:tcPr>
            <w:tcW w:w="2693" w:type="dxa"/>
          </w:tcPr>
          <w:p w14:paraId="211BF127" w14:textId="77777777" w:rsidR="006B6785" w:rsidRPr="0032407C"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32407C">
              <w:rPr>
                <w:rFonts w:ascii="Times New Roman" w:hAnsi="Times New Roman" w:cs="Times New Roman"/>
                <w:szCs w:val="21"/>
                <w:lang w:eastAsia="fr-FR"/>
              </w:rPr>
              <w:t>10,9</w:t>
            </w:r>
          </w:p>
        </w:tc>
      </w:tr>
      <w:tr w:rsidR="006B6785" w:rsidRPr="0032407C" w14:paraId="211BF12C" w14:textId="77777777" w:rsidTr="0014605E">
        <w:trPr>
          <w:trHeight w:val="280"/>
        </w:trPr>
        <w:tc>
          <w:tcPr>
            <w:cnfStyle w:val="001000000000" w:firstRow="0" w:lastRow="0" w:firstColumn="1" w:lastColumn="0" w:oddVBand="0" w:evenVBand="0" w:oddHBand="0" w:evenHBand="0" w:firstRowFirstColumn="0" w:firstRowLastColumn="0" w:lastRowFirstColumn="0" w:lastRowLastColumn="0"/>
            <w:tcW w:w="0" w:type="auto"/>
          </w:tcPr>
          <w:p w14:paraId="211BF129" w14:textId="77777777" w:rsidR="006B6785" w:rsidRPr="0032407C" w:rsidRDefault="006B6785" w:rsidP="00FE0B50">
            <w:pPr>
              <w:keepNext/>
              <w:suppressAutoHyphens/>
              <w:spacing w:before="100"/>
              <w:ind w:firstLine="0"/>
              <w:jc w:val="center"/>
              <w:rPr>
                <w:rFonts w:ascii="Times New Roman" w:hAnsi="Times New Roman" w:cs="Times New Roman"/>
                <w:szCs w:val="21"/>
                <w:lang w:eastAsia="fr-FR"/>
              </w:rPr>
            </w:pPr>
            <w:r w:rsidRPr="0032407C">
              <w:rPr>
                <w:rFonts w:ascii="Times New Roman" w:hAnsi="Times New Roman" w:cs="Times New Roman"/>
                <w:szCs w:val="21"/>
                <w:lang w:eastAsia="fr-FR"/>
              </w:rPr>
              <w:t>Poste Italiane</w:t>
            </w:r>
          </w:p>
        </w:tc>
        <w:tc>
          <w:tcPr>
            <w:tcW w:w="2682" w:type="dxa"/>
          </w:tcPr>
          <w:p w14:paraId="211BF12A" w14:textId="77777777" w:rsidR="006B6785" w:rsidRPr="0032407C"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32407C">
              <w:rPr>
                <w:rFonts w:ascii="Times New Roman" w:hAnsi="Times New Roman" w:cs="Times New Roman"/>
                <w:szCs w:val="21"/>
                <w:lang w:eastAsia="fr-FR"/>
              </w:rPr>
              <w:t>-7,4</w:t>
            </w:r>
          </w:p>
        </w:tc>
        <w:tc>
          <w:tcPr>
            <w:tcW w:w="2693" w:type="dxa"/>
          </w:tcPr>
          <w:p w14:paraId="211BF12B" w14:textId="77777777" w:rsidR="006B6785" w:rsidRPr="0032407C"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32407C">
              <w:rPr>
                <w:rFonts w:ascii="Times New Roman" w:hAnsi="Times New Roman" w:cs="Times New Roman"/>
                <w:szCs w:val="21"/>
                <w:lang w:eastAsia="fr-FR"/>
              </w:rPr>
              <w:t>3,9</w:t>
            </w:r>
          </w:p>
        </w:tc>
      </w:tr>
      <w:tr w:rsidR="006B6785" w:rsidRPr="0032407C" w14:paraId="211BF130" w14:textId="77777777" w:rsidTr="0014605E">
        <w:trPr>
          <w:trHeight w:val="280"/>
        </w:trPr>
        <w:tc>
          <w:tcPr>
            <w:cnfStyle w:val="001000000000" w:firstRow="0" w:lastRow="0" w:firstColumn="1" w:lastColumn="0" w:oddVBand="0" w:evenVBand="0" w:oddHBand="0" w:evenHBand="0" w:firstRowFirstColumn="0" w:firstRowLastColumn="0" w:lastRowFirstColumn="0" w:lastRowLastColumn="0"/>
            <w:tcW w:w="0" w:type="auto"/>
          </w:tcPr>
          <w:p w14:paraId="211BF12D" w14:textId="77777777" w:rsidR="006B6785" w:rsidRPr="0032407C" w:rsidRDefault="006B6785" w:rsidP="00FE0B50">
            <w:pPr>
              <w:keepNext/>
              <w:suppressAutoHyphens/>
              <w:spacing w:before="100"/>
              <w:ind w:firstLine="0"/>
              <w:jc w:val="center"/>
              <w:rPr>
                <w:rFonts w:ascii="Times New Roman" w:hAnsi="Times New Roman" w:cs="Times New Roman"/>
                <w:szCs w:val="21"/>
                <w:lang w:eastAsia="fr-FR"/>
              </w:rPr>
            </w:pPr>
            <w:r w:rsidRPr="0032407C">
              <w:rPr>
                <w:rFonts w:ascii="Times New Roman" w:hAnsi="Times New Roman" w:cs="Times New Roman"/>
                <w:szCs w:val="21"/>
                <w:lang w:eastAsia="fr-FR"/>
              </w:rPr>
              <w:t>La Poste</w:t>
            </w:r>
          </w:p>
        </w:tc>
        <w:tc>
          <w:tcPr>
            <w:tcW w:w="2682" w:type="dxa"/>
          </w:tcPr>
          <w:p w14:paraId="211BF12E" w14:textId="77777777" w:rsidR="006B6785" w:rsidRPr="0032407C"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32407C">
              <w:rPr>
                <w:rFonts w:ascii="Times New Roman" w:hAnsi="Times New Roman" w:cs="Times New Roman"/>
                <w:szCs w:val="21"/>
                <w:lang w:eastAsia="fr-FR"/>
              </w:rPr>
              <w:t>-5,4</w:t>
            </w:r>
          </w:p>
        </w:tc>
        <w:tc>
          <w:tcPr>
            <w:tcW w:w="2693" w:type="dxa"/>
          </w:tcPr>
          <w:p w14:paraId="211BF12F" w14:textId="77777777" w:rsidR="006B6785" w:rsidRPr="0032407C"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32407C">
              <w:rPr>
                <w:rFonts w:ascii="Times New Roman" w:hAnsi="Times New Roman" w:cs="Times New Roman"/>
                <w:szCs w:val="21"/>
                <w:lang w:eastAsia="fr-FR"/>
              </w:rPr>
              <w:t>3,3</w:t>
            </w:r>
          </w:p>
        </w:tc>
      </w:tr>
    </w:tbl>
    <w:p w14:paraId="211BF131" w14:textId="77777777" w:rsidR="006B6785" w:rsidRPr="00270E7A" w:rsidRDefault="006B6785" w:rsidP="0014605E">
      <w:pPr>
        <w:pStyle w:val="TexteSource"/>
      </w:pPr>
      <w:r w:rsidRPr="00270E7A">
        <w:t>Source : Benchmark des opérateurs postaux européens, Groupe La Poste, 2015</w:t>
      </w:r>
    </w:p>
    <w:p w14:paraId="211BF132" w14:textId="77777777" w:rsidR="006B6785" w:rsidRPr="00066C75" w:rsidRDefault="006B6785" w:rsidP="006B6785">
      <w:pPr>
        <w:ind w:firstLine="709"/>
        <w:rPr>
          <w:rFonts w:ascii="Times New Roman" w:eastAsia="Times New Roman" w:hAnsi="Times New Roman"/>
          <w:lang w:eastAsia="fr-FR"/>
        </w:rPr>
      </w:pPr>
      <w:r w:rsidRPr="00066C75">
        <w:rPr>
          <w:rFonts w:ascii="Times New Roman" w:eastAsia="Times New Roman" w:hAnsi="Times New Roman" w:cs="Times New Roman"/>
          <w:szCs w:val="21"/>
          <w:lang w:eastAsia="fr-FR"/>
        </w:rPr>
        <w:t xml:space="preserve">Au-delà de l’augmentation des tarifs, les grands opérateurs postaux européens, Deutsche Post, Royal Mail et Poste Italiane ont choisi des stratégies </w:t>
      </w:r>
      <w:r>
        <w:rPr>
          <w:rFonts w:ascii="Times New Roman" w:eastAsia="Times New Roman" w:hAnsi="Times New Roman"/>
          <w:lang w:eastAsia="fr-FR"/>
        </w:rPr>
        <w:t>différenciées pour réagir</w:t>
      </w:r>
      <w:r w:rsidRPr="00066C75">
        <w:rPr>
          <w:rFonts w:ascii="Times New Roman" w:eastAsia="Times New Roman" w:hAnsi="Times New Roman" w:cs="Times New Roman"/>
          <w:szCs w:val="21"/>
          <w:lang w:eastAsia="fr-FR"/>
        </w:rPr>
        <w:t xml:space="preserve"> à la </w:t>
      </w:r>
      <w:r>
        <w:rPr>
          <w:rFonts w:ascii="Times New Roman" w:eastAsia="Times New Roman" w:hAnsi="Times New Roman"/>
          <w:lang w:eastAsia="fr-FR"/>
        </w:rPr>
        <w:t>chute des volumes</w:t>
      </w:r>
      <w:r w:rsidRPr="00066C75">
        <w:rPr>
          <w:rFonts w:ascii="Times New Roman" w:eastAsia="Times New Roman" w:hAnsi="Times New Roman" w:cs="Times New Roman"/>
          <w:szCs w:val="21"/>
          <w:lang w:eastAsia="fr-FR"/>
        </w:rPr>
        <w:t xml:space="preserve"> de </w:t>
      </w:r>
      <w:r>
        <w:rPr>
          <w:rFonts w:ascii="Times New Roman" w:eastAsia="Times New Roman" w:hAnsi="Times New Roman"/>
          <w:lang w:eastAsia="fr-FR"/>
        </w:rPr>
        <w:t xml:space="preserve">courrier. </w:t>
      </w:r>
      <w:r w:rsidRPr="00066C75">
        <w:rPr>
          <w:rFonts w:ascii="Times New Roman" w:eastAsia="Times New Roman" w:hAnsi="Times New Roman"/>
          <w:lang w:eastAsia="fr-FR"/>
        </w:rPr>
        <w:t>Quand Royal Mail demeure un opérateur dont l’activité principale, voire ex</w:t>
      </w:r>
      <w:r>
        <w:rPr>
          <w:rFonts w:ascii="Times New Roman" w:eastAsia="Times New Roman" w:hAnsi="Times New Roman"/>
          <w:lang w:eastAsia="fr-FR"/>
        </w:rPr>
        <w:t>clusive, est l’activité courrier-colis</w:t>
      </w:r>
      <w:r w:rsidRPr="00066C75">
        <w:rPr>
          <w:rFonts w:ascii="Times New Roman" w:eastAsia="Times New Roman" w:hAnsi="Times New Roman"/>
          <w:lang w:eastAsia="fr-FR"/>
        </w:rPr>
        <w:t>, les activités non postales constituent désormais plus</w:t>
      </w:r>
      <w:r w:rsidRPr="00066C75">
        <w:rPr>
          <w:rFonts w:ascii="Times New Roman" w:eastAsia="Times New Roman" w:hAnsi="Times New Roman" w:cs="Times New Roman"/>
          <w:szCs w:val="21"/>
          <w:lang w:eastAsia="fr-FR"/>
        </w:rPr>
        <w:t xml:space="preserve"> de </w:t>
      </w:r>
      <w:r w:rsidRPr="00066C75">
        <w:rPr>
          <w:rFonts w:ascii="Times New Roman" w:eastAsia="Times New Roman" w:hAnsi="Times New Roman"/>
          <w:lang w:eastAsia="fr-FR"/>
        </w:rPr>
        <w:t>85 % du</w:t>
      </w:r>
      <w:r w:rsidRPr="00066C75">
        <w:rPr>
          <w:rFonts w:ascii="Times New Roman" w:eastAsia="Times New Roman" w:hAnsi="Times New Roman" w:cs="Times New Roman"/>
          <w:szCs w:val="21"/>
          <w:lang w:eastAsia="fr-FR"/>
        </w:rPr>
        <w:t xml:space="preserve"> chiffre d’affaires de </w:t>
      </w:r>
      <w:r w:rsidRPr="00066C75">
        <w:rPr>
          <w:rFonts w:ascii="Times New Roman" w:eastAsia="Times New Roman" w:hAnsi="Times New Roman"/>
          <w:lang w:eastAsia="fr-FR"/>
        </w:rPr>
        <w:t>Poste Italiane, qui est plus un groupe de banque-assurance qu’une poste. Deutsche Post se situe quant à lui dans une situation intermédiaire, similaire à celle du groupe La Poste.</w:t>
      </w:r>
    </w:p>
    <w:p w14:paraId="211BF133" w14:textId="77777777" w:rsidR="006B6785" w:rsidRPr="00066C75" w:rsidRDefault="006B6785" w:rsidP="006B6785">
      <w:pPr>
        <w:ind w:firstLine="709"/>
        <w:rPr>
          <w:rFonts w:ascii="Times New Roman" w:eastAsia="Times New Roman" w:hAnsi="Times New Roman" w:cs="Times New Roman"/>
          <w:szCs w:val="21"/>
          <w:lang w:eastAsia="fr-FR"/>
        </w:rPr>
      </w:pPr>
    </w:p>
    <w:p w14:paraId="211BF134" w14:textId="74DF4874" w:rsidR="006B6785" w:rsidRPr="00270E7A" w:rsidRDefault="00FE0B50" w:rsidP="006B6785">
      <w:pPr>
        <w:keepNext/>
        <w:keepLines/>
        <w:spacing w:after="0"/>
        <w:ind w:firstLine="708"/>
        <w:jc w:val="center"/>
        <w:rPr>
          <w:rFonts w:ascii="Times New Roman" w:eastAsia="Times New Roman" w:hAnsi="Times New Roman" w:cs="Times New Roman"/>
          <w:b/>
          <w:sz w:val="24"/>
        </w:rPr>
      </w:pPr>
      <w:r>
        <w:rPr>
          <w:rFonts w:ascii="Times New Roman" w:eastAsia="Times New Roman" w:hAnsi="Times New Roman" w:cs="Times New Roman"/>
          <w:b/>
          <w:sz w:val="24"/>
        </w:rPr>
        <w:t>C</w:t>
      </w:r>
      <w:r w:rsidR="006B6785" w:rsidRPr="00270E7A">
        <w:rPr>
          <w:rFonts w:ascii="Times New Roman" w:eastAsia="Times New Roman" w:hAnsi="Times New Roman" w:cs="Times New Roman"/>
          <w:b/>
          <w:sz w:val="24"/>
        </w:rPr>
        <w:t>hiffre d’affaires hors courrier/express des opérateurs postaux européens</w:t>
      </w:r>
    </w:p>
    <w:p w14:paraId="211BF135" w14:textId="77777777" w:rsidR="006B6785" w:rsidRPr="00270E7A" w:rsidRDefault="006B6785" w:rsidP="005A12BC">
      <w:pPr>
        <w:keepNext/>
        <w:keepLines/>
        <w:spacing w:after="0"/>
        <w:ind w:firstLine="0"/>
        <w:rPr>
          <w:rFonts w:ascii="Times New Roman" w:eastAsia="Times New Roman" w:hAnsi="Times New Roman" w:cs="Times New Roman"/>
        </w:rPr>
      </w:pPr>
      <w:r w:rsidRPr="00270E7A">
        <w:rPr>
          <w:rFonts w:ascii="Times New Roman" w:eastAsia="Times New Roman" w:hAnsi="Times New Roman" w:cs="Times New Roman"/>
          <w:noProof/>
          <w:lang w:eastAsia="fr-FR"/>
        </w:rPr>
        <w:drawing>
          <wp:inline distT="0" distB="0" distL="0" distR="0" wp14:anchorId="211BF375" wp14:editId="211BF376">
            <wp:extent cx="4124325" cy="2238375"/>
            <wp:effectExtent l="0" t="0" r="0" b="0"/>
            <wp:docPr id="53" name="Graphique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11BF136" w14:textId="77777777" w:rsidR="006B6785" w:rsidRPr="00270E7A" w:rsidRDefault="006B6785" w:rsidP="0014605E">
      <w:pPr>
        <w:pStyle w:val="TexteSource"/>
      </w:pPr>
      <w:r w:rsidRPr="00270E7A">
        <w:t>Source : Cour des comptes</w:t>
      </w:r>
    </w:p>
    <w:p w14:paraId="211BF137" w14:textId="77777777" w:rsidR="006B6785" w:rsidRPr="00066C75" w:rsidRDefault="006B6785" w:rsidP="006B6785">
      <w:pPr>
        <w:ind w:firstLine="709"/>
        <w:rPr>
          <w:rFonts w:ascii="Times New Roman" w:eastAsia="Times New Roman" w:hAnsi="Times New Roman" w:cs="Times New Roman"/>
          <w:szCs w:val="21"/>
          <w:lang w:eastAsia="fr-FR"/>
        </w:rPr>
      </w:pPr>
      <w:r w:rsidRPr="00066C75">
        <w:rPr>
          <w:rFonts w:ascii="Times New Roman" w:eastAsia="Times New Roman" w:hAnsi="Times New Roman" w:cs="Times New Roman"/>
          <w:szCs w:val="21"/>
          <w:lang w:eastAsia="fr-FR"/>
        </w:rPr>
        <w:t>L’évolution du chiffre d’affaires et du résultat des quatre opérateurs entre 2010 et 2015 démontre la viabilité de chacune des stratégies employées :</w:t>
      </w:r>
    </w:p>
    <w:p w14:paraId="211BF138" w14:textId="14AE3C48" w:rsidR="006B6785" w:rsidRPr="00CD43B6" w:rsidRDefault="006B6785" w:rsidP="006B6785">
      <w:pPr>
        <w:keepNext/>
        <w:keepLines/>
        <w:spacing w:after="0"/>
        <w:jc w:val="center"/>
        <w:rPr>
          <w:rFonts w:ascii="Times New Roman" w:eastAsia="Times New Roman" w:hAnsi="Times New Roman" w:cs="Times New Roman"/>
          <w:sz w:val="24"/>
        </w:rPr>
      </w:pPr>
      <w:r w:rsidRPr="00270E7A">
        <w:rPr>
          <w:rFonts w:ascii="Times New Roman" w:eastAsia="Times New Roman" w:hAnsi="Times New Roman" w:cs="Times New Roman"/>
          <w:b/>
          <w:sz w:val="24"/>
        </w:rPr>
        <w:t>Chiffre d’affaires des opérateurs postaux européens</w:t>
      </w:r>
    </w:p>
    <w:tbl>
      <w:tblPr>
        <w:tblStyle w:val="TABLEAURAPPORTPUBLICTHMATIQUE"/>
        <w:tblW w:w="6666" w:type="dxa"/>
        <w:tblLook w:val="04A0" w:firstRow="1" w:lastRow="0" w:firstColumn="1" w:lastColumn="0" w:noHBand="0" w:noVBand="1"/>
      </w:tblPr>
      <w:tblGrid>
        <w:gridCol w:w="1812"/>
        <w:gridCol w:w="809"/>
        <w:gridCol w:w="809"/>
        <w:gridCol w:w="809"/>
        <w:gridCol w:w="809"/>
        <w:gridCol w:w="809"/>
        <w:gridCol w:w="809"/>
      </w:tblGrid>
      <w:tr w:rsidR="006B6785" w:rsidRPr="00D75001" w14:paraId="211BF140" w14:textId="77777777" w:rsidTr="006B4EC4">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0" w:type="auto"/>
          </w:tcPr>
          <w:p w14:paraId="211BF139" w14:textId="77777777" w:rsidR="006B6785" w:rsidRPr="006B4EC4" w:rsidRDefault="006B6785" w:rsidP="00FE0B50">
            <w:pPr>
              <w:keepLines/>
              <w:suppressAutoHyphens/>
              <w:spacing w:before="100"/>
              <w:ind w:firstLine="0"/>
              <w:jc w:val="center"/>
              <w:rPr>
                <w:rFonts w:ascii="Times New Roman" w:hAnsi="Times New Roman"/>
                <w:color w:val="000000" w:themeColor="text1"/>
                <w:lang w:eastAsia="fr-FR"/>
              </w:rPr>
            </w:pPr>
            <w:r w:rsidRPr="006B4EC4">
              <w:rPr>
                <w:rFonts w:ascii="Times New Roman" w:hAnsi="Times New Roman"/>
                <w:color w:val="000000" w:themeColor="text1"/>
                <w:lang w:eastAsia="fr-FR"/>
              </w:rPr>
              <w:t>CA (en Md€)</w:t>
            </w:r>
          </w:p>
        </w:tc>
        <w:tc>
          <w:tcPr>
            <w:tcW w:w="0" w:type="auto"/>
          </w:tcPr>
          <w:p w14:paraId="211BF13A" w14:textId="77777777" w:rsidR="006B6785" w:rsidRPr="006B4EC4" w:rsidRDefault="006B6785" w:rsidP="00FE0B50">
            <w:pPr>
              <w:keepLines/>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fr-FR"/>
              </w:rPr>
            </w:pPr>
            <w:r w:rsidRPr="006B4EC4">
              <w:rPr>
                <w:rFonts w:ascii="Times New Roman" w:hAnsi="Times New Roman"/>
                <w:color w:val="000000" w:themeColor="text1"/>
                <w:lang w:eastAsia="fr-FR"/>
              </w:rPr>
              <w:t>2010</w:t>
            </w:r>
          </w:p>
        </w:tc>
        <w:tc>
          <w:tcPr>
            <w:tcW w:w="0" w:type="auto"/>
          </w:tcPr>
          <w:p w14:paraId="211BF13B" w14:textId="77777777" w:rsidR="006B6785" w:rsidRPr="006B4EC4" w:rsidRDefault="006B6785" w:rsidP="00FE0B50">
            <w:pPr>
              <w:keepLines/>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fr-FR"/>
              </w:rPr>
            </w:pPr>
            <w:r w:rsidRPr="006B4EC4">
              <w:rPr>
                <w:rFonts w:ascii="Times New Roman" w:hAnsi="Times New Roman"/>
                <w:color w:val="000000" w:themeColor="text1"/>
                <w:lang w:eastAsia="fr-FR"/>
              </w:rPr>
              <w:t>2011</w:t>
            </w:r>
          </w:p>
        </w:tc>
        <w:tc>
          <w:tcPr>
            <w:tcW w:w="0" w:type="auto"/>
          </w:tcPr>
          <w:p w14:paraId="211BF13C" w14:textId="77777777" w:rsidR="006B6785" w:rsidRPr="006B4EC4" w:rsidRDefault="006B6785" w:rsidP="00FE0B50">
            <w:pPr>
              <w:keepLines/>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fr-FR"/>
              </w:rPr>
            </w:pPr>
            <w:r w:rsidRPr="006B4EC4">
              <w:rPr>
                <w:rFonts w:ascii="Times New Roman" w:hAnsi="Times New Roman"/>
                <w:color w:val="000000" w:themeColor="text1"/>
                <w:lang w:eastAsia="fr-FR"/>
              </w:rPr>
              <w:t>2012</w:t>
            </w:r>
          </w:p>
        </w:tc>
        <w:tc>
          <w:tcPr>
            <w:tcW w:w="0" w:type="auto"/>
          </w:tcPr>
          <w:p w14:paraId="211BF13D" w14:textId="77777777" w:rsidR="006B6785" w:rsidRPr="006B4EC4" w:rsidRDefault="006B6785" w:rsidP="00FE0B50">
            <w:pPr>
              <w:keepLines/>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fr-FR"/>
              </w:rPr>
            </w:pPr>
            <w:r w:rsidRPr="006B4EC4">
              <w:rPr>
                <w:rFonts w:ascii="Times New Roman" w:hAnsi="Times New Roman"/>
                <w:color w:val="000000" w:themeColor="text1"/>
                <w:lang w:eastAsia="fr-FR"/>
              </w:rPr>
              <w:t>2013</w:t>
            </w:r>
          </w:p>
        </w:tc>
        <w:tc>
          <w:tcPr>
            <w:tcW w:w="0" w:type="auto"/>
          </w:tcPr>
          <w:p w14:paraId="211BF13E" w14:textId="77777777" w:rsidR="006B6785" w:rsidRPr="006B4EC4" w:rsidRDefault="006B6785" w:rsidP="00FE0B50">
            <w:pPr>
              <w:keepLines/>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fr-FR"/>
              </w:rPr>
            </w:pPr>
            <w:r w:rsidRPr="006B4EC4">
              <w:rPr>
                <w:rFonts w:ascii="Times New Roman" w:hAnsi="Times New Roman"/>
                <w:color w:val="000000" w:themeColor="text1"/>
                <w:lang w:eastAsia="fr-FR"/>
              </w:rPr>
              <w:t>2014</w:t>
            </w:r>
          </w:p>
        </w:tc>
        <w:tc>
          <w:tcPr>
            <w:tcW w:w="0" w:type="auto"/>
          </w:tcPr>
          <w:p w14:paraId="211BF13F" w14:textId="77777777" w:rsidR="006B6785" w:rsidRPr="006B4EC4" w:rsidRDefault="006B6785" w:rsidP="00FE0B50">
            <w:pPr>
              <w:keepLines/>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fr-FR"/>
              </w:rPr>
            </w:pPr>
            <w:r w:rsidRPr="006B4EC4">
              <w:rPr>
                <w:rFonts w:ascii="Times New Roman" w:hAnsi="Times New Roman"/>
                <w:color w:val="000000" w:themeColor="text1"/>
                <w:lang w:eastAsia="fr-FR"/>
              </w:rPr>
              <w:t>2015</w:t>
            </w:r>
          </w:p>
        </w:tc>
      </w:tr>
      <w:tr w:rsidR="006B6785" w:rsidRPr="00D75001" w14:paraId="211BF148" w14:textId="77777777" w:rsidTr="006B4EC4">
        <w:trPr>
          <w:trHeight w:val="399"/>
        </w:trPr>
        <w:tc>
          <w:tcPr>
            <w:cnfStyle w:val="001000000000" w:firstRow="0" w:lastRow="0" w:firstColumn="1" w:lastColumn="0" w:oddVBand="0" w:evenVBand="0" w:oddHBand="0" w:evenHBand="0" w:firstRowFirstColumn="0" w:firstRowLastColumn="0" w:lastRowFirstColumn="0" w:lastRowLastColumn="0"/>
            <w:tcW w:w="0" w:type="auto"/>
          </w:tcPr>
          <w:p w14:paraId="211BF141" w14:textId="77777777" w:rsidR="006B6785" w:rsidRPr="00D75001" w:rsidRDefault="006B6785" w:rsidP="00FE0B50">
            <w:pPr>
              <w:keepNext/>
              <w:keepLines/>
              <w:suppressAutoHyphens/>
              <w:spacing w:before="100"/>
              <w:ind w:firstLine="0"/>
              <w:jc w:val="center"/>
              <w:rPr>
                <w:rFonts w:ascii="Times New Roman" w:hAnsi="Times New Roman" w:cs="Times New Roman"/>
                <w:szCs w:val="21"/>
                <w:lang w:eastAsia="fr-FR"/>
              </w:rPr>
            </w:pPr>
            <w:r w:rsidRPr="00D75001">
              <w:rPr>
                <w:rFonts w:ascii="Times New Roman" w:hAnsi="Times New Roman" w:cs="Times New Roman"/>
                <w:szCs w:val="21"/>
                <w:lang w:eastAsia="fr-FR"/>
              </w:rPr>
              <w:t>Deutsche Post</w:t>
            </w:r>
          </w:p>
        </w:tc>
        <w:tc>
          <w:tcPr>
            <w:tcW w:w="0" w:type="auto"/>
          </w:tcPr>
          <w:p w14:paraId="211BF142"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51,4</w:t>
            </w:r>
          </w:p>
        </w:tc>
        <w:tc>
          <w:tcPr>
            <w:tcW w:w="0" w:type="auto"/>
          </w:tcPr>
          <w:p w14:paraId="211BF143"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52,8</w:t>
            </w:r>
          </w:p>
        </w:tc>
        <w:tc>
          <w:tcPr>
            <w:tcW w:w="0" w:type="auto"/>
          </w:tcPr>
          <w:p w14:paraId="211BF144"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55,5</w:t>
            </w:r>
          </w:p>
        </w:tc>
        <w:tc>
          <w:tcPr>
            <w:tcW w:w="0" w:type="auto"/>
          </w:tcPr>
          <w:p w14:paraId="211BF145"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54,9</w:t>
            </w:r>
          </w:p>
        </w:tc>
        <w:tc>
          <w:tcPr>
            <w:tcW w:w="0" w:type="auto"/>
          </w:tcPr>
          <w:p w14:paraId="211BF146"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56,6</w:t>
            </w:r>
          </w:p>
        </w:tc>
        <w:tc>
          <w:tcPr>
            <w:tcW w:w="0" w:type="auto"/>
          </w:tcPr>
          <w:p w14:paraId="211BF147"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59,2</w:t>
            </w:r>
          </w:p>
        </w:tc>
      </w:tr>
      <w:tr w:rsidR="006B6785" w:rsidRPr="00D75001" w14:paraId="211BF150" w14:textId="77777777" w:rsidTr="006B4EC4">
        <w:trPr>
          <w:trHeight w:val="399"/>
        </w:trPr>
        <w:tc>
          <w:tcPr>
            <w:cnfStyle w:val="001000000000" w:firstRow="0" w:lastRow="0" w:firstColumn="1" w:lastColumn="0" w:oddVBand="0" w:evenVBand="0" w:oddHBand="0" w:evenHBand="0" w:firstRowFirstColumn="0" w:firstRowLastColumn="0" w:lastRowFirstColumn="0" w:lastRowLastColumn="0"/>
            <w:tcW w:w="0" w:type="auto"/>
          </w:tcPr>
          <w:p w14:paraId="211BF149" w14:textId="77777777" w:rsidR="006B6785" w:rsidRPr="00D75001" w:rsidRDefault="006B6785" w:rsidP="00FE0B50">
            <w:pPr>
              <w:keepNext/>
              <w:keepLines/>
              <w:suppressAutoHyphens/>
              <w:spacing w:before="100"/>
              <w:ind w:firstLine="0"/>
              <w:jc w:val="center"/>
              <w:rPr>
                <w:rFonts w:ascii="Times New Roman" w:hAnsi="Times New Roman" w:cs="Times New Roman"/>
                <w:szCs w:val="21"/>
                <w:lang w:eastAsia="fr-FR"/>
              </w:rPr>
            </w:pPr>
            <w:r w:rsidRPr="00D75001">
              <w:rPr>
                <w:rFonts w:ascii="Times New Roman" w:hAnsi="Times New Roman" w:cs="Times New Roman"/>
                <w:szCs w:val="21"/>
                <w:lang w:eastAsia="fr-FR"/>
              </w:rPr>
              <w:t>Royal Mail</w:t>
            </w:r>
          </w:p>
        </w:tc>
        <w:tc>
          <w:tcPr>
            <w:tcW w:w="0" w:type="auto"/>
          </w:tcPr>
          <w:p w14:paraId="211BF14A"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9,5</w:t>
            </w:r>
          </w:p>
        </w:tc>
        <w:tc>
          <w:tcPr>
            <w:tcW w:w="0" w:type="auto"/>
          </w:tcPr>
          <w:p w14:paraId="211BF14B"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10,5</w:t>
            </w:r>
          </w:p>
        </w:tc>
        <w:tc>
          <w:tcPr>
            <w:tcW w:w="0" w:type="auto"/>
          </w:tcPr>
          <w:p w14:paraId="211BF14C"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10,8</w:t>
            </w:r>
          </w:p>
        </w:tc>
        <w:tc>
          <w:tcPr>
            <w:tcW w:w="0" w:type="auto"/>
          </w:tcPr>
          <w:p w14:paraId="211BF14D"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11,4</w:t>
            </w:r>
          </w:p>
        </w:tc>
        <w:tc>
          <w:tcPr>
            <w:tcW w:w="0" w:type="auto"/>
          </w:tcPr>
          <w:p w14:paraId="211BF14E"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12,8</w:t>
            </w:r>
          </w:p>
        </w:tc>
        <w:tc>
          <w:tcPr>
            <w:tcW w:w="0" w:type="auto"/>
          </w:tcPr>
          <w:p w14:paraId="211BF14F"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11,7</w:t>
            </w:r>
          </w:p>
        </w:tc>
      </w:tr>
      <w:tr w:rsidR="006B6785" w:rsidRPr="00D75001" w14:paraId="211BF158" w14:textId="77777777" w:rsidTr="006B4EC4">
        <w:trPr>
          <w:trHeight w:val="399"/>
        </w:trPr>
        <w:tc>
          <w:tcPr>
            <w:cnfStyle w:val="001000000000" w:firstRow="0" w:lastRow="0" w:firstColumn="1" w:lastColumn="0" w:oddVBand="0" w:evenVBand="0" w:oddHBand="0" w:evenHBand="0" w:firstRowFirstColumn="0" w:firstRowLastColumn="0" w:lastRowFirstColumn="0" w:lastRowLastColumn="0"/>
            <w:tcW w:w="0" w:type="auto"/>
          </w:tcPr>
          <w:p w14:paraId="211BF151" w14:textId="77777777" w:rsidR="006B6785" w:rsidRPr="00D75001" w:rsidRDefault="006B6785" w:rsidP="00FE0B50">
            <w:pPr>
              <w:keepNext/>
              <w:keepLines/>
              <w:suppressAutoHyphens/>
              <w:spacing w:before="100"/>
              <w:ind w:firstLine="0"/>
              <w:jc w:val="center"/>
              <w:rPr>
                <w:rFonts w:ascii="Times New Roman" w:hAnsi="Times New Roman" w:cs="Times New Roman"/>
                <w:szCs w:val="21"/>
                <w:lang w:eastAsia="fr-FR"/>
              </w:rPr>
            </w:pPr>
            <w:r w:rsidRPr="00D75001">
              <w:rPr>
                <w:rFonts w:ascii="Times New Roman" w:hAnsi="Times New Roman" w:cs="Times New Roman"/>
                <w:szCs w:val="21"/>
                <w:lang w:eastAsia="fr-FR"/>
              </w:rPr>
              <w:t>Poste Italiane</w:t>
            </w:r>
          </w:p>
        </w:tc>
        <w:tc>
          <w:tcPr>
            <w:tcW w:w="0" w:type="auto"/>
          </w:tcPr>
          <w:p w14:paraId="211BF152"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21,8</w:t>
            </w:r>
          </w:p>
        </w:tc>
        <w:tc>
          <w:tcPr>
            <w:tcW w:w="0" w:type="auto"/>
          </w:tcPr>
          <w:p w14:paraId="211BF153"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21,7</w:t>
            </w:r>
          </w:p>
        </w:tc>
        <w:tc>
          <w:tcPr>
            <w:tcW w:w="0" w:type="auto"/>
          </w:tcPr>
          <w:p w14:paraId="211BF154"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24,1</w:t>
            </w:r>
          </w:p>
        </w:tc>
        <w:tc>
          <w:tcPr>
            <w:tcW w:w="0" w:type="auto"/>
          </w:tcPr>
          <w:p w14:paraId="211BF155"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26,3</w:t>
            </w:r>
          </w:p>
        </w:tc>
        <w:tc>
          <w:tcPr>
            <w:tcW w:w="0" w:type="auto"/>
          </w:tcPr>
          <w:p w14:paraId="211BF156"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28,5</w:t>
            </w:r>
          </w:p>
        </w:tc>
        <w:tc>
          <w:tcPr>
            <w:tcW w:w="0" w:type="auto"/>
          </w:tcPr>
          <w:p w14:paraId="211BF157"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30,7</w:t>
            </w:r>
          </w:p>
        </w:tc>
      </w:tr>
      <w:tr w:rsidR="006B6785" w:rsidRPr="00D75001" w14:paraId="211BF160" w14:textId="77777777" w:rsidTr="006B4EC4">
        <w:trPr>
          <w:trHeight w:val="399"/>
        </w:trPr>
        <w:tc>
          <w:tcPr>
            <w:cnfStyle w:val="001000000000" w:firstRow="0" w:lastRow="0" w:firstColumn="1" w:lastColumn="0" w:oddVBand="0" w:evenVBand="0" w:oddHBand="0" w:evenHBand="0" w:firstRowFirstColumn="0" w:firstRowLastColumn="0" w:lastRowFirstColumn="0" w:lastRowLastColumn="0"/>
            <w:tcW w:w="0" w:type="auto"/>
          </w:tcPr>
          <w:p w14:paraId="211BF159" w14:textId="77777777" w:rsidR="006B6785" w:rsidRPr="00D75001" w:rsidRDefault="006B6785" w:rsidP="00FE0B50">
            <w:pPr>
              <w:keepNext/>
              <w:keepLines/>
              <w:suppressAutoHyphens/>
              <w:spacing w:before="100"/>
              <w:ind w:firstLine="0"/>
              <w:jc w:val="center"/>
              <w:rPr>
                <w:rFonts w:ascii="Times New Roman" w:hAnsi="Times New Roman" w:cs="Times New Roman"/>
                <w:szCs w:val="21"/>
                <w:lang w:eastAsia="fr-FR"/>
              </w:rPr>
            </w:pPr>
            <w:r w:rsidRPr="00D75001">
              <w:rPr>
                <w:rFonts w:ascii="Times New Roman" w:hAnsi="Times New Roman" w:cs="Times New Roman"/>
                <w:szCs w:val="21"/>
                <w:lang w:eastAsia="fr-FR"/>
              </w:rPr>
              <w:t>La Poste</w:t>
            </w:r>
          </w:p>
        </w:tc>
        <w:tc>
          <w:tcPr>
            <w:tcW w:w="0" w:type="auto"/>
          </w:tcPr>
          <w:p w14:paraId="211BF15A"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20,9</w:t>
            </w:r>
          </w:p>
        </w:tc>
        <w:tc>
          <w:tcPr>
            <w:tcW w:w="0" w:type="auto"/>
          </w:tcPr>
          <w:p w14:paraId="211BF15B"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21,3</w:t>
            </w:r>
          </w:p>
        </w:tc>
        <w:tc>
          <w:tcPr>
            <w:tcW w:w="0" w:type="auto"/>
          </w:tcPr>
          <w:p w14:paraId="211BF15C"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21,7</w:t>
            </w:r>
          </w:p>
        </w:tc>
        <w:tc>
          <w:tcPr>
            <w:tcW w:w="0" w:type="auto"/>
          </w:tcPr>
          <w:p w14:paraId="211BF15D"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22,1</w:t>
            </w:r>
          </w:p>
        </w:tc>
        <w:tc>
          <w:tcPr>
            <w:tcW w:w="0" w:type="auto"/>
          </w:tcPr>
          <w:p w14:paraId="211BF15E"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22,2</w:t>
            </w:r>
          </w:p>
        </w:tc>
        <w:tc>
          <w:tcPr>
            <w:tcW w:w="0" w:type="auto"/>
          </w:tcPr>
          <w:p w14:paraId="211BF15F" w14:textId="77777777" w:rsidR="006B6785" w:rsidRPr="00D75001" w:rsidRDefault="006B6785" w:rsidP="00FE0B50">
            <w:pPr>
              <w:keepNext/>
              <w:keepLines/>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23,0</w:t>
            </w:r>
          </w:p>
        </w:tc>
      </w:tr>
    </w:tbl>
    <w:p w14:paraId="211BF161" w14:textId="77777777" w:rsidR="006B6785" w:rsidRDefault="006B6785" w:rsidP="0014605E">
      <w:pPr>
        <w:pStyle w:val="TexteSource"/>
      </w:pPr>
      <w:r w:rsidRPr="00270E7A">
        <w:t xml:space="preserve"> Source : Cour des comptes</w:t>
      </w:r>
    </w:p>
    <w:p w14:paraId="211BF162" w14:textId="392D48B7" w:rsidR="00FE0B50" w:rsidRDefault="00FE0B50" w:rsidP="006B6785">
      <w:pPr>
        <w:spacing w:after="0"/>
        <w:jc w:val="cente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211BF163" w14:textId="4C65D359" w:rsidR="006B6785" w:rsidRPr="00270E7A" w:rsidRDefault="006B6785" w:rsidP="006B6785">
      <w:pPr>
        <w:spacing w:after="0"/>
        <w:jc w:val="center"/>
        <w:rPr>
          <w:rFonts w:ascii="Times New Roman" w:eastAsia="Times New Roman" w:hAnsi="Times New Roman" w:cs="Times New Roman"/>
          <w:b/>
          <w:sz w:val="24"/>
        </w:rPr>
      </w:pPr>
      <w:r w:rsidRPr="00270E7A">
        <w:rPr>
          <w:rFonts w:ascii="Times New Roman" w:eastAsia="Times New Roman" w:hAnsi="Times New Roman" w:cs="Times New Roman"/>
          <w:b/>
          <w:sz w:val="24"/>
        </w:rPr>
        <w:t>Résultats d’exploitation (EBIT) des opérateurs postaux européens</w:t>
      </w:r>
    </w:p>
    <w:tbl>
      <w:tblPr>
        <w:tblStyle w:val="TABLEAURAPPORTPUBLICTHMATIQUE"/>
        <w:tblW w:w="6666" w:type="dxa"/>
        <w:tblLook w:val="04A0" w:firstRow="1" w:lastRow="0" w:firstColumn="1" w:lastColumn="0" w:noHBand="0" w:noVBand="1"/>
      </w:tblPr>
      <w:tblGrid>
        <w:gridCol w:w="1932"/>
        <w:gridCol w:w="789"/>
        <w:gridCol w:w="789"/>
        <w:gridCol w:w="789"/>
        <w:gridCol w:w="789"/>
        <w:gridCol w:w="789"/>
        <w:gridCol w:w="789"/>
      </w:tblGrid>
      <w:tr w:rsidR="006B6785" w:rsidRPr="00D75001" w14:paraId="211BF16B" w14:textId="77777777" w:rsidTr="006B4EC4">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0" w:type="auto"/>
          </w:tcPr>
          <w:p w14:paraId="211BF164" w14:textId="77777777" w:rsidR="006B6785" w:rsidRPr="00D75001" w:rsidRDefault="006B6785" w:rsidP="00FE0B50">
            <w:pPr>
              <w:suppressAutoHyphens/>
              <w:spacing w:before="100"/>
              <w:ind w:firstLine="0"/>
              <w:rPr>
                <w:rFonts w:ascii="Times New Roman" w:hAnsi="Times New Roman" w:cs="Times New Roman"/>
                <w:szCs w:val="21"/>
                <w:lang w:eastAsia="fr-FR"/>
              </w:rPr>
            </w:pPr>
            <w:r w:rsidRPr="00D75001">
              <w:rPr>
                <w:rFonts w:ascii="Times New Roman" w:hAnsi="Times New Roman" w:cs="Times New Roman"/>
                <w:szCs w:val="21"/>
                <w:lang w:eastAsia="fr-FR"/>
              </w:rPr>
              <w:t>EBIT (en Md€)</w:t>
            </w:r>
          </w:p>
        </w:tc>
        <w:tc>
          <w:tcPr>
            <w:tcW w:w="0" w:type="auto"/>
          </w:tcPr>
          <w:p w14:paraId="211BF165" w14:textId="77777777" w:rsidR="006B6785" w:rsidRPr="00D75001" w:rsidRDefault="006B6785" w:rsidP="00FE0B50">
            <w:pPr>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2010</w:t>
            </w:r>
          </w:p>
        </w:tc>
        <w:tc>
          <w:tcPr>
            <w:tcW w:w="0" w:type="auto"/>
          </w:tcPr>
          <w:p w14:paraId="211BF166" w14:textId="77777777" w:rsidR="006B6785" w:rsidRPr="00D75001" w:rsidRDefault="006B6785" w:rsidP="00FE0B50">
            <w:pPr>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2011</w:t>
            </w:r>
          </w:p>
        </w:tc>
        <w:tc>
          <w:tcPr>
            <w:tcW w:w="0" w:type="auto"/>
          </w:tcPr>
          <w:p w14:paraId="211BF167" w14:textId="77777777" w:rsidR="006B6785" w:rsidRPr="00D75001" w:rsidRDefault="006B6785" w:rsidP="00FE0B50">
            <w:pPr>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2012</w:t>
            </w:r>
          </w:p>
        </w:tc>
        <w:tc>
          <w:tcPr>
            <w:tcW w:w="0" w:type="auto"/>
          </w:tcPr>
          <w:p w14:paraId="211BF168" w14:textId="77777777" w:rsidR="006B6785" w:rsidRPr="00D75001" w:rsidRDefault="006B6785" w:rsidP="00FE0B50">
            <w:pPr>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2013</w:t>
            </w:r>
          </w:p>
        </w:tc>
        <w:tc>
          <w:tcPr>
            <w:tcW w:w="0" w:type="auto"/>
          </w:tcPr>
          <w:p w14:paraId="211BF169" w14:textId="77777777" w:rsidR="006B6785" w:rsidRPr="00D75001" w:rsidRDefault="006B6785" w:rsidP="00FE0B50">
            <w:pPr>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2014</w:t>
            </w:r>
          </w:p>
        </w:tc>
        <w:tc>
          <w:tcPr>
            <w:tcW w:w="0" w:type="auto"/>
          </w:tcPr>
          <w:p w14:paraId="211BF16A" w14:textId="77777777" w:rsidR="006B6785" w:rsidRPr="00D75001" w:rsidRDefault="006B6785" w:rsidP="00FE0B50">
            <w:pPr>
              <w:suppressAutoHyphens/>
              <w:spacing w:before="10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2015</w:t>
            </w:r>
          </w:p>
        </w:tc>
      </w:tr>
      <w:tr w:rsidR="006B6785" w:rsidRPr="00D75001" w14:paraId="211BF173" w14:textId="77777777" w:rsidTr="006B4EC4">
        <w:trPr>
          <w:trHeight w:val="399"/>
        </w:trPr>
        <w:tc>
          <w:tcPr>
            <w:cnfStyle w:val="001000000000" w:firstRow="0" w:lastRow="0" w:firstColumn="1" w:lastColumn="0" w:oddVBand="0" w:evenVBand="0" w:oddHBand="0" w:evenHBand="0" w:firstRowFirstColumn="0" w:firstRowLastColumn="0" w:lastRowFirstColumn="0" w:lastRowLastColumn="0"/>
            <w:tcW w:w="0" w:type="auto"/>
          </w:tcPr>
          <w:p w14:paraId="211BF16C" w14:textId="77777777" w:rsidR="006B6785" w:rsidRPr="00D75001" w:rsidRDefault="006B6785" w:rsidP="00FE0B50">
            <w:pPr>
              <w:keepNext/>
              <w:suppressAutoHyphens/>
              <w:spacing w:before="100"/>
              <w:ind w:firstLine="0"/>
              <w:jc w:val="center"/>
              <w:rPr>
                <w:rFonts w:ascii="Times New Roman" w:hAnsi="Times New Roman" w:cs="Times New Roman"/>
                <w:szCs w:val="21"/>
                <w:lang w:eastAsia="fr-FR"/>
              </w:rPr>
            </w:pPr>
            <w:r w:rsidRPr="00D75001">
              <w:rPr>
                <w:rFonts w:ascii="Times New Roman" w:hAnsi="Times New Roman" w:cs="Times New Roman"/>
                <w:szCs w:val="21"/>
                <w:lang w:eastAsia="fr-FR"/>
              </w:rPr>
              <w:t>Deutsche Post</w:t>
            </w:r>
          </w:p>
        </w:tc>
        <w:tc>
          <w:tcPr>
            <w:tcW w:w="0" w:type="auto"/>
          </w:tcPr>
          <w:p w14:paraId="211BF16D"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1,8</w:t>
            </w:r>
          </w:p>
        </w:tc>
        <w:tc>
          <w:tcPr>
            <w:tcW w:w="0" w:type="auto"/>
          </w:tcPr>
          <w:p w14:paraId="211BF16E"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2,4</w:t>
            </w:r>
          </w:p>
        </w:tc>
        <w:tc>
          <w:tcPr>
            <w:tcW w:w="0" w:type="auto"/>
          </w:tcPr>
          <w:p w14:paraId="211BF16F"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2,7</w:t>
            </w:r>
          </w:p>
        </w:tc>
        <w:tc>
          <w:tcPr>
            <w:tcW w:w="0" w:type="auto"/>
          </w:tcPr>
          <w:p w14:paraId="211BF170"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2,9</w:t>
            </w:r>
          </w:p>
        </w:tc>
        <w:tc>
          <w:tcPr>
            <w:tcW w:w="0" w:type="auto"/>
          </w:tcPr>
          <w:p w14:paraId="211BF171"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3,0</w:t>
            </w:r>
          </w:p>
        </w:tc>
        <w:tc>
          <w:tcPr>
            <w:tcW w:w="0" w:type="auto"/>
          </w:tcPr>
          <w:p w14:paraId="211BF172"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2,4</w:t>
            </w:r>
          </w:p>
        </w:tc>
      </w:tr>
      <w:tr w:rsidR="006B6785" w:rsidRPr="00D75001" w14:paraId="211BF17B" w14:textId="77777777" w:rsidTr="006B4EC4">
        <w:trPr>
          <w:trHeight w:val="399"/>
        </w:trPr>
        <w:tc>
          <w:tcPr>
            <w:cnfStyle w:val="001000000000" w:firstRow="0" w:lastRow="0" w:firstColumn="1" w:lastColumn="0" w:oddVBand="0" w:evenVBand="0" w:oddHBand="0" w:evenHBand="0" w:firstRowFirstColumn="0" w:firstRowLastColumn="0" w:lastRowFirstColumn="0" w:lastRowLastColumn="0"/>
            <w:tcW w:w="0" w:type="auto"/>
          </w:tcPr>
          <w:p w14:paraId="211BF174" w14:textId="77777777" w:rsidR="006B6785" w:rsidRPr="00D75001" w:rsidRDefault="006B6785" w:rsidP="00FE0B50">
            <w:pPr>
              <w:keepNext/>
              <w:suppressAutoHyphens/>
              <w:spacing w:before="100"/>
              <w:ind w:firstLine="0"/>
              <w:jc w:val="center"/>
              <w:rPr>
                <w:rFonts w:ascii="Times New Roman" w:hAnsi="Times New Roman" w:cs="Times New Roman"/>
                <w:szCs w:val="21"/>
                <w:lang w:eastAsia="fr-FR"/>
              </w:rPr>
            </w:pPr>
            <w:r w:rsidRPr="00D75001">
              <w:rPr>
                <w:rFonts w:ascii="Times New Roman" w:hAnsi="Times New Roman" w:cs="Times New Roman"/>
                <w:szCs w:val="21"/>
                <w:lang w:eastAsia="fr-FR"/>
              </w:rPr>
              <w:t>Royal Mail</w:t>
            </w:r>
          </w:p>
        </w:tc>
        <w:tc>
          <w:tcPr>
            <w:tcW w:w="0" w:type="auto"/>
          </w:tcPr>
          <w:p w14:paraId="211BF175"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0,08</w:t>
            </w:r>
          </w:p>
        </w:tc>
        <w:tc>
          <w:tcPr>
            <w:tcW w:w="0" w:type="auto"/>
          </w:tcPr>
          <w:p w14:paraId="211BF176"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0,3</w:t>
            </w:r>
          </w:p>
        </w:tc>
        <w:tc>
          <w:tcPr>
            <w:tcW w:w="0" w:type="auto"/>
          </w:tcPr>
          <w:p w14:paraId="211BF177"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0,4</w:t>
            </w:r>
          </w:p>
        </w:tc>
        <w:tc>
          <w:tcPr>
            <w:tcW w:w="0" w:type="auto"/>
          </w:tcPr>
          <w:p w14:paraId="211BF178"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2</w:t>
            </w:r>
          </w:p>
        </w:tc>
        <w:tc>
          <w:tcPr>
            <w:tcW w:w="0" w:type="auto"/>
          </w:tcPr>
          <w:p w14:paraId="211BF179"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0,5</w:t>
            </w:r>
          </w:p>
        </w:tc>
        <w:tc>
          <w:tcPr>
            <w:tcW w:w="0" w:type="auto"/>
          </w:tcPr>
          <w:p w14:paraId="211BF17A"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0,2</w:t>
            </w:r>
          </w:p>
        </w:tc>
      </w:tr>
      <w:tr w:rsidR="006B6785" w:rsidRPr="00D75001" w14:paraId="211BF183" w14:textId="77777777" w:rsidTr="006B4EC4">
        <w:trPr>
          <w:trHeight w:val="399"/>
        </w:trPr>
        <w:tc>
          <w:tcPr>
            <w:cnfStyle w:val="001000000000" w:firstRow="0" w:lastRow="0" w:firstColumn="1" w:lastColumn="0" w:oddVBand="0" w:evenVBand="0" w:oddHBand="0" w:evenHBand="0" w:firstRowFirstColumn="0" w:firstRowLastColumn="0" w:lastRowFirstColumn="0" w:lastRowLastColumn="0"/>
            <w:tcW w:w="0" w:type="auto"/>
          </w:tcPr>
          <w:p w14:paraId="211BF17C" w14:textId="77777777" w:rsidR="006B6785" w:rsidRPr="00D75001" w:rsidRDefault="006B6785" w:rsidP="00FE0B50">
            <w:pPr>
              <w:keepNext/>
              <w:suppressAutoHyphens/>
              <w:spacing w:before="100"/>
              <w:ind w:firstLine="0"/>
              <w:jc w:val="center"/>
              <w:rPr>
                <w:rFonts w:ascii="Times New Roman" w:hAnsi="Times New Roman" w:cs="Times New Roman"/>
                <w:szCs w:val="21"/>
                <w:lang w:eastAsia="fr-FR"/>
              </w:rPr>
            </w:pPr>
            <w:r w:rsidRPr="00D75001">
              <w:rPr>
                <w:rFonts w:ascii="Times New Roman" w:hAnsi="Times New Roman" w:cs="Times New Roman"/>
                <w:szCs w:val="21"/>
                <w:lang w:eastAsia="fr-FR"/>
              </w:rPr>
              <w:t>Poste Italiane</w:t>
            </w:r>
          </w:p>
        </w:tc>
        <w:tc>
          <w:tcPr>
            <w:tcW w:w="0" w:type="auto"/>
          </w:tcPr>
          <w:p w14:paraId="211BF17D"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1,9</w:t>
            </w:r>
          </w:p>
        </w:tc>
        <w:tc>
          <w:tcPr>
            <w:tcW w:w="0" w:type="auto"/>
          </w:tcPr>
          <w:p w14:paraId="211BF17E"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1,6</w:t>
            </w:r>
          </w:p>
        </w:tc>
        <w:tc>
          <w:tcPr>
            <w:tcW w:w="0" w:type="auto"/>
          </w:tcPr>
          <w:p w14:paraId="211BF17F"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1,4</w:t>
            </w:r>
          </w:p>
        </w:tc>
        <w:tc>
          <w:tcPr>
            <w:tcW w:w="0" w:type="auto"/>
          </w:tcPr>
          <w:p w14:paraId="211BF180"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1,4</w:t>
            </w:r>
          </w:p>
        </w:tc>
        <w:tc>
          <w:tcPr>
            <w:tcW w:w="0" w:type="auto"/>
          </w:tcPr>
          <w:p w14:paraId="211BF181"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0,7</w:t>
            </w:r>
          </w:p>
        </w:tc>
        <w:tc>
          <w:tcPr>
            <w:tcW w:w="0" w:type="auto"/>
          </w:tcPr>
          <w:p w14:paraId="211BF182"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0,9</w:t>
            </w:r>
          </w:p>
        </w:tc>
      </w:tr>
      <w:tr w:rsidR="006B6785" w:rsidRPr="00D75001" w14:paraId="211BF18B" w14:textId="77777777" w:rsidTr="006B4EC4">
        <w:trPr>
          <w:trHeight w:val="399"/>
        </w:trPr>
        <w:tc>
          <w:tcPr>
            <w:cnfStyle w:val="001000000000" w:firstRow="0" w:lastRow="0" w:firstColumn="1" w:lastColumn="0" w:oddVBand="0" w:evenVBand="0" w:oddHBand="0" w:evenHBand="0" w:firstRowFirstColumn="0" w:firstRowLastColumn="0" w:lastRowFirstColumn="0" w:lastRowLastColumn="0"/>
            <w:tcW w:w="0" w:type="auto"/>
          </w:tcPr>
          <w:p w14:paraId="211BF184" w14:textId="77777777" w:rsidR="006B6785" w:rsidRPr="00D75001" w:rsidRDefault="006B6785" w:rsidP="00FE0B50">
            <w:pPr>
              <w:keepNext/>
              <w:suppressAutoHyphens/>
              <w:spacing w:before="100"/>
              <w:ind w:firstLine="0"/>
              <w:jc w:val="center"/>
              <w:rPr>
                <w:rFonts w:ascii="Times New Roman" w:hAnsi="Times New Roman" w:cs="Times New Roman"/>
                <w:szCs w:val="21"/>
                <w:lang w:eastAsia="fr-FR"/>
              </w:rPr>
            </w:pPr>
            <w:r w:rsidRPr="00D75001">
              <w:rPr>
                <w:rFonts w:ascii="Times New Roman" w:hAnsi="Times New Roman" w:cs="Times New Roman"/>
                <w:szCs w:val="21"/>
                <w:lang w:eastAsia="fr-FR"/>
              </w:rPr>
              <w:t>La Poste (REX)</w:t>
            </w:r>
          </w:p>
        </w:tc>
        <w:tc>
          <w:tcPr>
            <w:tcW w:w="0" w:type="auto"/>
          </w:tcPr>
          <w:p w14:paraId="211BF185"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0,8</w:t>
            </w:r>
          </w:p>
        </w:tc>
        <w:tc>
          <w:tcPr>
            <w:tcW w:w="0" w:type="auto"/>
          </w:tcPr>
          <w:p w14:paraId="211BF186"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0,7</w:t>
            </w:r>
          </w:p>
        </w:tc>
        <w:tc>
          <w:tcPr>
            <w:tcW w:w="0" w:type="auto"/>
          </w:tcPr>
          <w:p w14:paraId="211BF187"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0,8</w:t>
            </w:r>
          </w:p>
        </w:tc>
        <w:tc>
          <w:tcPr>
            <w:tcW w:w="0" w:type="auto"/>
          </w:tcPr>
          <w:p w14:paraId="211BF188"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0,8</w:t>
            </w:r>
          </w:p>
        </w:tc>
        <w:tc>
          <w:tcPr>
            <w:tcW w:w="0" w:type="auto"/>
          </w:tcPr>
          <w:p w14:paraId="211BF189"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0,7</w:t>
            </w:r>
          </w:p>
        </w:tc>
        <w:tc>
          <w:tcPr>
            <w:tcW w:w="0" w:type="auto"/>
          </w:tcPr>
          <w:p w14:paraId="211BF18A" w14:textId="77777777" w:rsidR="006B6785" w:rsidRPr="00D75001" w:rsidRDefault="006B6785" w:rsidP="00FE0B50">
            <w:pPr>
              <w:keepNext/>
              <w:suppressAutoHyphens/>
              <w:spacing w:before="10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lang w:eastAsia="fr-FR"/>
              </w:rPr>
            </w:pPr>
            <w:r w:rsidRPr="00D75001">
              <w:rPr>
                <w:rFonts w:ascii="Times New Roman" w:hAnsi="Times New Roman" w:cs="Times New Roman"/>
                <w:szCs w:val="21"/>
                <w:lang w:eastAsia="fr-FR"/>
              </w:rPr>
              <w:t>0,9</w:t>
            </w:r>
          </w:p>
        </w:tc>
      </w:tr>
    </w:tbl>
    <w:p w14:paraId="211BF18C" w14:textId="77777777" w:rsidR="006B6785" w:rsidRPr="00270E7A" w:rsidRDefault="006B6785" w:rsidP="0014605E">
      <w:pPr>
        <w:pStyle w:val="TexteSource"/>
      </w:pPr>
      <w:r w:rsidRPr="00270E7A">
        <w:t>Source : Cour des comptes</w:t>
      </w:r>
    </w:p>
    <w:p w14:paraId="211BF18D" w14:textId="77777777" w:rsidR="006B6785" w:rsidRPr="00066C75" w:rsidRDefault="006B6785" w:rsidP="006B6785">
      <w:pPr>
        <w:spacing w:after="0"/>
        <w:rPr>
          <w:rFonts w:ascii="Times New Roman" w:eastAsia="Times New Roman" w:hAnsi="Times New Roman" w:cs="Times New Roman"/>
          <w:szCs w:val="21"/>
          <w:lang w:eastAsia="fr-FR"/>
        </w:rPr>
      </w:pPr>
      <w:r w:rsidRPr="00066C75">
        <w:rPr>
          <w:rFonts w:ascii="Times New Roman" w:eastAsia="Times New Roman" w:hAnsi="Times New Roman" w:cs="Times New Roman"/>
          <w:szCs w:val="21"/>
          <w:lang w:eastAsia="fr-FR"/>
        </w:rPr>
        <w:t>Si Deutsche Post et surtout Poste Italiane ont fait montre d’une importante capacité pour faire face à la crise et au déclin du courrier, Royal Mail et La Poste n’ont vu leurs résultats évoluer que modestement. Deutsche Post bénéficie certes de la moindre chute du courrier en Allemagne que dans les autres</w:t>
      </w:r>
      <w:r w:rsidRPr="00270E7A">
        <w:rPr>
          <w:rFonts w:ascii="Times New Roman" w:eastAsia="Times New Roman" w:hAnsi="Times New Roman" w:cs="Times New Roman"/>
          <w:sz w:val="24"/>
        </w:rPr>
        <w:t xml:space="preserve"> </w:t>
      </w:r>
      <w:r w:rsidRPr="00066C75">
        <w:rPr>
          <w:rFonts w:ascii="Times New Roman" w:eastAsia="Times New Roman" w:hAnsi="Times New Roman" w:cs="Times New Roman"/>
          <w:szCs w:val="21"/>
          <w:lang w:eastAsia="fr-FR"/>
        </w:rPr>
        <w:t xml:space="preserve">pays ; </w:t>
      </w:r>
      <w:r>
        <w:rPr>
          <w:rFonts w:ascii="Times New Roman" w:eastAsia="Times New Roman" w:hAnsi="Times New Roman"/>
          <w:lang w:eastAsia="fr-FR"/>
        </w:rPr>
        <w:t xml:space="preserve">surtout, </w:t>
      </w:r>
      <w:r w:rsidRPr="00066C75">
        <w:rPr>
          <w:rFonts w:ascii="Times New Roman" w:eastAsia="Times New Roman" w:hAnsi="Times New Roman"/>
          <w:lang w:eastAsia="fr-FR"/>
        </w:rPr>
        <w:t xml:space="preserve">DHL </w:t>
      </w:r>
      <w:r>
        <w:rPr>
          <w:rFonts w:ascii="Times New Roman" w:eastAsia="Times New Roman" w:hAnsi="Times New Roman"/>
          <w:lang w:eastAsia="fr-FR"/>
        </w:rPr>
        <w:t>s’est imposé comme un</w:t>
      </w:r>
      <w:r w:rsidRPr="00066C75">
        <w:rPr>
          <w:rFonts w:ascii="Times New Roman" w:eastAsia="Times New Roman" w:hAnsi="Times New Roman" w:cs="Times New Roman"/>
          <w:szCs w:val="21"/>
          <w:lang w:eastAsia="fr-FR"/>
        </w:rPr>
        <w:t xml:space="preserve"> relais de croissance </w:t>
      </w:r>
      <w:r>
        <w:rPr>
          <w:rFonts w:ascii="Times New Roman" w:eastAsia="Times New Roman" w:hAnsi="Times New Roman"/>
          <w:lang w:eastAsia="fr-FR"/>
        </w:rPr>
        <w:t>puissant permettant</w:t>
      </w:r>
      <w:r w:rsidRPr="00066C75">
        <w:rPr>
          <w:rFonts w:ascii="Times New Roman" w:eastAsia="Times New Roman" w:hAnsi="Times New Roman" w:cs="Times New Roman"/>
          <w:szCs w:val="21"/>
          <w:lang w:eastAsia="fr-FR"/>
        </w:rPr>
        <w:t xml:space="preserve"> à l’opérateur </w:t>
      </w:r>
      <w:r>
        <w:rPr>
          <w:rFonts w:ascii="Times New Roman" w:eastAsia="Times New Roman" w:hAnsi="Times New Roman"/>
          <w:lang w:eastAsia="fr-FR"/>
        </w:rPr>
        <w:t xml:space="preserve">postal allemand </w:t>
      </w:r>
      <w:r w:rsidRPr="00066C75">
        <w:rPr>
          <w:rFonts w:ascii="Times New Roman" w:eastAsia="Times New Roman" w:hAnsi="Times New Roman" w:cs="Times New Roman"/>
          <w:szCs w:val="21"/>
          <w:lang w:eastAsia="fr-FR"/>
        </w:rPr>
        <w:t>de surmonter la crise du courrier.</w:t>
      </w:r>
    </w:p>
    <w:p w14:paraId="211BF18E" w14:textId="77777777" w:rsidR="006B6785" w:rsidRPr="00066C75" w:rsidRDefault="006B6785" w:rsidP="006B6785">
      <w:pPr>
        <w:ind w:firstLine="709"/>
        <w:rPr>
          <w:rFonts w:ascii="Times New Roman" w:eastAsia="Times New Roman" w:hAnsi="Times New Roman"/>
          <w:lang w:eastAsia="fr-FR"/>
        </w:rPr>
      </w:pPr>
      <w:r w:rsidRPr="00066C75">
        <w:rPr>
          <w:rFonts w:ascii="Times New Roman" w:eastAsia="Times New Roman" w:hAnsi="Times New Roman"/>
          <w:lang w:eastAsia="fr-FR"/>
        </w:rPr>
        <w:t xml:space="preserve">Deutsche Post a </w:t>
      </w:r>
      <w:r>
        <w:rPr>
          <w:rFonts w:ascii="Times New Roman" w:eastAsia="Times New Roman" w:hAnsi="Times New Roman"/>
          <w:lang w:eastAsia="fr-FR"/>
        </w:rPr>
        <w:t xml:space="preserve">de surcroît </w:t>
      </w:r>
      <w:r w:rsidRPr="00066C75">
        <w:rPr>
          <w:rFonts w:ascii="Times New Roman" w:eastAsia="Times New Roman" w:hAnsi="Times New Roman"/>
          <w:lang w:eastAsia="fr-FR"/>
        </w:rPr>
        <w:t xml:space="preserve">compensé la </w:t>
      </w:r>
      <w:r>
        <w:rPr>
          <w:rFonts w:ascii="Times New Roman" w:eastAsia="Times New Roman" w:hAnsi="Times New Roman"/>
          <w:lang w:eastAsia="fr-FR"/>
        </w:rPr>
        <w:t xml:space="preserve">chute des </w:t>
      </w:r>
      <w:r w:rsidRPr="00066C75">
        <w:rPr>
          <w:rFonts w:ascii="Times New Roman" w:eastAsia="Times New Roman" w:hAnsi="Times New Roman"/>
          <w:lang w:eastAsia="fr-FR"/>
        </w:rPr>
        <w:t>volume</w:t>
      </w:r>
      <w:r>
        <w:rPr>
          <w:rFonts w:ascii="Times New Roman" w:eastAsia="Times New Roman" w:hAnsi="Times New Roman"/>
          <w:lang w:eastAsia="fr-FR"/>
        </w:rPr>
        <w:t>s</w:t>
      </w:r>
      <w:r w:rsidRPr="00066C75">
        <w:rPr>
          <w:rFonts w:ascii="Times New Roman" w:eastAsia="Times New Roman" w:hAnsi="Times New Roman"/>
          <w:lang w:eastAsia="fr-FR"/>
        </w:rPr>
        <w:t xml:space="preserve"> de courrier par une réduction du réseau</w:t>
      </w:r>
      <w:r>
        <w:rPr>
          <w:rFonts w:ascii="Times New Roman" w:eastAsia="Times New Roman" w:hAnsi="Times New Roman"/>
          <w:lang w:eastAsia="fr-FR"/>
        </w:rPr>
        <w:t xml:space="preserve"> des bureaux de poste</w:t>
      </w:r>
      <w:r w:rsidRPr="00066C75">
        <w:rPr>
          <w:rFonts w:ascii="Times New Roman" w:eastAsia="Times New Roman" w:hAnsi="Times New Roman"/>
          <w:lang w:eastAsia="fr-FR"/>
        </w:rPr>
        <w:t xml:space="preserve">, permettant au résultat d’exploitation de l’activité courrier de se maintenir à flot depuis 2010 : </w:t>
      </w:r>
    </w:p>
    <w:p w14:paraId="211BF18F" w14:textId="520D8B91" w:rsidR="006B6785" w:rsidRPr="00270E7A" w:rsidRDefault="00AA5D2A" w:rsidP="006B6785">
      <w:pPr>
        <w:keepNext/>
        <w:spacing w:after="240"/>
        <w:ind w:firstLine="709"/>
        <w:jc w:val="center"/>
        <w:rPr>
          <w:rFonts w:ascii="Times New Roman" w:eastAsia="Times New Roman" w:hAnsi="Times New Roman" w:cs="Times New Roman"/>
          <w:b/>
          <w:sz w:val="24"/>
        </w:rPr>
      </w:pPr>
      <w:r>
        <w:rPr>
          <w:rFonts w:ascii="Times New Roman" w:eastAsia="Times New Roman" w:hAnsi="Times New Roman" w:cs="Times New Roman"/>
          <w:b/>
          <w:sz w:val="24"/>
        </w:rPr>
        <w:t>R</w:t>
      </w:r>
      <w:r w:rsidR="006B6785" w:rsidRPr="00270E7A">
        <w:rPr>
          <w:rFonts w:ascii="Times New Roman" w:eastAsia="Times New Roman" w:hAnsi="Times New Roman" w:cs="Times New Roman"/>
          <w:b/>
          <w:sz w:val="24"/>
        </w:rPr>
        <w:t>épartition des points de contact</w:t>
      </w:r>
    </w:p>
    <w:p w14:paraId="211BF190" w14:textId="77777777" w:rsidR="006B6785" w:rsidRPr="00270E7A" w:rsidRDefault="006B6785" w:rsidP="006B6785">
      <w:pPr>
        <w:keepNext/>
        <w:spacing w:after="0"/>
        <w:jc w:val="center"/>
        <w:rPr>
          <w:rFonts w:ascii="Times New Roman" w:eastAsia="Times New Roman" w:hAnsi="Times New Roman" w:cs="Times New Roman"/>
        </w:rPr>
      </w:pPr>
      <w:r w:rsidRPr="00270E7A">
        <w:rPr>
          <w:rFonts w:ascii="Times New Roman" w:eastAsia="Times New Roman" w:hAnsi="Times New Roman" w:cs="Times New Roman"/>
          <w:noProof/>
          <w:lang w:eastAsia="fr-FR"/>
        </w:rPr>
        <w:drawing>
          <wp:inline distT="0" distB="0" distL="0" distR="0" wp14:anchorId="211BF377" wp14:editId="211BF378">
            <wp:extent cx="3686175" cy="2295525"/>
            <wp:effectExtent l="0" t="0" r="0" b="0"/>
            <wp:docPr id="54" name="Graphique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11BF191" w14:textId="5D5738C1" w:rsidR="006B6785" w:rsidRPr="00270E7A" w:rsidRDefault="006B6785" w:rsidP="0014605E">
      <w:pPr>
        <w:pStyle w:val="TexteSource"/>
      </w:pPr>
      <w:r w:rsidRPr="00270E7A">
        <w:t xml:space="preserve">Source : </w:t>
      </w:r>
      <w:r w:rsidR="00B12D9E">
        <w:t>r</w:t>
      </w:r>
      <w:r w:rsidRPr="00270E7A">
        <w:t>apport public d’activité 2014 de l’ARCEP « la régulation du marché postal en 2014</w:t>
      </w:r>
    </w:p>
    <w:p w14:paraId="211BF192" w14:textId="7969CD94" w:rsidR="006B6785" w:rsidRPr="00270E7A" w:rsidRDefault="006B6785" w:rsidP="0014605E">
      <w:pPr>
        <w:spacing w:before="240"/>
        <w:ind w:firstLine="709"/>
        <w:jc w:val="center"/>
        <w:rPr>
          <w:rFonts w:ascii="Times New Roman" w:eastAsia="Times New Roman" w:hAnsi="Times New Roman" w:cs="Times New Roman"/>
          <w:b/>
          <w:sz w:val="24"/>
        </w:rPr>
      </w:pPr>
      <w:r w:rsidRPr="00270E7A">
        <w:rPr>
          <w:rFonts w:ascii="Times New Roman" w:eastAsia="Times New Roman" w:hAnsi="Times New Roman" w:cs="Times New Roman"/>
          <w:b/>
          <w:sz w:val="24"/>
        </w:rPr>
        <w:t>Évolution de l’EBIT des segments courrier</w:t>
      </w:r>
    </w:p>
    <w:tbl>
      <w:tblPr>
        <w:tblStyle w:val="TABLEAURAPPORTPUBLICTHMATIQUE"/>
        <w:tblW w:w="0" w:type="auto"/>
        <w:tblLayout w:type="fixed"/>
        <w:tblLook w:val="04A0" w:firstRow="1" w:lastRow="0" w:firstColumn="1" w:lastColumn="0" w:noHBand="0" w:noVBand="1"/>
      </w:tblPr>
      <w:tblGrid>
        <w:gridCol w:w="1271"/>
        <w:gridCol w:w="846"/>
        <w:gridCol w:w="845"/>
        <w:gridCol w:w="846"/>
        <w:gridCol w:w="845"/>
        <w:gridCol w:w="846"/>
        <w:gridCol w:w="846"/>
      </w:tblGrid>
      <w:tr w:rsidR="006B6785" w:rsidRPr="00270E7A" w14:paraId="211BF19A" w14:textId="77777777" w:rsidTr="006B4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11BF193" w14:textId="77777777" w:rsidR="006B6785" w:rsidRPr="00270E7A" w:rsidRDefault="006B6785" w:rsidP="006B4EC4">
            <w:pPr>
              <w:ind w:firstLine="0"/>
              <w:jc w:val="center"/>
              <w:rPr>
                <w:rFonts w:ascii="Times New Roman" w:hAnsi="Times New Roman" w:cs="Times New Roman"/>
              </w:rPr>
            </w:pPr>
            <w:r w:rsidRPr="00270E7A">
              <w:rPr>
                <w:rFonts w:ascii="Times New Roman" w:hAnsi="Times New Roman" w:cs="Times New Roman"/>
              </w:rPr>
              <w:t>EBIT (en M€)</w:t>
            </w:r>
          </w:p>
        </w:tc>
        <w:tc>
          <w:tcPr>
            <w:tcW w:w="846" w:type="dxa"/>
          </w:tcPr>
          <w:p w14:paraId="211BF194" w14:textId="77777777" w:rsidR="006B6785" w:rsidRPr="00270E7A" w:rsidRDefault="006B6785" w:rsidP="006B4EC4">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2010</w:t>
            </w:r>
          </w:p>
        </w:tc>
        <w:tc>
          <w:tcPr>
            <w:tcW w:w="845" w:type="dxa"/>
          </w:tcPr>
          <w:p w14:paraId="211BF195" w14:textId="77777777" w:rsidR="006B6785" w:rsidRPr="00270E7A" w:rsidRDefault="006B6785" w:rsidP="006B4EC4">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2011</w:t>
            </w:r>
          </w:p>
        </w:tc>
        <w:tc>
          <w:tcPr>
            <w:tcW w:w="846" w:type="dxa"/>
          </w:tcPr>
          <w:p w14:paraId="211BF196" w14:textId="77777777" w:rsidR="006B6785" w:rsidRPr="00270E7A" w:rsidRDefault="006B6785" w:rsidP="006B4EC4">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2012</w:t>
            </w:r>
          </w:p>
        </w:tc>
        <w:tc>
          <w:tcPr>
            <w:tcW w:w="845" w:type="dxa"/>
          </w:tcPr>
          <w:p w14:paraId="211BF197" w14:textId="77777777" w:rsidR="006B6785" w:rsidRPr="00270E7A" w:rsidRDefault="006B6785" w:rsidP="006B4EC4">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2013</w:t>
            </w:r>
          </w:p>
        </w:tc>
        <w:tc>
          <w:tcPr>
            <w:tcW w:w="846" w:type="dxa"/>
          </w:tcPr>
          <w:p w14:paraId="211BF198" w14:textId="77777777" w:rsidR="006B6785" w:rsidRPr="00270E7A" w:rsidRDefault="006B6785" w:rsidP="006B4EC4">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2014</w:t>
            </w:r>
          </w:p>
        </w:tc>
        <w:tc>
          <w:tcPr>
            <w:tcW w:w="846" w:type="dxa"/>
          </w:tcPr>
          <w:p w14:paraId="211BF199" w14:textId="77777777" w:rsidR="006B6785" w:rsidRPr="00270E7A" w:rsidRDefault="006B6785" w:rsidP="006B4EC4">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2015</w:t>
            </w:r>
          </w:p>
        </w:tc>
      </w:tr>
      <w:tr w:rsidR="006B6785" w:rsidRPr="00270E7A" w14:paraId="211BF1A2" w14:textId="77777777" w:rsidTr="006B4EC4">
        <w:tc>
          <w:tcPr>
            <w:cnfStyle w:val="001000000000" w:firstRow="0" w:lastRow="0" w:firstColumn="1" w:lastColumn="0" w:oddVBand="0" w:evenVBand="0" w:oddHBand="0" w:evenHBand="0" w:firstRowFirstColumn="0" w:firstRowLastColumn="0" w:lastRowFirstColumn="0" w:lastRowLastColumn="0"/>
            <w:tcW w:w="1271" w:type="dxa"/>
          </w:tcPr>
          <w:p w14:paraId="211BF19B" w14:textId="77777777" w:rsidR="006B6785" w:rsidRPr="00270E7A" w:rsidRDefault="006B6785" w:rsidP="00FE0B50">
            <w:pPr>
              <w:ind w:firstLine="0"/>
              <w:rPr>
                <w:rFonts w:ascii="Times New Roman" w:hAnsi="Times New Roman" w:cs="Times New Roman"/>
              </w:rPr>
            </w:pPr>
            <w:r w:rsidRPr="00270E7A">
              <w:rPr>
                <w:rFonts w:ascii="Times New Roman" w:hAnsi="Times New Roman" w:cs="Times New Roman"/>
              </w:rPr>
              <w:t>Deutsche Post</w:t>
            </w:r>
          </w:p>
        </w:tc>
        <w:tc>
          <w:tcPr>
            <w:tcW w:w="846" w:type="dxa"/>
          </w:tcPr>
          <w:p w14:paraId="211BF19C"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1 120</w:t>
            </w:r>
          </w:p>
        </w:tc>
        <w:tc>
          <w:tcPr>
            <w:tcW w:w="845" w:type="dxa"/>
          </w:tcPr>
          <w:p w14:paraId="211BF19D"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1 107</w:t>
            </w:r>
          </w:p>
        </w:tc>
        <w:tc>
          <w:tcPr>
            <w:tcW w:w="846" w:type="dxa"/>
          </w:tcPr>
          <w:p w14:paraId="211BF19E"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1 048</w:t>
            </w:r>
          </w:p>
        </w:tc>
        <w:tc>
          <w:tcPr>
            <w:tcW w:w="845" w:type="dxa"/>
          </w:tcPr>
          <w:p w14:paraId="211BF19F"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1 286</w:t>
            </w:r>
          </w:p>
        </w:tc>
        <w:tc>
          <w:tcPr>
            <w:tcW w:w="846" w:type="dxa"/>
          </w:tcPr>
          <w:p w14:paraId="211BF1A0"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1 298</w:t>
            </w:r>
          </w:p>
        </w:tc>
        <w:tc>
          <w:tcPr>
            <w:tcW w:w="846" w:type="dxa"/>
          </w:tcPr>
          <w:p w14:paraId="211BF1A1"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1 103</w:t>
            </w:r>
          </w:p>
        </w:tc>
      </w:tr>
      <w:tr w:rsidR="006B6785" w:rsidRPr="00270E7A" w14:paraId="211BF1AA" w14:textId="77777777" w:rsidTr="006B4EC4">
        <w:tc>
          <w:tcPr>
            <w:cnfStyle w:val="001000000000" w:firstRow="0" w:lastRow="0" w:firstColumn="1" w:lastColumn="0" w:oddVBand="0" w:evenVBand="0" w:oddHBand="0" w:evenHBand="0" w:firstRowFirstColumn="0" w:firstRowLastColumn="0" w:lastRowFirstColumn="0" w:lastRowLastColumn="0"/>
            <w:tcW w:w="1271" w:type="dxa"/>
          </w:tcPr>
          <w:p w14:paraId="211BF1A3" w14:textId="77777777" w:rsidR="006B6785" w:rsidRPr="00270E7A" w:rsidRDefault="006B6785" w:rsidP="00FE0B50">
            <w:pPr>
              <w:ind w:firstLine="0"/>
              <w:rPr>
                <w:rFonts w:ascii="Times New Roman" w:hAnsi="Times New Roman" w:cs="Times New Roman"/>
              </w:rPr>
            </w:pPr>
            <w:r w:rsidRPr="00270E7A">
              <w:rPr>
                <w:rFonts w:ascii="Times New Roman" w:hAnsi="Times New Roman" w:cs="Times New Roman"/>
              </w:rPr>
              <w:t>Royal Mail</w:t>
            </w:r>
          </w:p>
        </w:tc>
        <w:tc>
          <w:tcPr>
            <w:tcW w:w="846" w:type="dxa"/>
          </w:tcPr>
          <w:p w14:paraId="211BF1A4"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(136)</w:t>
            </w:r>
          </w:p>
        </w:tc>
        <w:tc>
          <w:tcPr>
            <w:tcW w:w="845" w:type="dxa"/>
          </w:tcPr>
          <w:p w14:paraId="211BF1A5"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26</w:t>
            </w:r>
          </w:p>
        </w:tc>
        <w:tc>
          <w:tcPr>
            <w:tcW w:w="846" w:type="dxa"/>
          </w:tcPr>
          <w:p w14:paraId="211BF1A6"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348</w:t>
            </w:r>
          </w:p>
        </w:tc>
        <w:tc>
          <w:tcPr>
            <w:tcW w:w="845" w:type="dxa"/>
          </w:tcPr>
          <w:p w14:paraId="211BF1A7"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719</w:t>
            </w:r>
          </w:p>
        </w:tc>
        <w:tc>
          <w:tcPr>
            <w:tcW w:w="846" w:type="dxa"/>
          </w:tcPr>
          <w:p w14:paraId="211BF1A8"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846</w:t>
            </w:r>
          </w:p>
        </w:tc>
        <w:tc>
          <w:tcPr>
            <w:tcW w:w="846" w:type="dxa"/>
          </w:tcPr>
          <w:p w14:paraId="211BF1A9"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768</w:t>
            </w:r>
          </w:p>
        </w:tc>
      </w:tr>
      <w:tr w:rsidR="006B6785" w:rsidRPr="00270E7A" w14:paraId="211BF1B2" w14:textId="77777777" w:rsidTr="006B4EC4">
        <w:tc>
          <w:tcPr>
            <w:cnfStyle w:val="001000000000" w:firstRow="0" w:lastRow="0" w:firstColumn="1" w:lastColumn="0" w:oddVBand="0" w:evenVBand="0" w:oddHBand="0" w:evenHBand="0" w:firstRowFirstColumn="0" w:firstRowLastColumn="0" w:lastRowFirstColumn="0" w:lastRowLastColumn="0"/>
            <w:tcW w:w="1271" w:type="dxa"/>
          </w:tcPr>
          <w:p w14:paraId="211BF1AB" w14:textId="77777777" w:rsidR="006B6785" w:rsidRPr="00270E7A" w:rsidRDefault="006B6785" w:rsidP="00FE0B50">
            <w:pPr>
              <w:ind w:firstLine="0"/>
              <w:rPr>
                <w:rFonts w:ascii="Times New Roman" w:hAnsi="Times New Roman" w:cs="Times New Roman"/>
              </w:rPr>
            </w:pPr>
            <w:r w:rsidRPr="00270E7A">
              <w:rPr>
                <w:rFonts w:ascii="Times New Roman" w:hAnsi="Times New Roman" w:cs="Times New Roman"/>
              </w:rPr>
              <w:t>Poste Italiane</w:t>
            </w:r>
          </w:p>
        </w:tc>
        <w:tc>
          <w:tcPr>
            <w:tcW w:w="846" w:type="dxa"/>
          </w:tcPr>
          <w:p w14:paraId="211BF1AC"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(153)</w:t>
            </w:r>
          </w:p>
        </w:tc>
        <w:tc>
          <w:tcPr>
            <w:tcW w:w="845" w:type="dxa"/>
          </w:tcPr>
          <w:p w14:paraId="211BF1AD"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(263)</w:t>
            </w:r>
          </w:p>
        </w:tc>
        <w:tc>
          <w:tcPr>
            <w:tcW w:w="846" w:type="dxa"/>
          </w:tcPr>
          <w:p w14:paraId="211BF1AE"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416</w:t>
            </w:r>
          </w:p>
        </w:tc>
        <w:tc>
          <w:tcPr>
            <w:tcW w:w="845" w:type="dxa"/>
          </w:tcPr>
          <w:p w14:paraId="211BF1AF"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300</w:t>
            </w:r>
          </w:p>
        </w:tc>
        <w:tc>
          <w:tcPr>
            <w:tcW w:w="846" w:type="dxa"/>
          </w:tcPr>
          <w:p w14:paraId="211BF1B0"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(504)</w:t>
            </w:r>
          </w:p>
        </w:tc>
        <w:tc>
          <w:tcPr>
            <w:tcW w:w="846" w:type="dxa"/>
          </w:tcPr>
          <w:p w14:paraId="211BF1B1" w14:textId="77777777" w:rsidR="006B6785" w:rsidRPr="00270E7A" w:rsidRDefault="006B6785" w:rsidP="006B4EC4">
            <w:pPr>
              <w:ind w:firstLine="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(568)</w:t>
            </w:r>
          </w:p>
        </w:tc>
      </w:tr>
    </w:tbl>
    <w:p w14:paraId="211BF1B3" w14:textId="77777777" w:rsidR="006B6785" w:rsidRPr="00270E7A" w:rsidRDefault="006B6785" w:rsidP="0014605E">
      <w:pPr>
        <w:pStyle w:val="TexteSource"/>
      </w:pPr>
      <w:r w:rsidRPr="00270E7A">
        <w:t>Source : Rapports annuels</w:t>
      </w:r>
    </w:p>
    <w:p w14:paraId="211BF1B4" w14:textId="26E708F9" w:rsidR="006B6785" w:rsidRDefault="006B6785" w:rsidP="006B6785">
      <w:pPr>
        <w:ind w:firstLine="709"/>
        <w:rPr>
          <w:rFonts w:ascii="Times New Roman" w:eastAsia="Times New Roman" w:hAnsi="Times New Roman"/>
          <w:lang w:eastAsia="fr-FR"/>
        </w:rPr>
      </w:pPr>
      <w:r w:rsidRPr="00066C75">
        <w:rPr>
          <w:rFonts w:ascii="Times New Roman" w:eastAsia="Times New Roman" w:hAnsi="Times New Roman" w:cs="Times New Roman"/>
          <w:szCs w:val="21"/>
          <w:lang w:eastAsia="fr-FR"/>
        </w:rPr>
        <w:t xml:space="preserve">La division courrier de Deutsche Post apparaît d’ailleurs comme la plus rentable des quatre opérateurs comparés ici, l’évolution de Royal Mail </w:t>
      </w:r>
      <w:r>
        <w:rPr>
          <w:rFonts w:ascii="Times New Roman" w:eastAsia="Times New Roman" w:hAnsi="Times New Roman"/>
          <w:lang w:eastAsia="fr-FR"/>
        </w:rPr>
        <w:t>s’expliquant par</w:t>
      </w:r>
      <w:r w:rsidRPr="00066C75">
        <w:rPr>
          <w:rFonts w:ascii="Times New Roman" w:eastAsia="Times New Roman" w:hAnsi="Times New Roman" w:cs="Times New Roman"/>
          <w:szCs w:val="21"/>
          <w:lang w:eastAsia="fr-FR"/>
        </w:rPr>
        <w:t xml:space="preserve"> l’introduction en bourse et l’important mouvement de réduction du personnel (cf. </w:t>
      </w:r>
      <w:r w:rsidRPr="00DA2F24">
        <w:rPr>
          <w:rFonts w:ascii="Times New Roman" w:eastAsia="Times New Roman" w:hAnsi="Times New Roman"/>
          <w:i/>
          <w:lang w:eastAsia="fr-FR"/>
        </w:rPr>
        <w:t>infra</w:t>
      </w:r>
      <w:r w:rsidRPr="00066C75">
        <w:rPr>
          <w:rFonts w:ascii="Times New Roman" w:eastAsia="Times New Roman" w:hAnsi="Times New Roman" w:cs="Times New Roman"/>
          <w:szCs w:val="21"/>
          <w:lang w:eastAsia="fr-FR"/>
        </w:rPr>
        <w:t>). En 2014, le ratio EBIT/CA de la division courrier de Deutsche Post était en effet de 8,3</w:t>
      </w:r>
      <w:r w:rsidR="00E21048">
        <w:rPr>
          <w:rFonts w:ascii="Times New Roman" w:eastAsia="Times New Roman" w:hAnsi="Times New Roman" w:cs="Times New Roman"/>
          <w:szCs w:val="21"/>
          <w:lang w:eastAsia="fr-FR"/>
        </w:rPr>
        <w:t xml:space="preserve"> </w:t>
      </w:r>
      <w:r w:rsidRPr="00066C75">
        <w:rPr>
          <w:rFonts w:ascii="Times New Roman" w:eastAsia="Times New Roman" w:hAnsi="Times New Roman" w:cs="Times New Roman"/>
          <w:szCs w:val="21"/>
          <w:lang w:eastAsia="fr-FR"/>
        </w:rPr>
        <w:t>%, contre 3,8</w:t>
      </w:r>
      <w:r w:rsidR="00E21048">
        <w:rPr>
          <w:rFonts w:ascii="Times New Roman" w:eastAsia="Times New Roman" w:hAnsi="Times New Roman" w:cs="Times New Roman"/>
          <w:szCs w:val="21"/>
          <w:lang w:eastAsia="fr-FR"/>
        </w:rPr>
        <w:t xml:space="preserve"> </w:t>
      </w:r>
      <w:r w:rsidRPr="00066C75">
        <w:rPr>
          <w:rFonts w:ascii="Times New Roman" w:eastAsia="Times New Roman" w:hAnsi="Times New Roman" w:cs="Times New Roman"/>
          <w:szCs w:val="21"/>
          <w:lang w:eastAsia="fr-FR"/>
        </w:rPr>
        <w:t>% pour La Poste, 4,4</w:t>
      </w:r>
      <w:r w:rsidR="00E21048">
        <w:rPr>
          <w:rFonts w:ascii="Times New Roman" w:eastAsia="Times New Roman" w:hAnsi="Times New Roman" w:cs="Times New Roman"/>
          <w:szCs w:val="21"/>
          <w:lang w:eastAsia="fr-FR"/>
        </w:rPr>
        <w:t xml:space="preserve"> </w:t>
      </w:r>
      <w:r w:rsidRPr="00066C75">
        <w:rPr>
          <w:rFonts w:ascii="Times New Roman" w:eastAsia="Times New Roman" w:hAnsi="Times New Roman" w:cs="Times New Roman"/>
          <w:szCs w:val="21"/>
          <w:lang w:eastAsia="fr-FR"/>
        </w:rPr>
        <w:t>% pour Royal Mail et -12,4</w:t>
      </w:r>
      <w:r w:rsidR="00E21048">
        <w:rPr>
          <w:rFonts w:ascii="Times New Roman" w:eastAsia="Times New Roman" w:hAnsi="Times New Roman" w:cs="Times New Roman"/>
          <w:szCs w:val="21"/>
          <w:lang w:eastAsia="fr-FR"/>
        </w:rPr>
        <w:t xml:space="preserve"> </w:t>
      </w:r>
      <w:r w:rsidRPr="00066C75">
        <w:rPr>
          <w:rFonts w:ascii="Times New Roman" w:eastAsia="Times New Roman" w:hAnsi="Times New Roman" w:cs="Times New Roman"/>
          <w:szCs w:val="21"/>
          <w:lang w:eastAsia="fr-FR"/>
        </w:rPr>
        <w:t xml:space="preserve">% pour Poste Italiane. </w:t>
      </w:r>
    </w:p>
    <w:p w14:paraId="211BF1B5" w14:textId="77777777" w:rsidR="006B6785" w:rsidRPr="008904A1" w:rsidRDefault="006B6785" w:rsidP="006B6785">
      <w:pPr>
        <w:pStyle w:val="Sous-titre1"/>
        <w:numPr>
          <w:ilvl w:val="0"/>
          <w:numId w:val="53"/>
        </w:numPr>
      </w:pPr>
      <w:r w:rsidRPr="008904A1">
        <w:t>Deutsche Post</w:t>
      </w:r>
    </w:p>
    <w:p w14:paraId="211BF1B6" w14:textId="08500736" w:rsidR="006B6785" w:rsidRPr="00066C75" w:rsidRDefault="006B6785" w:rsidP="006B6785">
      <w:pPr>
        <w:ind w:firstLine="709"/>
        <w:rPr>
          <w:rFonts w:ascii="Times New Roman" w:eastAsia="Times New Roman" w:hAnsi="Times New Roman" w:cs="Times New Roman"/>
          <w:szCs w:val="21"/>
          <w:lang w:eastAsia="fr-FR"/>
        </w:rPr>
      </w:pPr>
      <w:r w:rsidRPr="00066C75">
        <w:rPr>
          <w:rFonts w:ascii="Times New Roman" w:eastAsia="Times New Roman" w:hAnsi="Times New Roman" w:cs="Times New Roman"/>
          <w:szCs w:val="21"/>
          <w:lang w:eastAsia="fr-FR"/>
        </w:rPr>
        <w:t>Deutsche Post est la plus grande entreprise postale d’Europe en termes de chiffre d’affaires. Elle est une société de droit privé depuis 1995, au sein de laquelle l’État allemand détient de manière indirecte une participation de 21</w:t>
      </w:r>
      <w:r w:rsidR="00E21048">
        <w:rPr>
          <w:rFonts w:ascii="Times New Roman" w:eastAsia="Times New Roman" w:hAnsi="Times New Roman" w:cs="Times New Roman"/>
          <w:szCs w:val="21"/>
          <w:lang w:eastAsia="fr-FR"/>
        </w:rPr>
        <w:t xml:space="preserve"> </w:t>
      </w:r>
      <w:r w:rsidRPr="00066C75">
        <w:rPr>
          <w:rFonts w:ascii="Times New Roman" w:eastAsia="Times New Roman" w:hAnsi="Times New Roman" w:cs="Times New Roman"/>
          <w:szCs w:val="21"/>
          <w:lang w:eastAsia="fr-FR"/>
        </w:rPr>
        <w:t>% à travers la KfW, équivalent de la Caisse des dépôts et consignations en France. Depuis décembre 2000, le groupe est coté à la Bourse de Francfort.</w:t>
      </w:r>
    </w:p>
    <w:p w14:paraId="211BF1B7" w14:textId="77777777" w:rsidR="006B6785" w:rsidRPr="00066C75" w:rsidRDefault="006B6785" w:rsidP="006B6785">
      <w:pPr>
        <w:pStyle w:val="Sous-titre2"/>
        <w:numPr>
          <w:ilvl w:val="1"/>
          <w:numId w:val="51"/>
        </w:numPr>
        <w:jc w:val="both"/>
      </w:pPr>
      <w:r w:rsidRPr="00066C75">
        <w:t>La situation financière de Deutsche Post : une segmentation équilibrée</w:t>
      </w:r>
    </w:p>
    <w:p w14:paraId="211BF1B8" w14:textId="77777777" w:rsidR="006B6785" w:rsidRPr="00066C75" w:rsidRDefault="006B6785" w:rsidP="006B6785">
      <w:pPr>
        <w:ind w:firstLine="709"/>
        <w:rPr>
          <w:rFonts w:ascii="Times New Roman" w:eastAsia="Times New Roman" w:hAnsi="Times New Roman" w:cs="Times New Roman"/>
          <w:szCs w:val="21"/>
          <w:lang w:eastAsia="fr-FR"/>
        </w:rPr>
      </w:pPr>
      <w:r w:rsidRPr="00066C75">
        <w:rPr>
          <w:rFonts w:ascii="Times New Roman" w:eastAsia="Times New Roman" w:hAnsi="Times New Roman" w:cs="Times New Roman"/>
          <w:szCs w:val="21"/>
          <w:lang w:eastAsia="fr-FR"/>
        </w:rPr>
        <w:t>Entre 2010 et 2015, les résultats financiers de Deutsche Post se sont améliorés :</w:t>
      </w:r>
    </w:p>
    <w:p w14:paraId="211BF1B9" w14:textId="1D3FF550" w:rsidR="006B6785" w:rsidRPr="00066C75" w:rsidRDefault="00FE0B50" w:rsidP="00FE0B50">
      <w:pPr>
        <w:keepNext/>
        <w:keepLines/>
        <w:jc w:val="center"/>
        <w:rPr>
          <w:rFonts w:ascii="Times New Roman" w:eastAsia="Times New Roman" w:hAnsi="Times New Roman" w:cs="Times New Roman"/>
          <w:b/>
          <w:szCs w:val="21"/>
        </w:rPr>
      </w:pPr>
      <w:r>
        <w:rPr>
          <w:rFonts w:ascii="Times New Roman" w:eastAsia="Times New Roman" w:hAnsi="Times New Roman" w:cs="Times New Roman"/>
          <w:b/>
          <w:szCs w:val="21"/>
        </w:rPr>
        <w:t>P</w:t>
      </w:r>
      <w:r w:rsidR="006B6785" w:rsidRPr="00066C75">
        <w:rPr>
          <w:rFonts w:ascii="Times New Roman" w:eastAsia="Times New Roman" w:hAnsi="Times New Roman" w:cs="Times New Roman"/>
          <w:b/>
          <w:szCs w:val="21"/>
        </w:rPr>
        <w:t>rincipaux résultats de Deutsche Post</w:t>
      </w:r>
    </w:p>
    <w:tbl>
      <w:tblPr>
        <w:tblStyle w:val="TABLEAURAPPORTPUBLICTHMATIQUE"/>
        <w:tblW w:w="5886" w:type="dxa"/>
        <w:tblLayout w:type="fixed"/>
        <w:tblLook w:val="04A0" w:firstRow="1" w:lastRow="0" w:firstColumn="1" w:lastColumn="0" w:noHBand="0" w:noVBand="1"/>
      </w:tblPr>
      <w:tblGrid>
        <w:gridCol w:w="966"/>
        <w:gridCol w:w="820"/>
        <w:gridCol w:w="820"/>
        <w:gridCol w:w="820"/>
        <w:gridCol w:w="820"/>
        <w:gridCol w:w="820"/>
        <w:gridCol w:w="820"/>
      </w:tblGrid>
      <w:tr w:rsidR="006B6785" w:rsidRPr="00066C75" w14:paraId="211BF1C1" w14:textId="77777777" w:rsidTr="006B4EC4">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966" w:type="dxa"/>
          </w:tcPr>
          <w:p w14:paraId="211BF1BA" w14:textId="77777777" w:rsidR="006B6785" w:rsidRPr="00C25100" w:rsidRDefault="006B6785" w:rsidP="00FE0B50">
            <w:pPr>
              <w:keepLines/>
              <w:ind w:firstLine="0"/>
              <w:jc w:val="center"/>
              <w:rPr>
                <w:rFonts w:ascii="Times New Roman" w:hAnsi="Times New Roman"/>
                <w:sz w:val="18"/>
              </w:rPr>
            </w:pPr>
            <w:r w:rsidRPr="00C25100">
              <w:rPr>
                <w:rFonts w:ascii="Times New Roman" w:hAnsi="Times New Roman"/>
                <w:sz w:val="18"/>
              </w:rPr>
              <w:t>En Md€</w:t>
            </w:r>
          </w:p>
        </w:tc>
        <w:tc>
          <w:tcPr>
            <w:tcW w:w="820" w:type="dxa"/>
          </w:tcPr>
          <w:p w14:paraId="211BF1BB" w14:textId="77777777" w:rsidR="006B6785" w:rsidRPr="00C25100" w:rsidRDefault="006B6785" w:rsidP="00FE0B50">
            <w:pPr>
              <w:keepLines/>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2010</w:t>
            </w:r>
          </w:p>
        </w:tc>
        <w:tc>
          <w:tcPr>
            <w:tcW w:w="820" w:type="dxa"/>
          </w:tcPr>
          <w:p w14:paraId="211BF1BC" w14:textId="77777777" w:rsidR="006B6785" w:rsidRPr="00C25100" w:rsidRDefault="006B6785" w:rsidP="00FE0B50">
            <w:pPr>
              <w:keepLines/>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2011</w:t>
            </w:r>
          </w:p>
        </w:tc>
        <w:tc>
          <w:tcPr>
            <w:tcW w:w="820" w:type="dxa"/>
          </w:tcPr>
          <w:p w14:paraId="211BF1BD" w14:textId="77777777" w:rsidR="006B6785" w:rsidRPr="00C25100" w:rsidRDefault="006B6785" w:rsidP="00FE0B50">
            <w:pPr>
              <w:keepLines/>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2012</w:t>
            </w:r>
          </w:p>
        </w:tc>
        <w:tc>
          <w:tcPr>
            <w:tcW w:w="820" w:type="dxa"/>
          </w:tcPr>
          <w:p w14:paraId="211BF1BE" w14:textId="77777777" w:rsidR="006B6785" w:rsidRPr="00C25100" w:rsidRDefault="006B6785" w:rsidP="00FE0B50">
            <w:pPr>
              <w:keepLines/>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2013</w:t>
            </w:r>
          </w:p>
        </w:tc>
        <w:tc>
          <w:tcPr>
            <w:tcW w:w="820" w:type="dxa"/>
          </w:tcPr>
          <w:p w14:paraId="211BF1BF" w14:textId="77777777" w:rsidR="006B6785" w:rsidRPr="00C25100" w:rsidRDefault="006B6785" w:rsidP="00FE0B50">
            <w:pPr>
              <w:keepLines/>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2014</w:t>
            </w:r>
          </w:p>
        </w:tc>
        <w:tc>
          <w:tcPr>
            <w:tcW w:w="820" w:type="dxa"/>
          </w:tcPr>
          <w:p w14:paraId="211BF1C0" w14:textId="77777777" w:rsidR="006B6785" w:rsidRPr="00C25100" w:rsidRDefault="006B6785" w:rsidP="00FE0B50">
            <w:pPr>
              <w:keepLines/>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2015</w:t>
            </w:r>
          </w:p>
        </w:tc>
      </w:tr>
      <w:tr w:rsidR="006B6785" w:rsidRPr="00066C75" w14:paraId="211BF1C9" w14:textId="77777777" w:rsidTr="006B4EC4">
        <w:trPr>
          <w:trHeight w:val="438"/>
        </w:trPr>
        <w:tc>
          <w:tcPr>
            <w:cnfStyle w:val="001000000000" w:firstRow="0" w:lastRow="0" w:firstColumn="1" w:lastColumn="0" w:oddVBand="0" w:evenVBand="0" w:oddHBand="0" w:evenHBand="0" w:firstRowFirstColumn="0" w:firstRowLastColumn="0" w:lastRowFirstColumn="0" w:lastRowLastColumn="0"/>
            <w:tcW w:w="966" w:type="dxa"/>
          </w:tcPr>
          <w:p w14:paraId="211BF1C2" w14:textId="77777777" w:rsidR="006B6785" w:rsidRPr="00C25100" w:rsidRDefault="006B6785" w:rsidP="00FE0B50">
            <w:pPr>
              <w:keepNext/>
              <w:keepLines/>
              <w:ind w:firstLine="0"/>
              <w:jc w:val="center"/>
              <w:rPr>
                <w:rFonts w:ascii="Times New Roman" w:hAnsi="Times New Roman"/>
                <w:sz w:val="18"/>
              </w:rPr>
            </w:pPr>
            <w:r w:rsidRPr="00C25100">
              <w:rPr>
                <w:rFonts w:ascii="Times New Roman" w:hAnsi="Times New Roman"/>
                <w:sz w:val="18"/>
              </w:rPr>
              <w:t>CA</w:t>
            </w:r>
          </w:p>
        </w:tc>
        <w:tc>
          <w:tcPr>
            <w:tcW w:w="820" w:type="dxa"/>
          </w:tcPr>
          <w:p w14:paraId="211BF1C3"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51,4</w:t>
            </w:r>
          </w:p>
        </w:tc>
        <w:tc>
          <w:tcPr>
            <w:tcW w:w="820" w:type="dxa"/>
          </w:tcPr>
          <w:p w14:paraId="211BF1C4"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52,8</w:t>
            </w:r>
          </w:p>
        </w:tc>
        <w:tc>
          <w:tcPr>
            <w:tcW w:w="820" w:type="dxa"/>
          </w:tcPr>
          <w:p w14:paraId="211BF1C5"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55,5</w:t>
            </w:r>
          </w:p>
        </w:tc>
        <w:tc>
          <w:tcPr>
            <w:tcW w:w="820" w:type="dxa"/>
          </w:tcPr>
          <w:p w14:paraId="211BF1C6"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54,9</w:t>
            </w:r>
          </w:p>
        </w:tc>
        <w:tc>
          <w:tcPr>
            <w:tcW w:w="820" w:type="dxa"/>
          </w:tcPr>
          <w:p w14:paraId="211BF1C7"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56,6</w:t>
            </w:r>
          </w:p>
        </w:tc>
        <w:tc>
          <w:tcPr>
            <w:tcW w:w="820" w:type="dxa"/>
          </w:tcPr>
          <w:p w14:paraId="211BF1C8"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59,2</w:t>
            </w:r>
          </w:p>
        </w:tc>
      </w:tr>
      <w:tr w:rsidR="006B6785" w:rsidRPr="00066C75" w14:paraId="211BF1D1" w14:textId="77777777" w:rsidTr="006B4EC4">
        <w:trPr>
          <w:trHeight w:val="438"/>
        </w:trPr>
        <w:tc>
          <w:tcPr>
            <w:cnfStyle w:val="001000000000" w:firstRow="0" w:lastRow="0" w:firstColumn="1" w:lastColumn="0" w:oddVBand="0" w:evenVBand="0" w:oddHBand="0" w:evenHBand="0" w:firstRowFirstColumn="0" w:firstRowLastColumn="0" w:lastRowFirstColumn="0" w:lastRowLastColumn="0"/>
            <w:tcW w:w="966" w:type="dxa"/>
          </w:tcPr>
          <w:p w14:paraId="211BF1CA" w14:textId="77777777" w:rsidR="006B6785" w:rsidRPr="00C25100" w:rsidRDefault="006B6785" w:rsidP="00FE0B50">
            <w:pPr>
              <w:keepNext/>
              <w:keepLines/>
              <w:ind w:firstLine="0"/>
              <w:jc w:val="center"/>
              <w:rPr>
                <w:rFonts w:ascii="Times New Roman" w:hAnsi="Times New Roman"/>
                <w:sz w:val="18"/>
              </w:rPr>
            </w:pPr>
            <w:r w:rsidRPr="00C25100">
              <w:rPr>
                <w:rFonts w:ascii="Times New Roman" w:hAnsi="Times New Roman"/>
                <w:sz w:val="18"/>
              </w:rPr>
              <w:t>EBIT</w:t>
            </w:r>
          </w:p>
        </w:tc>
        <w:tc>
          <w:tcPr>
            <w:tcW w:w="820" w:type="dxa"/>
          </w:tcPr>
          <w:p w14:paraId="211BF1CB"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1,8</w:t>
            </w:r>
          </w:p>
        </w:tc>
        <w:tc>
          <w:tcPr>
            <w:tcW w:w="820" w:type="dxa"/>
          </w:tcPr>
          <w:p w14:paraId="211BF1CC"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2,4</w:t>
            </w:r>
          </w:p>
        </w:tc>
        <w:tc>
          <w:tcPr>
            <w:tcW w:w="820" w:type="dxa"/>
          </w:tcPr>
          <w:p w14:paraId="211BF1CD"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2,7</w:t>
            </w:r>
          </w:p>
        </w:tc>
        <w:tc>
          <w:tcPr>
            <w:tcW w:w="820" w:type="dxa"/>
          </w:tcPr>
          <w:p w14:paraId="211BF1CE"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2,9</w:t>
            </w:r>
          </w:p>
        </w:tc>
        <w:tc>
          <w:tcPr>
            <w:tcW w:w="820" w:type="dxa"/>
          </w:tcPr>
          <w:p w14:paraId="211BF1CF"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3,0</w:t>
            </w:r>
          </w:p>
        </w:tc>
        <w:tc>
          <w:tcPr>
            <w:tcW w:w="820" w:type="dxa"/>
          </w:tcPr>
          <w:p w14:paraId="211BF1D0"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2,4</w:t>
            </w:r>
          </w:p>
        </w:tc>
      </w:tr>
      <w:tr w:rsidR="006B6785" w:rsidRPr="00066C75" w14:paraId="211BF1D9" w14:textId="77777777" w:rsidTr="006B4EC4">
        <w:trPr>
          <w:trHeight w:val="670"/>
        </w:trPr>
        <w:tc>
          <w:tcPr>
            <w:cnfStyle w:val="001000000000" w:firstRow="0" w:lastRow="0" w:firstColumn="1" w:lastColumn="0" w:oddVBand="0" w:evenVBand="0" w:oddHBand="0" w:evenHBand="0" w:firstRowFirstColumn="0" w:firstRowLastColumn="0" w:lastRowFirstColumn="0" w:lastRowLastColumn="0"/>
            <w:tcW w:w="966" w:type="dxa"/>
          </w:tcPr>
          <w:p w14:paraId="211BF1D2" w14:textId="77777777" w:rsidR="006B6785" w:rsidRPr="00C25100" w:rsidRDefault="006B6785" w:rsidP="00FE0B50">
            <w:pPr>
              <w:keepNext/>
              <w:keepLines/>
              <w:ind w:firstLine="0"/>
              <w:jc w:val="center"/>
              <w:rPr>
                <w:rFonts w:ascii="Times New Roman" w:hAnsi="Times New Roman"/>
                <w:sz w:val="18"/>
              </w:rPr>
            </w:pPr>
            <w:r w:rsidRPr="00C25100">
              <w:rPr>
                <w:rFonts w:ascii="Times New Roman" w:hAnsi="Times New Roman"/>
                <w:sz w:val="18"/>
              </w:rPr>
              <w:t>EBIT/CA (%)</w:t>
            </w:r>
          </w:p>
        </w:tc>
        <w:tc>
          <w:tcPr>
            <w:tcW w:w="820" w:type="dxa"/>
          </w:tcPr>
          <w:p w14:paraId="211BF1D3"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3,6</w:t>
            </w:r>
          </w:p>
        </w:tc>
        <w:tc>
          <w:tcPr>
            <w:tcW w:w="820" w:type="dxa"/>
          </w:tcPr>
          <w:p w14:paraId="211BF1D4"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4,6</w:t>
            </w:r>
          </w:p>
        </w:tc>
        <w:tc>
          <w:tcPr>
            <w:tcW w:w="820" w:type="dxa"/>
          </w:tcPr>
          <w:p w14:paraId="211BF1D5"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4,8</w:t>
            </w:r>
          </w:p>
        </w:tc>
        <w:tc>
          <w:tcPr>
            <w:tcW w:w="820" w:type="dxa"/>
          </w:tcPr>
          <w:p w14:paraId="211BF1D6"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5,2</w:t>
            </w:r>
          </w:p>
        </w:tc>
        <w:tc>
          <w:tcPr>
            <w:tcW w:w="820" w:type="dxa"/>
          </w:tcPr>
          <w:p w14:paraId="211BF1D7"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5,2</w:t>
            </w:r>
          </w:p>
        </w:tc>
        <w:tc>
          <w:tcPr>
            <w:tcW w:w="820" w:type="dxa"/>
          </w:tcPr>
          <w:p w14:paraId="211BF1D8" w14:textId="77777777" w:rsidR="006B6785" w:rsidRPr="00C25100" w:rsidRDefault="006B6785" w:rsidP="00FE0B50">
            <w:pPr>
              <w:keepNext/>
              <w:keepLines/>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4,1</w:t>
            </w:r>
          </w:p>
        </w:tc>
      </w:tr>
    </w:tbl>
    <w:p w14:paraId="211BF1DA" w14:textId="77777777" w:rsidR="006B6785" w:rsidRPr="00066C75" w:rsidRDefault="006B6785" w:rsidP="0014605E">
      <w:pPr>
        <w:pStyle w:val="TexteSource"/>
      </w:pPr>
      <w:r w:rsidRPr="00066C75">
        <w:t>Source : rapport annuel 2015</w:t>
      </w:r>
    </w:p>
    <w:p w14:paraId="211BF1DB" w14:textId="77777777" w:rsidR="006B6785" w:rsidRPr="00066C75" w:rsidRDefault="006B6785" w:rsidP="006B6785">
      <w:pPr>
        <w:spacing w:after="0"/>
        <w:rPr>
          <w:rFonts w:ascii="Times New Roman" w:eastAsia="Times New Roman" w:hAnsi="Times New Roman" w:cs="Times New Roman"/>
          <w:i/>
          <w:szCs w:val="21"/>
        </w:rPr>
      </w:pPr>
      <w:r w:rsidRPr="00066C75">
        <w:rPr>
          <w:rFonts w:ascii="Times New Roman" w:eastAsia="Times New Roman" w:hAnsi="Times New Roman" w:cs="Times New Roman"/>
          <w:szCs w:val="21"/>
        </w:rPr>
        <w:t>Le chiffre d’affaires du groupe est en progression constante sur la période</w:t>
      </w:r>
      <w:r>
        <w:rPr>
          <w:rFonts w:ascii="Times New Roman" w:eastAsia="Times New Roman" w:hAnsi="Times New Roman"/>
        </w:rPr>
        <w:t>,</w:t>
      </w:r>
      <w:r w:rsidRPr="00066C75">
        <w:rPr>
          <w:rFonts w:ascii="Times New Roman" w:eastAsia="Times New Roman" w:hAnsi="Times New Roman" w:cs="Times New Roman"/>
          <w:szCs w:val="21"/>
        </w:rPr>
        <w:t xml:space="preserve"> de </w:t>
      </w:r>
      <w:r>
        <w:rPr>
          <w:rFonts w:ascii="Times New Roman" w:eastAsia="Times New Roman" w:hAnsi="Times New Roman"/>
        </w:rPr>
        <w:t>même que l’EBIT</w:t>
      </w:r>
      <w:r w:rsidRPr="00066C75">
        <w:rPr>
          <w:rFonts w:ascii="Times New Roman" w:eastAsia="Times New Roman" w:hAnsi="Times New Roman" w:cs="Times New Roman"/>
          <w:szCs w:val="21"/>
        </w:rPr>
        <w:t xml:space="preserve"> et </w:t>
      </w:r>
      <w:r>
        <w:rPr>
          <w:rFonts w:ascii="Times New Roman" w:eastAsia="Times New Roman" w:hAnsi="Times New Roman"/>
        </w:rPr>
        <w:t>la marge opérationnelle (EBIT/CA) qui progressent chaque année sauf</w:t>
      </w:r>
      <w:r w:rsidRPr="00066C75">
        <w:rPr>
          <w:rFonts w:ascii="Times New Roman" w:eastAsia="Times New Roman" w:hAnsi="Times New Roman" w:cs="Times New Roman"/>
          <w:szCs w:val="21"/>
        </w:rPr>
        <w:t xml:space="preserve"> en </w:t>
      </w:r>
      <w:r>
        <w:rPr>
          <w:rFonts w:ascii="Times New Roman" w:eastAsia="Times New Roman" w:hAnsi="Times New Roman"/>
        </w:rPr>
        <w:t>2015</w:t>
      </w:r>
      <w:r w:rsidRPr="00066C75">
        <w:rPr>
          <w:rFonts w:ascii="Times New Roman" w:eastAsia="Times New Roman" w:hAnsi="Times New Roman"/>
        </w:rPr>
        <w:t xml:space="preserve">. </w:t>
      </w:r>
    </w:p>
    <w:p w14:paraId="211BF1DC" w14:textId="77777777"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Le groupe est divisé en quatre segments opérationnels : la division Post-eCommerce-Parcel (PeP), la division Express, la division Global Freight Forwarding (GFF), la division Supply Chain. Ces quatre segments contribuent de manière équilibrée aux résultats du groupe :</w:t>
      </w:r>
    </w:p>
    <w:p w14:paraId="211BF1DD" w14:textId="1C1C1BB3" w:rsidR="006B6785" w:rsidRPr="00066C75" w:rsidRDefault="00FE0B50" w:rsidP="006B6785">
      <w:pPr>
        <w:keepNext/>
        <w:keepLines/>
        <w:ind w:firstLine="708"/>
        <w:jc w:val="center"/>
        <w:rPr>
          <w:rFonts w:ascii="Times New Roman" w:eastAsia="Times New Roman" w:hAnsi="Times New Roman" w:cs="Times New Roman"/>
          <w:b/>
          <w:szCs w:val="21"/>
          <w:shd w:val="clear" w:color="auto" w:fill="FFFFFF"/>
        </w:rPr>
      </w:pPr>
      <w:r>
        <w:rPr>
          <w:rFonts w:ascii="Times New Roman" w:eastAsia="Times New Roman" w:hAnsi="Times New Roman" w:cs="Times New Roman"/>
          <w:b/>
          <w:szCs w:val="21"/>
          <w:shd w:val="clear" w:color="auto" w:fill="FFFFFF"/>
        </w:rPr>
        <w:t>R</w:t>
      </w:r>
      <w:r w:rsidR="006B6785" w:rsidRPr="00066C75">
        <w:rPr>
          <w:rFonts w:ascii="Times New Roman" w:eastAsia="Times New Roman" w:hAnsi="Times New Roman" w:cs="Times New Roman"/>
          <w:b/>
          <w:szCs w:val="21"/>
          <w:shd w:val="clear" w:color="auto" w:fill="FFFFFF"/>
        </w:rPr>
        <w:t>épartition du résultat de Deutsche Post en 2015</w:t>
      </w:r>
    </w:p>
    <w:p w14:paraId="211BF1DE" w14:textId="77777777" w:rsidR="006B6785" w:rsidRPr="00066C75" w:rsidRDefault="006B6785" w:rsidP="005A12BC">
      <w:pPr>
        <w:keepNext/>
        <w:keepLines/>
        <w:spacing w:after="0"/>
        <w:ind w:firstLine="0"/>
        <w:jc w:val="center"/>
        <w:rPr>
          <w:rFonts w:ascii="Times New Roman" w:eastAsia="Times New Roman" w:hAnsi="Times New Roman" w:cs="Times New Roman"/>
          <w:szCs w:val="21"/>
          <w:shd w:val="clear" w:color="auto" w:fill="FFFFFF"/>
        </w:rPr>
      </w:pPr>
      <w:r w:rsidRPr="00066C75">
        <w:rPr>
          <w:rFonts w:ascii="Times New Roman" w:eastAsia="Times New Roman" w:hAnsi="Times New Roman" w:cs="Times New Roman"/>
          <w:noProof/>
          <w:szCs w:val="21"/>
          <w:lang w:eastAsia="fr-FR"/>
        </w:rPr>
        <w:drawing>
          <wp:inline distT="0" distB="0" distL="0" distR="0" wp14:anchorId="211BF379" wp14:editId="211BF37A">
            <wp:extent cx="2638425" cy="1619250"/>
            <wp:effectExtent l="0" t="0" r="0" b="0"/>
            <wp:docPr id="55" name="Graphique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211BF1DF" w14:textId="77777777" w:rsidR="006B6785" w:rsidRPr="00270E7A" w:rsidRDefault="006B6785" w:rsidP="0014605E">
      <w:pPr>
        <w:pStyle w:val="TexteSource"/>
        <w:rPr>
          <w:shd w:val="clear" w:color="auto" w:fill="FFFFFF"/>
        </w:rPr>
      </w:pPr>
      <w:r w:rsidRPr="00270E7A">
        <w:rPr>
          <w:shd w:val="clear" w:color="auto" w:fill="FFFFFF"/>
        </w:rPr>
        <w:t xml:space="preserve"> Source : rapport annuel 2015</w:t>
      </w:r>
    </w:p>
    <w:p w14:paraId="211BF1E0" w14:textId="77777777"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Le business model de Deutsche Post est stable et sa stratégie de répartition des risques clairement identifiée : l’activité postale, l’express, la logistique et le transport de marchandises participent chacun pour un quart du résultat du groupe. Cette quasi-égale répartition des revenus permet au groupe d’être moins exposé en cas de baisse des résultats d’un segment.</w:t>
      </w:r>
    </w:p>
    <w:p w14:paraId="211BF1E1" w14:textId="5C14C414"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ab/>
        <w:t>Le résultat du groupe s’effectue en majeure partie à l’international – 69</w:t>
      </w:r>
      <w:r w:rsidR="00E21048">
        <w:rPr>
          <w:rFonts w:ascii="Times New Roman" w:eastAsia="Times New Roman" w:hAnsi="Times New Roman" w:cs="Times New Roman"/>
          <w:szCs w:val="21"/>
        </w:rPr>
        <w:t xml:space="preserve"> </w:t>
      </w:r>
      <w:r w:rsidRPr="00066C75">
        <w:rPr>
          <w:rFonts w:ascii="Times New Roman" w:eastAsia="Times New Roman" w:hAnsi="Times New Roman" w:cs="Times New Roman"/>
          <w:szCs w:val="21"/>
        </w:rPr>
        <w:t xml:space="preserve">% en 2014 – notamment grâce à DHL (division Express), présent dans 220 pays. </w:t>
      </w:r>
      <w:r>
        <w:rPr>
          <w:rFonts w:ascii="Times New Roman" w:eastAsia="Times New Roman" w:hAnsi="Times New Roman"/>
        </w:rPr>
        <w:t>Mais il faut également souligner la bonne résistance du</w:t>
      </w:r>
      <w:r w:rsidRPr="00066C75">
        <w:rPr>
          <w:rFonts w:ascii="Times New Roman" w:eastAsia="Times New Roman" w:hAnsi="Times New Roman"/>
        </w:rPr>
        <w:t xml:space="preserve"> segment courrier-colis-eCommerce (PeP)</w:t>
      </w:r>
      <w:r>
        <w:rPr>
          <w:rFonts w:ascii="Times New Roman" w:eastAsia="Times New Roman" w:hAnsi="Times New Roman"/>
        </w:rPr>
        <w:t>, qui</w:t>
      </w:r>
      <w:r w:rsidRPr="00066C75">
        <w:rPr>
          <w:rFonts w:ascii="Times New Roman" w:eastAsia="Times New Roman" w:hAnsi="Times New Roman"/>
        </w:rPr>
        <w:t xml:space="preserve"> a vu son résultat augmenter continûment entre 2010 et 2015 (+3</w:t>
      </w:r>
      <w:r w:rsidR="00E21048">
        <w:rPr>
          <w:rFonts w:ascii="Times New Roman" w:eastAsia="Times New Roman" w:hAnsi="Times New Roman"/>
        </w:rPr>
        <w:t xml:space="preserve"> </w:t>
      </w:r>
      <w:r w:rsidRPr="00066C75">
        <w:rPr>
          <w:rFonts w:ascii="Times New Roman" w:eastAsia="Times New Roman" w:hAnsi="Times New Roman"/>
        </w:rPr>
        <w:t xml:space="preserve">% en moyenne annuelle) : dans un contexte de baisse de volumes du courrier, Deutsche Post </w:t>
      </w:r>
      <w:r>
        <w:rPr>
          <w:rFonts w:ascii="Times New Roman" w:eastAsia="Times New Roman" w:hAnsi="Times New Roman"/>
        </w:rPr>
        <w:t xml:space="preserve">est ainsi parvenu </w:t>
      </w:r>
      <w:r w:rsidRPr="00066C75">
        <w:rPr>
          <w:rFonts w:ascii="Times New Roman" w:eastAsia="Times New Roman" w:hAnsi="Times New Roman"/>
        </w:rPr>
        <w:t xml:space="preserve">à résister à la substitution numérique, principalement grâce aux revenus tirés du e-commerce. </w:t>
      </w:r>
    </w:p>
    <w:p w14:paraId="211BF1E2" w14:textId="77777777" w:rsidR="006B6785" w:rsidRPr="00066C75" w:rsidRDefault="006B6785" w:rsidP="006B6785">
      <w:pPr>
        <w:pStyle w:val="Sous-titre2"/>
        <w:numPr>
          <w:ilvl w:val="1"/>
          <w:numId w:val="51"/>
        </w:numPr>
        <w:jc w:val="both"/>
      </w:pPr>
      <w:r w:rsidRPr="00066C75">
        <w:t>La stratégie de diversification de Deutsche Post : géographique et sectorielle</w:t>
      </w:r>
    </w:p>
    <w:p w14:paraId="211BF1E3" w14:textId="77777777"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 xml:space="preserve">Deutsche Post a mis en place une stratégie de double diversification : géographique </w:t>
      </w:r>
      <w:r>
        <w:rPr>
          <w:rFonts w:ascii="Times New Roman" w:eastAsia="Times New Roman" w:hAnsi="Times New Roman"/>
        </w:rPr>
        <w:t xml:space="preserve">(expansion hors d’Europe) </w:t>
      </w:r>
      <w:r w:rsidRPr="00066C75">
        <w:rPr>
          <w:rFonts w:ascii="Times New Roman" w:eastAsia="Times New Roman" w:hAnsi="Times New Roman" w:cs="Times New Roman"/>
          <w:szCs w:val="21"/>
        </w:rPr>
        <w:t xml:space="preserve">et </w:t>
      </w:r>
      <w:r>
        <w:rPr>
          <w:rFonts w:ascii="Times New Roman" w:eastAsia="Times New Roman" w:hAnsi="Times New Roman"/>
        </w:rPr>
        <w:t>sectorielle</w:t>
      </w:r>
      <w:r w:rsidRPr="00066C75">
        <w:rPr>
          <w:rFonts w:ascii="Times New Roman" w:eastAsia="Times New Roman" w:hAnsi="Times New Roman" w:cs="Times New Roman"/>
          <w:szCs w:val="21"/>
        </w:rPr>
        <w:t xml:space="preserve"> (développement du colis et de la logistique). </w:t>
      </w:r>
    </w:p>
    <w:p w14:paraId="211BF1E4" w14:textId="23B3180C" w:rsidR="006B6785" w:rsidRPr="00066C75" w:rsidRDefault="006B6785" w:rsidP="006B6785">
      <w:pPr>
        <w:spacing w:after="0"/>
        <w:rPr>
          <w:rFonts w:ascii="Times New Roman" w:eastAsia="Times New Roman" w:hAnsi="Times New Roman" w:cs="Times New Roman"/>
          <w:szCs w:val="21"/>
        </w:rPr>
      </w:pPr>
      <w:r>
        <w:rPr>
          <w:rFonts w:ascii="Times New Roman" w:eastAsia="Times New Roman" w:hAnsi="Times New Roman"/>
        </w:rPr>
        <w:t>Outre le renforcement de ses quatre métiers principaux, l</w:t>
      </w:r>
      <w:r w:rsidRPr="00066C75">
        <w:rPr>
          <w:rFonts w:ascii="Times New Roman" w:eastAsia="Times New Roman" w:hAnsi="Times New Roman"/>
        </w:rPr>
        <w:t>e</w:t>
      </w:r>
      <w:r w:rsidRPr="00066C75">
        <w:rPr>
          <w:rFonts w:ascii="Times New Roman" w:eastAsia="Times New Roman" w:hAnsi="Times New Roman" w:cs="Times New Roman"/>
          <w:szCs w:val="21"/>
        </w:rPr>
        <w:t xml:space="preserve"> groupe a multiplié les initiatives, en investissant de nombreux secteurs avec des fortunes diverses. Le transport en car est un échec car Deutsche Post est arrivé trop tard sur le marché national dont il n’a capté que 7</w:t>
      </w:r>
      <w:r w:rsidR="00E21048">
        <w:rPr>
          <w:rFonts w:ascii="Times New Roman" w:eastAsia="Times New Roman" w:hAnsi="Times New Roman" w:cs="Times New Roman"/>
          <w:szCs w:val="21"/>
        </w:rPr>
        <w:t xml:space="preserve"> </w:t>
      </w:r>
      <w:r w:rsidRPr="00066C75">
        <w:rPr>
          <w:rFonts w:ascii="Times New Roman" w:eastAsia="Times New Roman" w:hAnsi="Times New Roman" w:cs="Times New Roman"/>
          <w:szCs w:val="21"/>
        </w:rPr>
        <w:t xml:space="preserve">%. Il a en revanche réussi sa diversification dans la messagerie électronique en étant le pionnier de ce marché. Deutsche Post a aussi investi le marché de la santé et de la logistique à température dirigée avec Post Persönlich, et celui des agences de voyage avec Post Reisen. </w:t>
      </w:r>
    </w:p>
    <w:p w14:paraId="211BF1E5" w14:textId="5DB052BB" w:rsidR="006B6785" w:rsidRPr="00066C75" w:rsidRDefault="006B6785" w:rsidP="006B6785">
      <w:pPr>
        <w:spacing w:after="0"/>
        <w:rPr>
          <w:rFonts w:ascii="Times New Roman" w:eastAsia="Times New Roman" w:hAnsi="Times New Roman" w:cs="Times New Roman"/>
          <w:szCs w:val="21"/>
        </w:rPr>
      </w:pPr>
      <w:r>
        <w:rPr>
          <w:rFonts w:ascii="Times New Roman" w:eastAsia="Times New Roman" w:hAnsi="Times New Roman"/>
        </w:rPr>
        <w:t>Sur le plan</w:t>
      </w:r>
      <w:r w:rsidRPr="00066C75">
        <w:rPr>
          <w:rFonts w:ascii="Times New Roman" w:eastAsia="Times New Roman" w:hAnsi="Times New Roman" w:cs="Times New Roman"/>
          <w:szCs w:val="21"/>
        </w:rPr>
        <w:t xml:space="preserve"> géographique</w:t>
      </w:r>
      <w:r>
        <w:rPr>
          <w:rFonts w:ascii="Times New Roman" w:eastAsia="Times New Roman" w:hAnsi="Times New Roman"/>
        </w:rPr>
        <w:t>,</w:t>
      </w:r>
      <w:r w:rsidRPr="00066C75">
        <w:rPr>
          <w:rFonts w:ascii="Times New Roman" w:eastAsia="Times New Roman" w:hAnsi="Times New Roman" w:cs="Times New Roman"/>
          <w:szCs w:val="21"/>
        </w:rPr>
        <w:t xml:space="preserve"> DHL a </w:t>
      </w:r>
      <w:r>
        <w:rPr>
          <w:rFonts w:ascii="Times New Roman" w:eastAsia="Times New Roman" w:hAnsi="Times New Roman"/>
        </w:rPr>
        <w:t xml:space="preserve">entrepris </w:t>
      </w:r>
      <w:r w:rsidRPr="00066C75">
        <w:rPr>
          <w:rFonts w:ascii="Times New Roman" w:eastAsia="Times New Roman" w:hAnsi="Times New Roman" w:cs="Times New Roman"/>
          <w:szCs w:val="21"/>
        </w:rPr>
        <w:t>depuis 2005</w:t>
      </w:r>
      <w:r>
        <w:rPr>
          <w:rFonts w:ascii="Times New Roman" w:eastAsia="Times New Roman" w:hAnsi="Times New Roman"/>
        </w:rPr>
        <w:t xml:space="preserve"> une expansion</w:t>
      </w:r>
      <w:r w:rsidRPr="00066C75">
        <w:rPr>
          <w:rFonts w:ascii="Times New Roman" w:eastAsia="Times New Roman" w:hAnsi="Times New Roman" w:cs="Times New Roman"/>
          <w:szCs w:val="21"/>
        </w:rPr>
        <w:t xml:space="preserve"> en Asie</w:t>
      </w:r>
      <w:r>
        <w:rPr>
          <w:rFonts w:ascii="Times New Roman" w:eastAsia="Times New Roman" w:hAnsi="Times New Roman"/>
        </w:rPr>
        <w:t>, qui lui permet d’occuper</w:t>
      </w:r>
      <w:r w:rsidRPr="00066C75">
        <w:rPr>
          <w:rFonts w:ascii="Times New Roman" w:eastAsia="Times New Roman" w:hAnsi="Times New Roman" w:cs="Times New Roman"/>
          <w:szCs w:val="21"/>
        </w:rPr>
        <w:t xml:space="preserve"> 40</w:t>
      </w:r>
      <w:r w:rsidR="00E21048">
        <w:rPr>
          <w:rFonts w:ascii="Times New Roman" w:eastAsia="Times New Roman" w:hAnsi="Times New Roman" w:cs="Times New Roman"/>
          <w:szCs w:val="21"/>
        </w:rPr>
        <w:t xml:space="preserve"> </w:t>
      </w:r>
      <w:r w:rsidRPr="00066C75">
        <w:rPr>
          <w:rFonts w:ascii="Times New Roman" w:eastAsia="Times New Roman" w:hAnsi="Times New Roman" w:cs="Times New Roman"/>
          <w:szCs w:val="21"/>
        </w:rPr>
        <w:t>% du marché chinois.</w:t>
      </w:r>
    </w:p>
    <w:p w14:paraId="211BF1E6" w14:textId="77777777" w:rsidR="006B6785" w:rsidRPr="00066C75" w:rsidRDefault="006B6785" w:rsidP="006B6785">
      <w:pPr>
        <w:pStyle w:val="Sous-titre2"/>
        <w:numPr>
          <w:ilvl w:val="1"/>
          <w:numId w:val="51"/>
        </w:numPr>
        <w:jc w:val="both"/>
      </w:pPr>
      <w:r w:rsidRPr="00066C75">
        <w:t>La stratégie de Deutsche Post à l’horizon 2020 : la logistique comme principal relai</w:t>
      </w:r>
      <w:r>
        <w:t>s</w:t>
      </w:r>
      <w:r w:rsidRPr="00066C75">
        <w:t xml:space="preserve"> de croissance</w:t>
      </w:r>
    </w:p>
    <w:p w14:paraId="211BF1E7" w14:textId="08C56513" w:rsidR="006B6785" w:rsidRPr="00066C75" w:rsidRDefault="006B6785" w:rsidP="006B6785">
      <w:pPr>
        <w:spacing w:after="0"/>
        <w:rPr>
          <w:rFonts w:ascii="Times New Roman" w:eastAsia="Times New Roman" w:hAnsi="Times New Roman"/>
        </w:rPr>
      </w:pPr>
      <w:r w:rsidRPr="00066C75">
        <w:rPr>
          <w:rFonts w:ascii="Times New Roman" w:eastAsia="Times New Roman" w:hAnsi="Times New Roman" w:cs="Times New Roman"/>
          <w:szCs w:val="21"/>
          <w:shd w:val="clear" w:color="auto" w:fill="FFFFFF"/>
        </w:rPr>
        <w:t>Deutsche Post a présenté au troisième trimestre 2015 ses objectifs 2020, issus de son plan stratégique « </w:t>
      </w:r>
      <w:r w:rsidRPr="00066C75">
        <w:rPr>
          <w:rFonts w:ascii="Times New Roman" w:eastAsia="Times New Roman" w:hAnsi="Times New Roman" w:cs="Times New Roman"/>
          <w:i/>
          <w:szCs w:val="21"/>
          <w:shd w:val="clear" w:color="auto" w:fill="FFFFFF"/>
        </w:rPr>
        <w:t>Focus. Connect. Grow</w:t>
      </w:r>
      <w:r w:rsidRPr="00066C75">
        <w:rPr>
          <w:rFonts w:ascii="Times New Roman" w:eastAsia="Times New Roman" w:hAnsi="Times New Roman" w:cs="Times New Roman"/>
          <w:szCs w:val="21"/>
          <w:shd w:val="clear" w:color="auto" w:fill="FFFFFF"/>
        </w:rPr>
        <w:t> </w:t>
      </w:r>
      <w:r w:rsidRPr="00066C75">
        <w:rPr>
          <w:rFonts w:ascii="Times New Roman" w:eastAsia="Times New Roman" w:hAnsi="Times New Roman"/>
          <w:shd w:val="clear" w:color="auto" w:fill="FFFFFF"/>
        </w:rPr>
        <w:t>»</w:t>
      </w:r>
      <w:r>
        <w:rPr>
          <w:rFonts w:ascii="Times New Roman" w:eastAsia="Times New Roman" w:hAnsi="Times New Roman"/>
          <w:shd w:val="clear" w:color="auto" w:fill="FFFFFF"/>
        </w:rPr>
        <w:t>.</w:t>
      </w:r>
    </w:p>
    <w:p w14:paraId="211BF1E8" w14:textId="77777777" w:rsidR="006B6785" w:rsidRPr="00066C75" w:rsidRDefault="006B6785" w:rsidP="006B6785">
      <w:pPr>
        <w:spacing w:after="0"/>
        <w:rPr>
          <w:rFonts w:ascii="Times New Roman" w:eastAsia="Times New Roman" w:hAnsi="Times New Roman" w:cs="Times New Roman"/>
          <w:szCs w:val="21"/>
        </w:rPr>
      </w:pPr>
      <w:r>
        <w:rPr>
          <w:rFonts w:ascii="Times New Roman" w:eastAsia="Times New Roman" w:hAnsi="Times New Roman"/>
        </w:rPr>
        <w:t>Trois</w:t>
      </w:r>
      <w:r w:rsidRPr="00066C75">
        <w:rPr>
          <w:rFonts w:ascii="Times New Roman" w:eastAsia="Times New Roman" w:hAnsi="Times New Roman" w:cs="Times New Roman"/>
          <w:szCs w:val="21"/>
        </w:rPr>
        <w:t xml:space="preserve"> priorités stratégiques </w:t>
      </w:r>
      <w:r>
        <w:rPr>
          <w:rFonts w:ascii="Times New Roman" w:eastAsia="Times New Roman" w:hAnsi="Times New Roman"/>
        </w:rPr>
        <w:t>de</w:t>
      </w:r>
      <w:r w:rsidRPr="00066C75">
        <w:rPr>
          <w:rFonts w:ascii="Times New Roman" w:eastAsia="Times New Roman" w:hAnsi="Times New Roman" w:cs="Times New Roman"/>
          <w:szCs w:val="21"/>
        </w:rPr>
        <w:t xml:space="preserve"> moyen terme </w:t>
      </w:r>
      <w:r>
        <w:rPr>
          <w:rFonts w:ascii="Times New Roman" w:eastAsia="Times New Roman" w:hAnsi="Times New Roman"/>
        </w:rPr>
        <w:t xml:space="preserve">sont identifiées </w:t>
      </w:r>
      <w:r w:rsidRPr="00066C75">
        <w:rPr>
          <w:rFonts w:ascii="Times New Roman" w:eastAsia="Times New Roman" w:hAnsi="Times New Roman" w:cs="Times New Roman"/>
          <w:szCs w:val="21"/>
        </w:rPr>
        <w:t>:</w:t>
      </w:r>
    </w:p>
    <w:p w14:paraId="211BF1E9" w14:textId="77777777" w:rsidR="006B6785" w:rsidRPr="00066C75" w:rsidRDefault="006B6785" w:rsidP="006B6785">
      <w:pPr>
        <w:numPr>
          <w:ilvl w:val="0"/>
          <w:numId w:val="49"/>
        </w:numPr>
        <w:spacing w:after="0"/>
        <w:rPr>
          <w:rFonts w:ascii="Times New Roman" w:eastAsia="Times New Roman" w:hAnsi="Times New Roman" w:cs="Times New Roman"/>
          <w:szCs w:val="21"/>
        </w:rPr>
      </w:pPr>
      <w:r w:rsidRPr="00066C75">
        <w:rPr>
          <w:rFonts w:ascii="Times New Roman" w:eastAsia="Times New Roman" w:hAnsi="Times New Roman" w:cs="Times New Roman"/>
          <w:i/>
          <w:szCs w:val="21"/>
        </w:rPr>
        <w:t>Focus</w:t>
      </w:r>
      <w:r w:rsidRPr="00066C75">
        <w:rPr>
          <w:rFonts w:ascii="Times New Roman" w:eastAsia="Times New Roman" w:hAnsi="Times New Roman" w:cs="Times New Roman"/>
          <w:szCs w:val="21"/>
        </w:rPr>
        <w:t> : placer la logistique comme cœur de métier du groupe</w:t>
      </w:r>
    </w:p>
    <w:p w14:paraId="211BF1EA" w14:textId="77777777" w:rsidR="006B6785" w:rsidRPr="00066C75" w:rsidRDefault="006B6785" w:rsidP="006B6785">
      <w:pPr>
        <w:numPr>
          <w:ilvl w:val="0"/>
          <w:numId w:val="49"/>
        </w:numPr>
        <w:spacing w:after="0"/>
        <w:rPr>
          <w:rFonts w:ascii="Times New Roman" w:eastAsia="Times New Roman" w:hAnsi="Times New Roman" w:cs="Times New Roman"/>
          <w:szCs w:val="21"/>
        </w:rPr>
      </w:pPr>
      <w:r w:rsidRPr="00066C75">
        <w:rPr>
          <w:rFonts w:ascii="Times New Roman" w:eastAsia="Times New Roman" w:hAnsi="Times New Roman" w:cs="Times New Roman"/>
          <w:i/>
          <w:szCs w:val="21"/>
        </w:rPr>
        <w:t>Connect</w:t>
      </w:r>
      <w:r w:rsidRPr="00066C75">
        <w:rPr>
          <w:rFonts w:ascii="Times New Roman" w:eastAsia="Times New Roman" w:hAnsi="Times New Roman" w:cs="Times New Roman"/>
          <w:szCs w:val="21"/>
        </w:rPr>
        <w:t> : assurer la qualité des équipes et des services au client</w:t>
      </w:r>
    </w:p>
    <w:p w14:paraId="211BF1EB" w14:textId="77777777" w:rsidR="006B6785" w:rsidRPr="00066C75" w:rsidRDefault="006B6785" w:rsidP="006B6785">
      <w:pPr>
        <w:numPr>
          <w:ilvl w:val="0"/>
          <w:numId w:val="49"/>
        </w:numPr>
        <w:spacing w:after="0"/>
        <w:rPr>
          <w:rFonts w:ascii="Times New Roman" w:eastAsia="Times New Roman" w:hAnsi="Times New Roman" w:cs="Times New Roman"/>
          <w:szCs w:val="21"/>
        </w:rPr>
      </w:pPr>
      <w:r w:rsidRPr="00066C75">
        <w:rPr>
          <w:rFonts w:ascii="Times New Roman" w:eastAsia="Times New Roman" w:hAnsi="Times New Roman" w:cs="Times New Roman"/>
          <w:i/>
          <w:szCs w:val="21"/>
        </w:rPr>
        <w:t>Grow</w:t>
      </w:r>
      <w:r w:rsidRPr="00066C75">
        <w:rPr>
          <w:rFonts w:ascii="Times New Roman" w:eastAsia="Times New Roman" w:hAnsi="Times New Roman" w:cs="Times New Roman"/>
          <w:szCs w:val="21"/>
        </w:rPr>
        <w:t> : devenir leader sur la logistique liée au eCommerce et accentuer sa présence sur les marchés émergeants.</w:t>
      </w:r>
    </w:p>
    <w:p w14:paraId="211BF1EC" w14:textId="77777777"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Deutsche Post a pris des initiatives qui vont dans ce sens, avec :</w:t>
      </w:r>
    </w:p>
    <w:p w14:paraId="211BF1ED" w14:textId="77777777" w:rsidR="006B6785" w:rsidRPr="00066C75" w:rsidRDefault="006B6785" w:rsidP="006B6785">
      <w:pPr>
        <w:numPr>
          <w:ilvl w:val="0"/>
          <w:numId w:val="50"/>
        </w:num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le développement du service Packstation</w:t>
      </w:r>
      <w:r>
        <w:rPr>
          <w:rFonts w:ascii="Times New Roman" w:eastAsia="Times New Roman" w:hAnsi="Times New Roman"/>
        </w:rPr>
        <w:t>, qui</w:t>
      </w:r>
      <w:r w:rsidRPr="00066C75">
        <w:rPr>
          <w:rFonts w:ascii="Times New Roman" w:eastAsia="Times New Roman" w:hAnsi="Times New Roman" w:cs="Times New Roman"/>
          <w:szCs w:val="21"/>
        </w:rPr>
        <w:t xml:space="preserve"> permet aux clients de récupérer 7j/7 et 24h/24 leurs colis commandés en ligne grâce à des consoles automatiques ; </w:t>
      </w:r>
    </w:p>
    <w:p w14:paraId="211BF1EE" w14:textId="77777777" w:rsidR="006B6785" w:rsidRPr="00066C75" w:rsidRDefault="006B6785" w:rsidP="006B6785">
      <w:pPr>
        <w:numPr>
          <w:ilvl w:val="0"/>
          <w:numId w:val="50"/>
        </w:num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le service Track&amp;Trace, qui leur permet de suivre la livraison du colis en temps réel ;</w:t>
      </w:r>
    </w:p>
    <w:p w14:paraId="211BF1EF" w14:textId="77777777" w:rsidR="006B6785" w:rsidRPr="00066C75" w:rsidRDefault="006B6785" w:rsidP="006B6785">
      <w:pPr>
        <w:numPr>
          <w:ilvl w:val="0"/>
          <w:numId w:val="50"/>
        </w:num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une prise de participation majoritaire dans l’entreprise Allyouneed, un supermarché online ;</w:t>
      </w:r>
    </w:p>
    <w:p w14:paraId="211BF1F0" w14:textId="77777777" w:rsidR="006B6785" w:rsidRPr="00066C75" w:rsidRDefault="006B6785" w:rsidP="006B6785">
      <w:pPr>
        <w:numPr>
          <w:ilvl w:val="0"/>
          <w:numId w:val="50"/>
        </w:num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l’expérimentation d’une solution de livraison de colis très urgents par hélicoptère ou par drone (The DHL Parcelcopter) pour concurrencer le service Prime Now d’Amazon.</w:t>
      </w:r>
    </w:p>
    <w:p w14:paraId="211BF1F1" w14:textId="77777777" w:rsidR="006B6785" w:rsidRPr="00270E7A" w:rsidRDefault="006B6785" w:rsidP="006B6785">
      <w:pPr>
        <w:pStyle w:val="Sous-titre1"/>
        <w:numPr>
          <w:ilvl w:val="0"/>
          <w:numId w:val="53"/>
        </w:numPr>
        <w:rPr>
          <w:rFonts w:ascii="Times New Roman" w:eastAsia="Times New Roman" w:hAnsi="Times New Roman"/>
          <w:b w:val="0"/>
          <w:sz w:val="24"/>
          <w:lang w:eastAsia="fr-FR"/>
        </w:rPr>
      </w:pPr>
      <w:r w:rsidRPr="00066C75">
        <w:t>Royal Mail</w:t>
      </w:r>
    </w:p>
    <w:p w14:paraId="211BF1F2" w14:textId="77777777"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 xml:space="preserve">Fondé par Henri VIII en 1516, Royal Mail a cessé d’être un service public le 15 octobre 2013 après son introduction en bourse par le gouvernement britannique. L’opérateur est aujourd’hui une entreprise totalement privée après la vente par l’État de ses parts restantes en octobre 2015. </w:t>
      </w:r>
    </w:p>
    <w:p w14:paraId="211BF1F3" w14:textId="77777777" w:rsidR="006B6785" w:rsidRPr="00066C75" w:rsidRDefault="006B6785" w:rsidP="006B6785">
      <w:pPr>
        <w:pStyle w:val="Sous-titre2"/>
        <w:numPr>
          <w:ilvl w:val="1"/>
          <w:numId w:val="52"/>
        </w:numPr>
        <w:jc w:val="both"/>
      </w:pPr>
      <w:r w:rsidRPr="00066C75">
        <w:t xml:space="preserve">Situation financière de Royal Mail : un opérateur </w:t>
      </w:r>
      <w:r>
        <w:t>centré</w:t>
      </w:r>
      <w:r w:rsidRPr="00066C75">
        <w:t xml:space="preserve"> sur les activités postales traditionnelles</w:t>
      </w:r>
    </w:p>
    <w:p w14:paraId="211BF1F4" w14:textId="77777777"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Les résultats de l’opérateur s’améliorent sur la période :</w:t>
      </w:r>
    </w:p>
    <w:p w14:paraId="211BF1F5" w14:textId="77777777" w:rsidR="006B6785" w:rsidRDefault="006B6785" w:rsidP="006B6785">
      <w:pPr>
        <w:spacing w:after="0"/>
        <w:rPr>
          <w:rFonts w:ascii="Times New Roman" w:eastAsia="Times New Roman" w:hAnsi="Times New Roman"/>
        </w:rPr>
      </w:pPr>
    </w:p>
    <w:p w14:paraId="211BF1F6" w14:textId="77777777" w:rsidR="006B6785" w:rsidRPr="00066C75" w:rsidRDefault="006B6785" w:rsidP="006B6785">
      <w:pPr>
        <w:spacing w:after="0"/>
        <w:rPr>
          <w:rFonts w:ascii="Times New Roman" w:eastAsia="Times New Roman" w:hAnsi="Times New Roman"/>
        </w:rPr>
      </w:pPr>
    </w:p>
    <w:p w14:paraId="211BF1F7" w14:textId="53A679DF" w:rsidR="006B6785" w:rsidRPr="00066C75" w:rsidRDefault="00FE0B50" w:rsidP="00FE0B50">
      <w:pPr>
        <w:jc w:val="center"/>
        <w:rPr>
          <w:rFonts w:ascii="Times New Roman" w:eastAsia="Times New Roman" w:hAnsi="Times New Roman" w:cs="Times New Roman"/>
          <w:b/>
          <w:szCs w:val="21"/>
          <w:shd w:val="clear" w:color="auto" w:fill="FFFFFF"/>
        </w:rPr>
      </w:pPr>
      <w:r>
        <w:rPr>
          <w:rFonts w:ascii="Times New Roman" w:eastAsia="Times New Roman" w:hAnsi="Times New Roman" w:cs="Times New Roman"/>
          <w:b/>
          <w:szCs w:val="21"/>
          <w:shd w:val="clear" w:color="auto" w:fill="FFFFFF"/>
        </w:rPr>
        <w:t>P</w:t>
      </w:r>
      <w:r w:rsidR="006B6785" w:rsidRPr="00066C75">
        <w:rPr>
          <w:rFonts w:ascii="Times New Roman" w:eastAsia="Times New Roman" w:hAnsi="Times New Roman" w:cs="Times New Roman"/>
          <w:b/>
          <w:szCs w:val="21"/>
          <w:shd w:val="clear" w:color="auto" w:fill="FFFFFF"/>
        </w:rPr>
        <w:t>rincipaux résultats de Royal Mail</w:t>
      </w:r>
    </w:p>
    <w:tbl>
      <w:tblPr>
        <w:tblStyle w:val="TABLEAURAPPORTPUBLICTHMATIQUE"/>
        <w:tblpPr w:leftFromText="141" w:rightFromText="141" w:vertAnchor="text" w:tblpXSpec="center" w:tblpY="1"/>
        <w:tblW w:w="0" w:type="auto"/>
        <w:tblInd w:w="0" w:type="dxa"/>
        <w:tblLook w:val="04A0" w:firstRow="1" w:lastRow="0" w:firstColumn="1" w:lastColumn="0" w:noHBand="0" w:noVBand="1"/>
      </w:tblPr>
      <w:tblGrid>
        <w:gridCol w:w="1383"/>
        <w:gridCol w:w="636"/>
        <w:gridCol w:w="636"/>
        <w:gridCol w:w="636"/>
        <w:gridCol w:w="689"/>
        <w:gridCol w:w="636"/>
        <w:gridCol w:w="636"/>
      </w:tblGrid>
      <w:tr w:rsidR="006B6785" w:rsidRPr="00270E7A" w14:paraId="211BF1FF" w14:textId="77777777" w:rsidTr="006B4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1BF1F8" w14:textId="77777777" w:rsidR="006B6785" w:rsidRPr="00270E7A" w:rsidRDefault="006B6785" w:rsidP="00FE0B50">
            <w:pPr>
              <w:ind w:firstLine="0"/>
              <w:jc w:val="center"/>
              <w:rPr>
                <w:rFonts w:ascii="Times New Roman" w:hAnsi="Times New Roman" w:cs="Times New Roman"/>
              </w:rPr>
            </w:pPr>
          </w:p>
        </w:tc>
        <w:tc>
          <w:tcPr>
            <w:tcW w:w="0" w:type="auto"/>
          </w:tcPr>
          <w:p w14:paraId="211BF1F9" w14:textId="77777777" w:rsidR="006B6785" w:rsidRPr="00270E7A" w:rsidRDefault="006B6785" w:rsidP="00FE0B5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2010</w:t>
            </w:r>
          </w:p>
        </w:tc>
        <w:tc>
          <w:tcPr>
            <w:tcW w:w="0" w:type="auto"/>
          </w:tcPr>
          <w:p w14:paraId="211BF1FA" w14:textId="77777777" w:rsidR="006B6785" w:rsidRPr="00270E7A" w:rsidRDefault="006B6785" w:rsidP="00FE0B5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2011</w:t>
            </w:r>
          </w:p>
        </w:tc>
        <w:tc>
          <w:tcPr>
            <w:tcW w:w="0" w:type="auto"/>
          </w:tcPr>
          <w:p w14:paraId="211BF1FB" w14:textId="77777777" w:rsidR="006B6785" w:rsidRPr="00270E7A" w:rsidRDefault="006B6785" w:rsidP="00FE0B5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2012</w:t>
            </w:r>
          </w:p>
        </w:tc>
        <w:tc>
          <w:tcPr>
            <w:tcW w:w="0" w:type="auto"/>
          </w:tcPr>
          <w:p w14:paraId="211BF1FC" w14:textId="77777777" w:rsidR="006B6785" w:rsidRPr="00270E7A" w:rsidRDefault="006B6785" w:rsidP="00FE0B5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2013</w:t>
            </w:r>
          </w:p>
        </w:tc>
        <w:tc>
          <w:tcPr>
            <w:tcW w:w="0" w:type="auto"/>
          </w:tcPr>
          <w:p w14:paraId="211BF1FD" w14:textId="77777777" w:rsidR="006B6785" w:rsidRPr="00270E7A" w:rsidRDefault="006B6785" w:rsidP="00FE0B5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2014</w:t>
            </w:r>
          </w:p>
        </w:tc>
        <w:tc>
          <w:tcPr>
            <w:tcW w:w="0" w:type="auto"/>
          </w:tcPr>
          <w:p w14:paraId="211BF1FE" w14:textId="77777777" w:rsidR="006B6785" w:rsidRPr="00270E7A" w:rsidRDefault="006B6785" w:rsidP="00FE0B5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2015</w:t>
            </w:r>
          </w:p>
        </w:tc>
      </w:tr>
      <w:tr w:rsidR="006B6785" w:rsidRPr="00270E7A" w14:paraId="211BF207" w14:textId="77777777" w:rsidTr="006B4EC4">
        <w:tc>
          <w:tcPr>
            <w:cnfStyle w:val="001000000000" w:firstRow="0" w:lastRow="0" w:firstColumn="1" w:lastColumn="0" w:oddVBand="0" w:evenVBand="0" w:oddHBand="0" w:evenHBand="0" w:firstRowFirstColumn="0" w:firstRowLastColumn="0" w:lastRowFirstColumn="0" w:lastRowLastColumn="0"/>
            <w:tcW w:w="0" w:type="auto"/>
          </w:tcPr>
          <w:p w14:paraId="211BF200" w14:textId="77777777" w:rsidR="006B6785" w:rsidRPr="00270E7A" w:rsidRDefault="006B6785" w:rsidP="00FE0B50">
            <w:pPr>
              <w:ind w:firstLine="0"/>
              <w:jc w:val="center"/>
              <w:rPr>
                <w:rFonts w:ascii="Times New Roman" w:hAnsi="Times New Roman" w:cs="Times New Roman"/>
              </w:rPr>
            </w:pPr>
            <w:r w:rsidRPr="00270E7A">
              <w:rPr>
                <w:rFonts w:ascii="Times New Roman" w:hAnsi="Times New Roman" w:cs="Times New Roman"/>
              </w:rPr>
              <w:t>CA (en Md€)</w:t>
            </w:r>
          </w:p>
        </w:tc>
        <w:tc>
          <w:tcPr>
            <w:tcW w:w="0" w:type="auto"/>
          </w:tcPr>
          <w:p w14:paraId="211BF201"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9,5</w:t>
            </w:r>
          </w:p>
        </w:tc>
        <w:tc>
          <w:tcPr>
            <w:tcW w:w="0" w:type="auto"/>
          </w:tcPr>
          <w:p w14:paraId="211BF202"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10,5</w:t>
            </w:r>
          </w:p>
        </w:tc>
        <w:tc>
          <w:tcPr>
            <w:tcW w:w="0" w:type="auto"/>
          </w:tcPr>
          <w:p w14:paraId="211BF203"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10,8</w:t>
            </w:r>
          </w:p>
        </w:tc>
        <w:tc>
          <w:tcPr>
            <w:tcW w:w="0" w:type="auto"/>
          </w:tcPr>
          <w:p w14:paraId="211BF204"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11,4</w:t>
            </w:r>
          </w:p>
        </w:tc>
        <w:tc>
          <w:tcPr>
            <w:tcW w:w="0" w:type="auto"/>
          </w:tcPr>
          <w:p w14:paraId="211BF205"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12,8</w:t>
            </w:r>
          </w:p>
        </w:tc>
        <w:tc>
          <w:tcPr>
            <w:tcW w:w="0" w:type="auto"/>
          </w:tcPr>
          <w:p w14:paraId="211BF206"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11,7</w:t>
            </w:r>
          </w:p>
        </w:tc>
      </w:tr>
      <w:tr w:rsidR="006B6785" w:rsidRPr="00270E7A" w14:paraId="211BF20F" w14:textId="77777777" w:rsidTr="006B4EC4">
        <w:tc>
          <w:tcPr>
            <w:cnfStyle w:val="001000000000" w:firstRow="0" w:lastRow="0" w:firstColumn="1" w:lastColumn="0" w:oddVBand="0" w:evenVBand="0" w:oddHBand="0" w:evenHBand="0" w:firstRowFirstColumn="0" w:firstRowLastColumn="0" w:lastRowFirstColumn="0" w:lastRowLastColumn="0"/>
            <w:tcW w:w="0" w:type="auto"/>
          </w:tcPr>
          <w:p w14:paraId="211BF208" w14:textId="77777777" w:rsidR="006B6785" w:rsidRPr="00270E7A" w:rsidRDefault="006B6785" w:rsidP="00FE0B50">
            <w:pPr>
              <w:ind w:firstLine="0"/>
              <w:jc w:val="center"/>
              <w:rPr>
                <w:rFonts w:ascii="Times New Roman" w:hAnsi="Times New Roman" w:cs="Times New Roman"/>
              </w:rPr>
            </w:pPr>
            <w:r w:rsidRPr="00270E7A">
              <w:rPr>
                <w:rFonts w:ascii="Times New Roman" w:hAnsi="Times New Roman" w:cs="Times New Roman"/>
              </w:rPr>
              <w:t>EBIT (en M€)</w:t>
            </w:r>
          </w:p>
        </w:tc>
        <w:tc>
          <w:tcPr>
            <w:tcW w:w="0" w:type="auto"/>
          </w:tcPr>
          <w:p w14:paraId="211BF209"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84</w:t>
            </w:r>
          </w:p>
        </w:tc>
        <w:tc>
          <w:tcPr>
            <w:tcW w:w="0" w:type="auto"/>
          </w:tcPr>
          <w:p w14:paraId="211BF20A"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332</w:t>
            </w:r>
          </w:p>
        </w:tc>
        <w:tc>
          <w:tcPr>
            <w:tcW w:w="0" w:type="auto"/>
          </w:tcPr>
          <w:p w14:paraId="211BF20B"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390</w:t>
            </w:r>
          </w:p>
        </w:tc>
        <w:tc>
          <w:tcPr>
            <w:tcW w:w="0" w:type="auto"/>
          </w:tcPr>
          <w:p w14:paraId="211BF20C"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2 009</w:t>
            </w:r>
          </w:p>
        </w:tc>
        <w:tc>
          <w:tcPr>
            <w:tcW w:w="0" w:type="auto"/>
          </w:tcPr>
          <w:p w14:paraId="211BF20D"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483</w:t>
            </w:r>
          </w:p>
        </w:tc>
        <w:tc>
          <w:tcPr>
            <w:tcW w:w="0" w:type="auto"/>
          </w:tcPr>
          <w:p w14:paraId="211BF20E"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211</w:t>
            </w:r>
          </w:p>
        </w:tc>
      </w:tr>
      <w:tr w:rsidR="006B6785" w:rsidRPr="00270E7A" w14:paraId="211BF217" w14:textId="77777777" w:rsidTr="006B4EC4">
        <w:tc>
          <w:tcPr>
            <w:cnfStyle w:val="001000000000" w:firstRow="0" w:lastRow="0" w:firstColumn="1" w:lastColumn="0" w:oddVBand="0" w:evenVBand="0" w:oddHBand="0" w:evenHBand="0" w:firstRowFirstColumn="0" w:firstRowLastColumn="0" w:lastRowFirstColumn="0" w:lastRowLastColumn="0"/>
            <w:tcW w:w="0" w:type="auto"/>
          </w:tcPr>
          <w:p w14:paraId="211BF210" w14:textId="77777777" w:rsidR="006B6785" w:rsidRPr="00270E7A" w:rsidRDefault="006B6785" w:rsidP="00FE0B50">
            <w:pPr>
              <w:ind w:firstLine="0"/>
              <w:jc w:val="center"/>
              <w:rPr>
                <w:rFonts w:ascii="Times New Roman" w:hAnsi="Times New Roman" w:cs="Times New Roman"/>
              </w:rPr>
            </w:pPr>
            <w:r w:rsidRPr="00270E7A">
              <w:rPr>
                <w:rFonts w:ascii="Times New Roman" w:hAnsi="Times New Roman" w:cs="Times New Roman"/>
              </w:rPr>
              <w:t>EBIT/CA (%)</w:t>
            </w:r>
          </w:p>
        </w:tc>
        <w:tc>
          <w:tcPr>
            <w:tcW w:w="0" w:type="auto"/>
          </w:tcPr>
          <w:p w14:paraId="211BF211"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0,9</w:t>
            </w:r>
          </w:p>
        </w:tc>
        <w:tc>
          <w:tcPr>
            <w:tcW w:w="0" w:type="auto"/>
          </w:tcPr>
          <w:p w14:paraId="211BF212"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3,2</w:t>
            </w:r>
          </w:p>
        </w:tc>
        <w:tc>
          <w:tcPr>
            <w:tcW w:w="0" w:type="auto"/>
          </w:tcPr>
          <w:p w14:paraId="211BF213"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3,6</w:t>
            </w:r>
          </w:p>
        </w:tc>
        <w:tc>
          <w:tcPr>
            <w:tcW w:w="0" w:type="auto"/>
          </w:tcPr>
          <w:p w14:paraId="211BF214"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17,6</w:t>
            </w:r>
          </w:p>
        </w:tc>
        <w:tc>
          <w:tcPr>
            <w:tcW w:w="0" w:type="auto"/>
          </w:tcPr>
          <w:p w14:paraId="211BF215"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3,8</w:t>
            </w:r>
          </w:p>
        </w:tc>
        <w:tc>
          <w:tcPr>
            <w:tcW w:w="0" w:type="auto"/>
          </w:tcPr>
          <w:p w14:paraId="211BF216" w14:textId="77777777" w:rsidR="006B6785" w:rsidRPr="00270E7A"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1,8</w:t>
            </w:r>
          </w:p>
        </w:tc>
      </w:tr>
    </w:tbl>
    <w:p w14:paraId="211BF218" w14:textId="77777777" w:rsidR="006B6785" w:rsidRPr="00270E7A" w:rsidRDefault="006B6785" w:rsidP="0014605E">
      <w:pPr>
        <w:pStyle w:val="TexteSource"/>
        <w:rPr>
          <w:shd w:val="clear" w:color="auto" w:fill="FFFFFF"/>
        </w:rPr>
      </w:pPr>
      <w:r w:rsidRPr="00270E7A">
        <w:rPr>
          <w:shd w:val="clear" w:color="auto" w:fill="FFFFFF"/>
        </w:rPr>
        <w:t>Source : rapport annuel 2015</w:t>
      </w:r>
    </w:p>
    <w:p w14:paraId="211BF219" w14:textId="6A215F02"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La hausse régulière du chiffre d’affaires (+4,3</w:t>
      </w:r>
      <w:r w:rsidR="00E21048">
        <w:rPr>
          <w:rFonts w:ascii="Times New Roman" w:eastAsia="Times New Roman" w:hAnsi="Times New Roman" w:cs="Times New Roman"/>
          <w:szCs w:val="21"/>
        </w:rPr>
        <w:t xml:space="preserve"> </w:t>
      </w:r>
      <w:r w:rsidRPr="00066C75">
        <w:rPr>
          <w:rFonts w:ascii="Times New Roman" w:eastAsia="Times New Roman" w:hAnsi="Times New Roman" w:cs="Times New Roman"/>
          <w:szCs w:val="21"/>
        </w:rPr>
        <w:t>% par an en moyenne) s’accompagne d’une importante augmentation de l’EBIT (x2,5) et de la marge opérationnelle, imputable à deux facteurs : la hausse des tarifs postaux en 2012 (+30</w:t>
      </w:r>
      <w:r w:rsidR="00E21048">
        <w:rPr>
          <w:rFonts w:ascii="Times New Roman" w:eastAsia="Times New Roman" w:hAnsi="Times New Roman" w:cs="Times New Roman"/>
          <w:szCs w:val="21"/>
        </w:rPr>
        <w:t xml:space="preserve"> </w:t>
      </w:r>
      <w:r w:rsidRPr="00066C75">
        <w:rPr>
          <w:rFonts w:ascii="Times New Roman" w:eastAsia="Times New Roman" w:hAnsi="Times New Roman" w:cs="Times New Roman"/>
          <w:szCs w:val="21"/>
        </w:rPr>
        <w:t>% sur le timbre Prio et +39</w:t>
      </w:r>
      <w:r w:rsidR="00E21048">
        <w:rPr>
          <w:rFonts w:ascii="Times New Roman" w:eastAsia="Times New Roman" w:hAnsi="Times New Roman" w:cs="Times New Roman"/>
          <w:szCs w:val="21"/>
        </w:rPr>
        <w:t xml:space="preserve"> </w:t>
      </w:r>
      <w:r w:rsidRPr="00066C75">
        <w:rPr>
          <w:rFonts w:ascii="Times New Roman" w:eastAsia="Times New Roman" w:hAnsi="Times New Roman" w:cs="Times New Roman"/>
          <w:szCs w:val="21"/>
        </w:rPr>
        <w:t>% sur le timbre Eco) et les actions de réduction de coûts, notamment une baisse des effectifs :</w:t>
      </w:r>
    </w:p>
    <w:p w14:paraId="211BF21A" w14:textId="2A821996" w:rsidR="006B6785" w:rsidRPr="00066C75" w:rsidRDefault="00AA5D2A" w:rsidP="006B6785">
      <w:pPr>
        <w:jc w:val="center"/>
        <w:rPr>
          <w:rFonts w:ascii="Times New Roman" w:eastAsia="Times New Roman" w:hAnsi="Times New Roman" w:cs="Times New Roman"/>
          <w:szCs w:val="21"/>
          <w:shd w:val="clear" w:color="auto" w:fill="FFFFFF"/>
        </w:rPr>
      </w:pPr>
      <w:r>
        <w:rPr>
          <w:rFonts w:ascii="Times New Roman" w:eastAsia="Times New Roman" w:hAnsi="Times New Roman" w:cs="Times New Roman"/>
          <w:b/>
          <w:szCs w:val="21"/>
        </w:rPr>
        <w:t>É</w:t>
      </w:r>
      <w:r w:rsidR="006B6785" w:rsidRPr="00066C75">
        <w:rPr>
          <w:rFonts w:ascii="Times New Roman" w:eastAsia="Times New Roman" w:hAnsi="Times New Roman" w:cs="Times New Roman"/>
          <w:b/>
          <w:szCs w:val="21"/>
        </w:rPr>
        <w:t>volution des employés de Royal Mail</w:t>
      </w:r>
    </w:p>
    <w:tbl>
      <w:tblPr>
        <w:tblStyle w:val="TABLEAURAPPORTPUBLICTHMATIQUE"/>
        <w:tblpPr w:leftFromText="141" w:rightFromText="141" w:vertAnchor="text" w:tblpXSpec="center" w:tblpY="1"/>
        <w:tblW w:w="0" w:type="auto"/>
        <w:tblInd w:w="0" w:type="dxa"/>
        <w:tblLook w:val="04A0" w:firstRow="1" w:lastRow="0" w:firstColumn="1" w:lastColumn="0" w:noHBand="0" w:noVBand="1"/>
      </w:tblPr>
      <w:tblGrid>
        <w:gridCol w:w="1307"/>
        <w:gridCol w:w="801"/>
        <w:gridCol w:w="801"/>
        <w:gridCol w:w="801"/>
        <w:gridCol w:w="801"/>
        <w:gridCol w:w="801"/>
        <w:gridCol w:w="801"/>
      </w:tblGrid>
      <w:tr w:rsidR="006B6785" w:rsidRPr="00270E7A" w14:paraId="211BF222" w14:textId="77777777" w:rsidTr="006B4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1BF21B" w14:textId="77777777" w:rsidR="006B6785" w:rsidRPr="00270E7A" w:rsidRDefault="006B6785" w:rsidP="00FE0B50">
            <w:pPr>
              <w:ind w:firstLine="0"/>
              <w:jc w:val="center"/>
              <w:rPr>
                <w:rFonts w:ascii="Times New Roman" w:hAnsi="Times New Roman" w:cs="Times New Roman"/>
              </w:rPr>
            </w:pPr>
            <w:r w:rsidRPr="00270E7A">
              <w:rPr>
                <w:rFonts w:ascii="Times New Roman" w:hAnsi="Times New Roman" w:cs="Times New Roman"/>
              </w:rPr>
              <w:t>Employés</w:t>
            </w:r>
          </w:p>
        </w:tc>
        <w:tc>
          <w:tcPr>
            <w:tcW w:w="0" w:type="auto"/>
          </w:tcPr>
          <w:p w14:paraId="211BF21C" w14:textId="77777777" w:rsidR="006B6785" w:rsidRPr="00270E7A" w:rsidRDefault="006B6785" w:rsidP="00FE0B5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2010</w:t>
            </w:r>
          </w:p>
        </w:tc>
        <w:tc>
          <w:tcPr>
            <w:tcW w:w="0" w:type="auto"/>
          </w:tcPr>
          <w:p w14:paraId="211BF21D" w14:textId="77777777" w:rsidR="006B6785" w:rsidRPr="00270E7A" w:rsidRDefault="006B6785" w:rsidP="00FE0B5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2011</w:t>
            </w:r>
          </w:p>
        </w:tc>
        <w:tc>
          <w:tcPr>
            <w:tcW w:w="0" w:type="auto"/>
          </w:tcPr>
          <w:p w14:paraId="211BF21E" w14:textId="77777777" w:rsidR="006B6785" w:rsidRPr="00270E7A" w:rsidRDefault="006B6785" w:rsidP="00FE0B5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2012</w:t>
            </w:r>
          </w:p>
        </w:tc>
        <w:tc>
          <w:tcPr>
            <w:tcW w:w="0" w:type="auto"/>
          </w:tcPr>
          <w:p w14:paraId="211BF21F" w14:textId="77777777" w:rsidR="006B6785" w:rsidRPr="00270E7A" w:rsidRDefault="006B6785" w:rsidP="00FE0B5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2013</w:t>
            </w:r>
          </w:p>
        </w:tc>
        <w:tc>
          <w:tcPr>
            <w:tcW w:w="0" w:type="auto"/>
          </w:tcPr>
          <w:p w14:paraId="211BF220" w14:textId="77777777" w:rsidR="006B6785" w:rsidRPr="00270E7A" w:rsidRDefault="006B6785" w:rsidP="00FE0B5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2014</w:t>
            </w:r>
          </w:p>
        </w:tc>
        <w:tc>
          <w:tcPr>
            <w:tcW w:w="0" w:type="auto"/>
          </w:tcPr>
          <w:p w14:paraId="211BF221" w14:textId="77777777" w:rsidR="006B6785" w:rsidRPr="00270E7A" w:rsidRDefault="006B6785" w:rsidP="00FE0B50">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2015</w:t>
            </w:r>
          </w:p>
        </w:tc>
      </w:tr>
      <w:tr w:rsidR="006B6785" w:rsidRPr="00270E7A" w14:paraId="211BF22A" w14:textId="77777777" w:rsidTr="006B4EC4">
        <w:tc>
          <w:tcPr>
            <w:cnfStyle w:val="001000000000" w:firstRow="0" w:lastRow="0" w:firstColumn="1" w:lastColumn="0" w:oddVBand="0" w:evenVBand="0" w:oddHBand="0" w:evenHBand="0" w:firstRowFirstColumn="0" w:firstRowLastColumn="0" w:lastRowFirstColumn="0" w:lastRowLastColumn="0"/>
            <w:tcW w:w="0" w:type="auto"/>
          </w:tcPr>
          <w:p w14:paraId="211BF223" w14:textId="77777777" w:rsidR="006B6785" w:rsidRPr="00270E7A" w:rsidRDefault="006B6785" w:rsidP="00FE0B50">
            <w:pPr>
              <w:ind w:firstLine="0"/>
              <w:jc w:val="center"/>
              <w:rPr>
                <w:rFonts w:ascii="Times New Roman" w:hAnsi="Times New Roman" w:cs="Times New Roman"/>
              </w:rPr>
            </w:pPr>
            <w:r w:rsidRPr="00270E7A">
              <w:rPr>
                <w:rFonts w:ascii="Times New Roman" w:hAnsi="Times New Roman" w:cs="Times New Roman"/>
              </w:rPr>
              <w:t>UKPIL</w:t>
            </w:r>
          </w:p>
        </w:tc>
        <w:tc>
          <w:tcPr>
            <w:tcW w:w="0" w:type="auto"/>
          </w:tcPr>
          <w:p w14:paraId="211BF224"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155 181</w:t>
            </w:r>
          </w:p>
        </w:tc>
        <w:tc>
          <w:tcPr>
            <w:tcW w:w="0" w:type="auto"/>
          </w:tcPr>
          <w:p w14:paraId="211BF225"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151 156</w:t>
            </w:r>
          </w:p>
        </w:tc>
        <w:tc>
          <w:tcPr>
            <w:tcW w:w="0" w:type="auto"/>
          </w:tcPr>
          <w:p w14:paraId="211BF226"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149 940</w:t>
            </w:r>
          </w:p>
        </w:tc>
        <w:tc>
          <w:tcPr>
            <w:tcW w:w="0" w:type="auto"/>
          </w:tcPr>
          <w:p w14:paraId="211BF227"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148 441</w:t>
            </w:r>
          </w:p>
        </w:tc>
        <w:tc>
          <w:tcPr>
            <w:tcW w:w="0" w:type="auto"/>
          </w:tcPr>
          <w:p w14:paraId="211BF228"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142 910</w:t>
            </w:r>
          </w:p>
        </w:tc>
        <w:tc>
          <w:tcPr>
            <w:tcW w:w="0" w:type="auto"/>
          </w:tcPr>
          <w:p w14:paraId="211BF229"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139 408</w:t>
            </w:r>
          </w:p>
        </w:tc>
      </w:tr>
      <w:tr w:rsidR="006B6785" w:rsidRPr="00270E7A" w14:paraId="211BF232" w14:textId="77777777" w:rsidTr="006B4EC4">
        <w:tc>
          <w:tcPr>
            <w:cnfStyle w:val="001000000000" w:firstRow="0" w:lastRow="0" w:firstColumn="1" w:lastColumn="0" w:oddVBand="0" w:evenVBand="0" w:oddHBand="0" w:evenHBand="0" w:firstRowFirstColumn="0" w:firstRowLastColumn="0" w:lastRowFirstColumn="0" w:lastRowLastColumn="0"/>
            <w:tcW w:w="0" w:type="auto"/>
          </w:tcPr>
          <w:p w14:paraId="211BF22B" w14:textId="77777777" w:rsidR="006B6785" w:rsidRPr="00270E7A" w:rsidRDefault="006B6785" w:rsidP="00FE0B50">
            <w:pPr>
              <w:ind w:firstLine="0"/>
              <w:jc w:val="center"/>
              <w:rPr>
                <w:rFonts w:ascii="Times New Roman" w:hAnsi="Times New Roman" w:cs="Times New Roman"/>
              </w:rPr>
            </w:pPr>
            <w:r w:rsidRPr="00270E7A">
              <w:rPr>
                <w:rFonts w:ascii="Times New Roman" w:hAnsi="Times New Roman" w:cs="Times New Roman"/>
              </w:rPr>
              <w:t>GLS</w:t>
            </w:r>
          </w:p>
        </w:tc>
        <w:tc>
          <w:tcPr>
            <w:tcW w:w="0" w:type="auto"/>
          </w:tcPr>
          <w:p w14:paraId="211BF22C"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13 167</w:t>
            </w:r>
          </w:p>
        </w:tc>
        <w:tc>
          <w:tcPr>
            <w:tcW w:w="0" w:type="auto"/>
          </w:tcPr>
          <w:p w14:paraId="211BF22D"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13 362</w:t>
            </w:r>
          </w:p>
        </w:tc>
        <w:tc>
          <w:tcPr>
            <w:tcW w:w="0" w:type="auto"/>
          </w:tcPr>
          <w:p w14:paraId="211BF22E" w14:textId="77777777" w:rsidR="006B6785" w:rsidRPr="00325D11" w:rsidRDefault="006B6785" w:rsidP="00FE0B50">
            <w:pPr>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13 646</w:t>
            </w:r>
          </w:p>
        </w:tc>
        <w:tc>
          <w:tcPr>
            <w:tcW w:w="0" w:type="auto"/>
          </w:tcPr>
          <w:p w14:paraId="211BF22F"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13 811</w:t>
            </w:r>
          </w:p>
        </w:tc>
        <w:tc>
          <w:tcPr>
            <w:tcW w:w="0" w:type="auto"/>
          </w:tcPr>
          <w:p w14:paraId="211BF230"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14 409</w:t>
            </w:r>
          </w:p>
        </w:tc>
        <w:tc>
          <w:tcPr>
            <w:tcW w:w="0" w:type="auto"/>
          </w:tcPr>
          <w:p w14:paraId="211BF231"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13 991</w:t>
            </w:r>
          </w:p>
        </w:tc>
      </w:tr>
      <w:tr w:rsidR="006B6785" w:rsidRPr="00270E7A" w14:paraId="211BF23A" w14:textId="77777777" w:rsidTr="006B4EC4">
        <w:tc>
          <w:tcPr>
            <w:cnfStyle w:val="001000000000" w:firstRow="0" w:lastRow="0" w:firstColumn="1" w:lastColumn="0" w:oddVBand="0" w:evenVBand="0" w:oddHBand="0" w:evenHBand="0" w:firstRowFirstColumn="0" w:firstRowLastColumn="0" w:lastRowFirstColumn="0" w:lastRowLastColumn="0"/>
            <w:tcW w:w="0" w:type="auto"/>
          </w:tcPr>
          <w:p w14:paraId="211BF233" w14:textId="77777777" w:rsidR="006B6785" w:rsidRPr="00270E7A" w:rsidRDefault="006B6785" w:rsidP="00FE0B50">
            <w:pPr>
              <w:ind w:firstLine="0"/>
              <w:jc w:val="center"/>
              <w:rPr>
                <w:rFonts w:ascii="Times New Roman" w:hAnsi="Times New Roman" w:cs="Times New Roman"/>
              </w:rPr>
            </w:pPr>
            <w:r w:rsidRPr="00270E7A">
              <w:rPr>
                <w:rFonts w:ascii="Times New Roman" w:hAnsi="Times New Roman" w:cs="Times New Roman"/>
              </w:rPr>
              <w:t>Filiales</w:t>
            </w:r>
          </w:p>
        </w:tc>
        <w:tc>
          <w:tcPr>
            <w:tcW w:w="0" w:type="auto"/>
          </w:tcPr>
          <w:p w14:paraId="211BF234"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4 254</w:t>
            </w:r>
          </w:p>
        </w:tc>
        <w:tc>
          <w:tcPr>
            <w:tcW w:w="0" w:type="auto"/>
          </w:tcPr>
          <w:p w14:paraId="211BF235"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3 926</w:t>
            </w:r>
          </w:p>
        </w:tc>
        <w:tc>
          <w:tcPr>
            <w:tcW w:w="0" w:type="auto"/>
          </w:tcPr>
          <w:p w14:paraId="211BF236"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4 030</w:t>
            </w:r>
          </w:p>
        </w:tc>
        <w:tc>
          <w:tcPr>
            <w:tcW w:w="0" w:type="auto"/>
          </w:tcPr>
          <w:p w14:paraId="211BF237"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3 999</w:t>
            </w:r>
          </w:p>
        </w:tc>
        <w:tc>
          <w:tcPr>
            <w:tcW w:w="0" w:type="auto"/>
          </w:tcPr>
          <w:p w14:paraId="211BF238"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3 199</w:t>
            </w:r>
          </w:p>
        </w:tc>
        <w:tc>
          <w:tcPr>
            <w:tcW w:w="0" w:type="auto"/>
          </w:tcPr>
          <w:p w14:paraId="211BF239"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3 136</w:t>
            </w:r>
          </w:p>
        </w:tc>
      </w:tr>
      <w:tr w:rsidR="006B6785" w:rsidRPr="00270E7A" w14:paraId="211BF242" w14:textId="77777777" w:rsidTr="006B4EC4">
        <w:tc>
          <w:tcPr>
            <w:cnfStyle w:val="001000000000" w:firstRow="0" w:lastRow="0" w:firstColumn="1" w:lastColumn="0" w:oddVBand="0" w:evenVBand="0" w:oddHBand="0" w:evenHBand="0" w:firstRowFirstColumn="0" w:firstRowLastColumn="0" w:lastRowFirstColumn="0" w:lastRowLastColumn="0"/>
            <w:tcW w:w="0" w:type="auto"/>
          </w:tcPr>
          <w:p w14:paraId="211BF23B" w14:textId="77777777" w:rsidR="006B6785" w:rsidRPr="00270E7A" w:rsidRDefault="006B6785" w:rsidP="00FE0B50">
            <w:pPr>
              <w:ind w:firstLine="0"/>
              <w:jc w:val="center"/>
              <w:rPr>
                <w:rFonts w:ascii="Times New Roman" w:hAnsi="Times New Roman" w:cs="Times New Roman"/>
              </w:rPr>
            </w:pPr>
            <w:r w:rsidRPr="00270E7A">
              <w:rPr>
                <w:rFonts w:ascii="Times New Roman" w:hAnsi="Times New Roman" w:cs="Times New Roman"/>
              </w:rPr>
              <w:t>Total groupe</w:t>
            </w:r>
          </w:p>
        </w:tc>
        <w:tc>
          <w:tcPr>
            <w:tcW w:w="0" w:type="auto"/>
          </w:tcPr>
          <w:p w14:paraId="211BF23C"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172 602</w:t>
            </w:r>
          </w:p>
        </w:tc>
        <w:tc>
          <w:tcPr>
            <w:tcW w:w="0" w:type="auto"/>
          </w:tcPr>
          <w:p w14:paraId="211BF23D"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168 444</w:t>
            </w:r>
          </w:p>
        </w:tc>
        <w:tc>
          <w:tcPr>
            <w:tcW w:w="0" w:type="auto"/>
          </w:tcPr>
          <w:p w14:paraId="211BF23E"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167 616</w:t>
            </w:r>
          </w:p>
        </w:tc>
        <w:tc>
          <w:tcPr>
            <w:tcW w:w="0" w:type="auto"/>
          </w:tcPr>
          <w:p w14:paraId="211BF23F"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166 251</w:t>
            </w:r>
          </w:p>
        </w:tc>
        <w:tc>
          <w:tcPr>
            <w:tcW w:w="0" w:type="auto"/>
          </w:tcPr>
          <w:p w14:paraId="211BF240"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160 518</w:t>
            </w:r>
          </w:p>
        </w:tc>
        <w:tc>
          <w:tcPr>
            <w:tcW w:w="0" w:type="auto"/>
          </w:tcPr>
          <w:p w14:paraId="211BF241" w14:textId="77777777" w:rsidR="006B6785" w:rsidRPr="00325D11" w:rsidRDefault="006B6785" w:rsidP="00FE0B50">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325D11">
              <w:rPr>
                <w:rFonts w:ascii="Times New Roman" w:hAnsi="Times New Roman"/>
                <w:sz w:val="18"/>
              </w:rPr>
              <w:t>156 535</w:t>
            </w:r>
          </w:p>
        </w:tc>
      </w:tr>
    </w:tbl>
    <w:p w14:paraId="211BF243" w14:textId="77777777" w:rsidR="006B6785" w:rsidRPr="00270E7A" w:rsidRDefault="006B6785" w:rsidP="0014605E">
      <w:pPr>
        <w:pStyle w:val="TexteSource"/>
        <w:rPr>
          <w:shd w:val="clear" w:color="auto" w:fill="FFFFFF"/>
        </w:rPr>
      </w:pPr>
      <w:r w:rsidRPr="00270E7A">
        <w:rPr>
          <w:shd w:val="clear" w:color="auto" w:fill="FFFFFF"/>
        </w:rPr>
        <w:t>Source : rapport annuel 2015</w:t>
      </w:r>
    </w:p>
    <w:p w14:paraId="211BF244" w14:textId="77777777"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L’activité du groupe se concentre essentiellement autour de deux segments : UK Parcel, International, Letters (UKPIL) et General Logistic System (GLS), un opérateur postal de colis au réseau européen :</w:t>
      </w:r>
    </w:p>
    <w:p w14:paraId="211BF245" w14:textId="41F49ABA" w:rsidR="006B6785" w:rsidRPr="00066C75" w:rsidRDefault="00AA5D2A" w:rsidP="006B6785">
      <w:pPr>
        <w:keepNext/>
        <w:ind w:firstLine="708"/>
        <w:jc w:val="center"/>
        <w:rPr>
          <w:rFonts w:ascii="Times New Roman" w:eastAsia="Times New Roman" w:hAnsi="Times New Roman" w:cs="Times New Roman"/>
          <w:b/>
          <w:szCs w:val="21"/>
          <w:shd w:val="clear" w:color="auto" w:fill="FFFFFF"/>
        </w:rPr>
      </w:pPr>
      <w:r>
        <w:rPr>
          <w:rFonts w:ascii="Times New Roman" w:eastAsia="Times New Roman" w:hAnsi="Times New Roman" w:cs="Times New Roman"/>
          <w:b/>
          <w:szCs w:val="21"/>
          <w:shd w:val="clear" w:color="auto" w:fill="FFFFFF"/>
        </w:rPr>
        <w:t>R</w:t>
      </w:r>
      <w:r w:rsidR="006B6785" w:rsidRPr="00066C75">
        <w:rPr>
          <w:rFonts w:ascii="Times New Roman" w:eastAsia="Times New Roman" w:hAnsi="Times New Roman" w:cs="Times New Roman"/>
          <w:b/>
          <w:szCs w:val="21"/>
          <w:shd w:val="clear" w:color="auto" w:fill="FFFFFF"/>
        </w:rPr>
        <w:t>épartition du résultat de Royal Mail en 2015</w:t>
      </w:r>
    </w:p>
    <w:p w14:paraId="211BF246" w14:textId="77777777" w:rsidR="006B6785" w:rsidRPr="00270E7A" w:rsidRDefault="006B6785" w:rsidP="006B6785">
      <w:pPr>
        <w:keepNext/>
        <w:spacing w:after="0"/>
        <w:ind w:firstLine="708"/>
        <w:jc w:val="center"/>
        <w:rPr>
          <w:rFonts w:ascii="Times New Roman" w:eastAsia="Times New Roman" w:hAnsi="Times New Roman" w:cs="Times New Roman"/>
          <w:shd w:val="clear" w:color="auto" w:fill="FFFFFF"/>
        </w:rPr>
      </w:pPr>
      <w:r w:rsidRPr="00270E7A">
        <w:rPr>
          <w:rFonts w:ascii="Times New Roman" w:eastAsia="Times New Roman" w:hAnsi="Times New Roman" w:cs="Times New Roman"/>
          <w:noProof/>
          <w:lang w:eastAsia="fr-FR"/>
        </w:rPr>
        <w:drawing>
          <wp:inline distT="0" distB="0" distL="0" distR="0" wp14:anchorId="211BF37B" wp14:editId="211BF37C">
            <wp:extent cx="2486025" cy="1666875"/>
            <wp:effectExtent l="0" t="0" r="0" b="0"/>
            <wp:docPr id="57" name="Graphique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211BF247" w14:textId="77777777" w:rsidR="006B6785" w:rsidRPr="00C25100" w:rsidRDefault="006B6785" w:rsidP="0014605E">
      <w:pPr>
        <w:pStyle w:val="TexteSource"/>
        <w:rPr>
          <w:shd w:val="clear" w:color="auto" w:fill="FFFFFF"/>
        </w:rPr>
      </w:pPr>
      <w:r w:rsidRPr="00C25100">
        <w:rPr>
          <w:shd w:val="clear" w:color="auto" w:fill="FFFFFF"/>
        </w:rPr>
        <w:t xml:space="preserve"> Source : rapport annuel 2015</w:t>
      </w:r>
    </w:p>
    <w:p w14:paraId="211BF248" w14:textId="77777777" w:rsidR="006B6785" w:rsidRPr="00066C75" w:rsidRDefault="006B6785" w:rsidP="006B6785">
      <w:pPr>
        <w:pStyle w:val="Sous-titre2"/>
        <w:numPr>
          <w:ilvl w:val="1"/>
          <w:numId w:val="52"/>
        </w:numPr>
        <w:jc w:val="both"/>
      </w:pPr>
      <w:r w:rsidRPr="00066C75">
        <w:t>La stratégie de Royal Mail : rester fidèle à son orientation postale tout en limitant la baisse du courrier</w:t>
      </w:r>
    </w:p>
    <w:p w14:paraId="211BF249" w14:textId="77777777"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Comme le montre la participation des segments au résultat du groupe, Royal Mail a choisi de demeurer centré sur les activités postales (courrier et colis). Sa seule diversification significative concerne la téléphonie mobile (6e fournisseur pour le téléphone fixe au Royaume-Uni avec 500 000 clients et 168M€ de CA en 2015). Royal Mail a en outre développé des solutions de signature et d’identité numérique en partenariat avec le gouvernement. Plus récemment, il a commencé à développer une activité dans le e-commerce</w:t>
      </w:r>
      <w:r w:rsidRPr="00325D11">
        <w:rPr>
          <w:rFonts w:ascii="Times New Roman" w:eastAsia="Times New Roman" w:hAnsi="Times New Roman"/>
          <w:vertAlign w:val="superscript"/>
        </w:rPr>
        <w:footnoteReference w:id="198"/>
      </w:r>
      <w:r w:rsidRPr="00066C75">
        <w:rPr>
          <w:rFonts w:ascii="Times New Roman" w:eastAsia="Times New Roman" w:hAnsi="Times New Roman" w:cs="Times New Roman"/>
          <w:szCs w:val="21"/>
        </w:rPr>
        <w:t>. Parmi les quatre principaux opérateurs postaux, Royal Mail est le seul à proposer des ventes de produits tiers au guichet, en assurant la vente de la loterie nationale.</w:t>
      </w:r>
    </w:p>
    <w:p w14:paraId="211BF24A" w14:textId="308C92B2" w:rsidR="006B6785" w:rsidRDefault="006B6785" w:rsidP="006B6785">
      <w:pPr>
        <w:spacing w:after="0"/>
        <w:rPr>
          <w:rFonts w:ascii="Times New Roman" w:eastAsia="Times New Roman" w:hAnsi="Times New Roman"/>
        </w:rPr>
      </w:pPr>
      <w:r>
        <w:rPr>
          <w:rFonts w:ascii="Times New Roman" w:eastAsia="Times New Roman" w:hAnsi="Times New Roman"/>
        </w:rPr>
        <w:t>Pour les années à venir, l</w:t>
      </w:r>
      <w:r w:rsidRPr="00066C75">
        <w:rPr>
          <w:rFonts w:ascii="Times New Roman" w:eastAsia="Times New Roman" w:hAnsi="Times New Roman"/>
        </w:rPr>
        <w:t>a stratégie de Royal Mail devrait rester centrée autour de UKPIL et de GLS. L’objectif financier principal est d’augmenter la productivité de 2 à 3</w:t>
      </w:r>
      <w:r w:rsidR="00E21048">
        <w:rPr>
          <w:rFonts w:ascii="Times New Roman" w:eastAsia="Times New Roman" w:hAnsi="Times New Roman"/>
        </w:rPr>
        <w:t xml:space="preserve"> </w:t>
      </w:r>
      <w:r w:rsidRPr="00066C75">
        <w:rPr>
          <w:rFonts w:ascii="Times New Roman" w:eastAsia="Times New Roman" w:hAnsi="Times New Roman"/>
        </w:rPr>
        <w:t>% par an et de servir aux actionnaires un</w:t>
      </w:r>
      <w:r w:rsidR="00165A22">
        <w:rPr>
          <w:rFonts w:ascii="Times New Roman" w:eastAsia="Times New Roman" w:hAnsi="Times New Roman"/>
        </w:rPr>
        <w:t xml:space="preserve"> </w:t>
      </w:r>
      <w:r w:rsidRPr="00066C75">
        <w:rPr>
          <w:rFonts w:ascii="Times New Roman" w:eastAsia="Times New Roman" w:hAnsi="Times New Roman"/>
        </w:rPr>
        <w:t>dividende de 21</w:t>
      </w:r>
      <w:r w:rsidR="00E21048">
        <w:rPr>
          <w:rFonts w:ascii="Times New Roman" w:eastAsia="Times New Roman" w:hAnsi="Times New Roman"/>
        </w:rPr>
        <w:t xml:space="preserve"> </w:t>
      </w:r>
      <w:r w:rsidRPr="00066C75">
        <w:rPr>
          <w:rFonts w:ascii="Times New Roman" w:eastAsia="Times New Roman" w:hAnsi="Times New Roman"/>
        </w:rPr>
        <w:t xml:space="preserve">% par action. Pour atteindre ces objectifs, et dans un contexte de baisse du courrier, l’opérateur souhaite approfondir son offre dans le colis. </w:t>
      </w:r>
    </w:p>
    <w:p w14:paraId="211BF24B" w14:textId="77777777"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Dans cette perspective, des innovations technologiques sont en développement (</w:t>
      </w:r>
      <w:r>
        <w:rPr>
          <w:rFonts w:ascii="Times New Roman" w:eastAsia="Times New Roman" w:hAnsi="Times New Roman"/>
        </w:rPr>
        <w:t>services de</w:t>
      </w:r>
      <w:r w:rsidRPr="00066C75">
        <w:rPr>
          <w:rFonts w:ascii="Times New Roman" w:eastAsia="Times New Roman" w:hAnsi="Times New Roman"/>
        </w:rPr>
        <w:t xml:space="preserve"> </w:t>
      </w:r>
      <w:r>
        <w:rPr>
          <w:rFonts w:ascii="Times New Roman" w:eastAsia="Times New Roman" w:hAnsi="Times New Roman"/>
        </w:rPr>
        <w:t>« </w:t>
      </w:r>
      <w:r w:rsidRPr="00066C75">
        <w:rPr>
          <w:rFonts w:ascii="Times New Roman" w:eastAsia="Times New Roman" w:hAnsi="Times New Roman" w:cs="Times New Roman"/>
          <w:szCs w:val="21"/>
        </w:rPr>
        <w:t>tracking</w:t>
      </w:r>
      <w:r>
        <w:rPr>
          <w:rFonts w:ascii="Times New Roman" w:eastAsia="Times New Roman" w:hAnsi="Times New Roman"/>
        </w:rPr>
        <w:t> »</w:t>
      </w:r>
      <w:r w:rsidRPr="00066C75">
        <w:rPr>
          <w:rFonts w:ascii="Times New Roman" w:eastAsia="Times New Roman" w:hAnsi="Times New Roman"/>
        </w:rPr>
        <w:t xml:space="preserve"> </w:t>
      </w:r>
      <w:r>
        <w:rPr>
          <w:rFonts w:ascii="Times New Roman" w:eastAsia="Times New Roman" w:hAnsi="Times New Roman"/>
        </w:rPr>
        <w:t>des colis,</w:t>
      </w:r>
      <w:r w:rsidRPr="00066C75">
        <w:rPr>
          <w:rFonts w:ascii="Times New Roman" w:eastAsia="Times New Roman" w:hAnsi="Times New Roman" w:cs="Times New Roman"/>
          <w:szCs w:val="21"/>
        </w:rPr>
        <w:t xml:space="preserve"> livraison de colis sur mesure</w:t>
      </w:r>
      <w:r>
        <w:rPr>
          <w:rFonts w:ascii="Times New Roman" w:eastAsia="Times New Roman" w:hAnsi="Times New Roman"/>
        </w:rPr>
        <w:t>, etc.</w:t>
      </w:r>
      <w:r w:rsidRPr="00066C75">
        <w:rPr>
          <w:rFonts w:ascii="Times New Roman" w:eastAsia="Times New Roman" w:hAnsi="Times New Roman"/>
        </w:rPr>
        <w:t>).</w:t>
      </w:r>
    </w:p>
    <w:p w14:paraId="211BF24C" w14:textId="77777777" w:rsidR="006B6785" w:rsidRPr="00270E7A" w:rsidRDefault="006B6785" w:rsidP="006B6785">
      <w:pPr>
        <w:pStyle w:val="Sous-titre1"/>
        <w:numPr>
          <w:ilvl w:val="0"/>
          <w:numId w:val="53"/>
        </w:numPr>
        <w:rPr>
          <w:rFonts w:ascii="Times New Roman" w:eastAsia="Times New Roman" w:hAnsi="Times New Roman"/>
          <w:b w:val="0"/>
          <w:sz w:val="24"/>
          <w:lang w:eastAsia="fr-FR"/>
        </w:rPr>
      </w:pPr>
      <w:r w:rsidRPr="00066C75">
        <w:t>Poste Italiane</w:t>
      </w:r>
    </w:p>
    <w:p w14:paraId="211BF24D" w14:textId="77777777"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 xml:space="preserve">Poste Italiane est une société par actions. Depuis le 27 octobre 2015, le groupe est coté en bourse, mais l’État reste majoritaire. </w:t>
      </w:r>
    </w:p>
    <w:p w14:paraId="211BF24E" w14:textId="77777777" w:rsidR="006B6785" w:rsidRPr="00066C75" w:rsidRDefault="006B6785" w:rsidP="006B6785">
      <w:pPr>
        <w:pStyle w:val="Sous-titre2"/>
        <w:numPr>
          <w:ilvl w:val="1"/>
          <w:numId w:val="54"/>
        </w:numPr>
        <w:jc w:val="both"/>
      </w:pPr>
      <w:r w:rsidRPr="00066C75">
        <w:t>Situation financière de Poste Italiane : une poste spécialisée dans le secteur bancaire et assurantiel</w:t>
      </w:r>
    </w:p>
    <w:p w14:paraId="211BF24F" w14:textId="77777777"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Le chiffre d’affaires est en forte hausse depuis 2010 mais la rentabilité décroît fortement :</w:t>
      </w:r>
    </w:p>
    <w:p w14:paraId="211BF250" w14:textId="345CE3F6" w:rsidR="006B6785" w:rsidRPr="00066C75" w:rsidRDefault="00AA5D2A" w:rsidP="006B6785">
      <w:pPr>
        <w:jc w:val="center"/>
        <w:rPr>
          <w:rFonts w:ascii="Times New Roman" w:eastAsia="Times New Roman" w:hAnsi="Times New Roman" w:cs="Times New Roman"/>
          <w:b/>
          <w:szCs w:val="21"/>
          <w:shd w:val="clear" w:color="auto" w:fill="FFFFFF"/>
        </w:rPr>
      </w:pPr>
      <w:r>
        <w:rPr>
          <w:rFonts w:ascii="Times New Roman" w:eastAsia="Times New Roman" w:hAnsi="Times New Roman" w:cs="Times New Roman"/>
          <w:b/>
          <w:szCs w:val="21"/>
        </w:rPr>
        <w:t>P</w:t>
      </w:r>
      <w:r w:rsidR="006B6785" w:rsidRPr="00066C75">
        <w:rPr>
          <w:rFonts w:ascii="Times New Roman" w:eastAsia="Times New Roman" w:hAnsi="Times New Roman" w:cs="Times New Roman"/>
          <w:b/>
          <w:szCs w:val="21"/>
        </w:rPr>
        <w:t>rincipaux résultats de Poste Italiane</w:t>
      </w:r>
    </w:p>
    <w:tbl>
      <w:tblPr>
        <w:tblStyle w:val="TABLEAURAPPORTPUBLICTHMATIQUE"/>
        <w:tblpPr w:leftFromText="141" w:rightFromText="141" w:vertAnchor="text" w:tblpXSpec="center" w:tblpY="1"/>
        <w:tblW w:w="0" w:type="auto"/>
        <w:tblInd w:w="0" w:type="dxa"/>
        <w:tblLook w:val="04A0" w:firstRow="1" w:lastRow="0" w:firstColumn="1" w:lastColumn="0" w:noHBand="0" w:noVBand="1"/>
      </w:tblPr>
      <w:tblGrid>
        <w:gridCol w:w="1488"/>
        <w:gridCol w:w="636"/>
        <w:gridCol w:w="636"/>
        <w:gridCol w:w="636"/>
        <w:gridCol w:w="636"/>
        <w:gridCol w:w="636"/>
        <w:gridCol w:w="636"/>
      </w:tblGrid>
      <w:tr w:rsidR="006B6785" w:rsidRPr="00270E7A" w14:paraId="211BF258" w14:textId="77777777" w:rsidTr="006B4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1BF251" w14:textId="77777777" w:rsidR="006B6785" w:rsidRPr="00270E7A" w:rsidRDefault="006B6785" w:rsidP="00AA5D2A">
            <w:pPr>
              <w:ind w:firstLine="0"/>
              <w:jc w:val="center"/>
              <w:rPr>
                <w:rFonts w:ascii="Times New Roman" w:hAnsi="Times New Roman" w:cs="Times New Roman"/>
              </w:rPr>
            </w:pPr>
          </w:p>
        </w:tc>
        <w:tc>
          <w:tcPr>
            <w:tcW w:w="0" w:type="auto"/>
          </w:tcPr>
          <w:p w14:paraId="211BF252" w14:textId="77777777" w:rsidR="006B6785" w:rsidRPr="00270E7A"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2010</w:t>
            </w:r>
          </w:p>
        </w:tc>
        <w:tc>
          <w:tcPr>
            <w:tcW w:w="0" w:type="auto"/>
          </w:tcPr>
          <w:p w14:paraId="211BF253" w14:textId="77777777" w:rsidR="006B6785" w:rsidRPr="00270E7A"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2011</w:t>
            </w:r>
          </w:p>
        </w:tc>
        <w:tc>
          <w:tcPr>
            <w:tcW w:w="0" w:type="auto"/>
          </w:tcPr>
          <w:p w14:paraId="211BF254" w14:textId="77777777" w:rsidR="006B6785" w:rsidRPr="00270E7A"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2012</w:t>
            </w:r>
          </w:p>
        </w:tc>
        <w:tc>
          <w:tcPr>
            <w:tcW w:w="0" w:type="auto"/>
          </w:tcPr>
          <w:p w14:paraId="211BF255" w14:textId="77777777" w:rsidR="006B6785" w:rsidRPr="00270E7A"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2013</w:t>
            </w:r>
          </w:p>
        </w:tc>
        <w:tc>
          <w:tcPr>
            <w:tcW w:w="0" w:type="auto"/>
          </w:tcPr>
          <w:p w14:paraId="211BF256" w14:textId="77777777" w:rsidR="006B6785" w:rsidRPr="00270E7A"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2014</w:t>
            </w:r>
          </w:p>
        </w:tc>
        <w:tc>
          <w:tcPr>
            <w:tcW w:w="0" w:type="auto"/>
          </w:tcPr>
          <w:p w14:paraId="211BF257" w14:textId="77777777" w:rsidR="006B6785" w:rsidRPr="00270E7A"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2015</w:t>
            </w:r>
          </w:p>
        </w:tc>
      </w:tr>
      <w:tr w:rsidR="006B6785" w:rsidRPr="00270E7A" w14:paraId="211BF260" w14:textId="77777777" w:rsidTr="006B4EC4">
        <w:tc>
          <w:tcPr>
            <w:cnfStyle w:val="001000000000" w:firstRow="0" w:lastRow="0" w:firstColumn="1" w:lastColumn="0" w:oddVBand="0" w:evenVBand="0" w:oddHBand="0" w:evenHBand="0" w:firstRowFirstColumn="0" w:firstRowLastColumn="0" w:lastRowFirstColumn="0" w:lastRowLastColumn="0"/>
            <w:tcW w:w="0" w:type="auto"/>
          </w:tcPr>
          <w:p w14:paraId="211BF259" w14:textId="77777777" w:rsidR="006B6785" w:rsidRPr="00270E7A" w:rsidRDefault="006B6785" w:rsidP="00AA5D2A">
            <w:pPr>
              <w:ind w:firstLine="0"/>
              <w:jc w:val="center"/>
              <w:rPr>
                <w:rFonts w:ascii="Times New Roman" w:hAnsi="Times New Roman" w:cs="Times New Roman"/>
              </w:rPr>
            </w:pPr>
            <w:r w:rsidRPr="00270E7A">
              <w:rPr>
                <w:rFonts w:ascii="Times New Roman" w:hAnsi="Times New Roman" w:cs="Times New Roman"/>
              </w:rPr>
              <w:t>CA (en Md€)</w:t>
            </w:r>
          </w:p>
        </w:tc>
        <w:tc>
          <w:tcPr>
            <w:tcW w:w="0" w:type="auto"/>
          </w:tcPr>
          <w:p w14:paraId="211BF25A"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21,8</w:t>
            </w:r>
          </w:p>
        </w:tc>
        <w:tc>
          <w:tcPr>
            <w:tcW w:w="0" w:type="auto"/>
          </w:tcPr>
          <w:p w14:paraId="211BF25B"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21,7</w:t>
            </w:r>
          </w:p>
        </w:tc>
        <w:tc>
          <w:tcPr>
            <w:tcW w:w="0" w:type="auto"/>
          </w:tcPr>
          <w:p w14:paraId="211BF25C"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24,1</w:t>
            </w:r>
          </w:p>
        </w:tc>
        <w:tc>
          <w:tcPr>
            <w:tcW w:w="0" w:type="auto"/>
          </w:tcPr>
          <w:p w14:paraId="211BF25D"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26,3</w:t>
            </w:r>
          </w:p>
        </w:tc>
        <w:tc>
          <w:tcPr>
            <w:tcW w:w="0" w:type="auto"/>
          </w:tcPr>
          <w:p w14:paraId="211BF25E"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28,5</w:t>
            </w:r>
          </w:p>
        </w:tc>
        <w:tc>
          <w:tcPr>
            <w:tcW w:w="0" w:type="auto"/>
          </w:tcPr>
          <w:p w14:paraId="211BF25F"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30,7</w:t>
            </w:r>
          </w:p>
        </w:tc>
      </w:tr>
      <w:tr w:rsidR="006B6785" w:rsidRPr="00270E7A" w14:paraId="211BF268" w14:textId="77777777" w:rsidTr="006B4EC4">
        <w:tc>
          <w:tcPr>
            <w:cnfStyle w:val="001000000000" w:firstRow="0" w:lastRow="0" w:firstColumn="1" w:lastColumn="0" w:oddVBand="0" w:evenVBand="0" w:oddHBand="0" w:evenHBand="0" w:firstRowFirstColumn="0" w:firstRowLastColumn="0" w:lastRowFirstColumn="0" w:lastRowLastColumn="0"/>
            <w:tcW w:w="0" w:type="auto"/>
          </w:tcPr>
          <w:p w14:paraId="211BF261" w14:textId="77777777" w:rsidR="006B6785" w:rsidRPr="00270E7A" w:rsidRDefault="006B6785" w:rsidP="00AA5D2A">
            <w:pPr>
              <w:ind w:firstLine="0"/>
              <w:jc w:val="center"/>
              <w:rPr>
                <w:rFonts w:ascii="Times New Roman" w:hAnsi="Times New Roman" w:cs="Times New Roman"/>
              </w:rPr>
            </w:pPr>
            <w:r w:rsidRPr="00270E7A">
              <w:rPr>
                <w:rFonts w:ascii="Times New Roman" w:hAnsi="Times New Roman" w:cs="Times New Roman"/>
              </w:rPr>
              <w:t>EBIT (en Md€)</w:t>
            </w:r>
          </w:p>
        </w:tc>
        <w:tc>
          <w:tcPr>
            <w:tcW w:w="0" w:type="auto"/>
          </w:tcPr>
          <w:p w14:paraId="211BF262"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1,9</w:t>
            </w:r>
          </w:p>
        </w:tc>
        <w:tc>
          <w:tcPr>
            <w:tcW w:w="0" w:type="auto"/>
          </w:tcPr>
          <w:p w14:paraId="211BF263"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1,6</w:t>
            </w:r>
          </w:p>
        </w:tc>
        <w:tc>
          <w:tcPr>
            <w:tcW w:w="0" w:type="auto"/>
          </w:tcPr>
          <w:p w14:paraId="211BF264"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1,4</w:t>
            </w:r>
          </w:p>
        </w:tc>
        <w:tc>
          <w:tcPr>
            <w:tcW w:w="0" w:type="auto"/>
          </w:tcPr>
          <w:p w14:paraId="211BF265"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1,4</w:t>
            </w:r>
          </w:p>
        </w:tc>
        <w:tc>
          <w:tcPr>
            <w:tcW w:w="0" w:type="auto"/>
          </w:tcPr>
          <w:p w14:paraId="211BF266"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0,7</w:t>
            </w:r>
          </w:p>
        </w:tc>
        <w:tc>
          <w:tcPr>
            <w:tcW w:w="0" w:type="auto"/>
          </w:tcPr>
          <w:p w14:paraId="211BF267"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0,9</w:t>
            </w:r>
          </w:p>
        </w:tc>
      </w:tr>
      <w:tr w:rsidR="006B6785" w:rsidRPr="00270E7A" w14:paraId="211BF270" w14:textId="77777777" w:rsidTr="006B4EC4">
        <w:tc>
          <w:tcPr>
            <w:cnfStyle w:val="001000000000" w:firstRow="0" w:lastRow="0" w:firstColumn="1" w:lastColumn="0" w:oddVBand="0" w:evenVBand="0" w:oddHBand="0" w:evenHBand="0" w:firstRowFirstColumn="0" w:firstRowLastColumn="0" w:lastRowFirstColumn="0" w:lastRowLastColumn="0"/>
            <w:tcW w:w="0" w:type="auto"/>
          </w:tcPr>
          <w:p w14:paraId="211BF269" w14:textId="77777777" w:rsidR="006B6785" w:rsidRPr="00270E7A" w:rsidRDefault="006B6785" w:rsidP="00AA5D2A">
            <w:pPr>
              <w:ind w:firstLine="0"/>
              <w:jc w:val="center"/>
              <w:rPr>
                <w:rFonts w:ascii="Times New Roman" w:hAnsi="Times New Roman" w:cs="Times New Roman"/>
              </w:rPr>
            </w:pPr>
            <w:r w:rsidRPr="00270E7A">
              <w:rPr>
                <w:rFonts w:ascii="Times New Roman" w:hAnsi="Times New Roman" w:cs="Times New Roman"/>
              </w:rPr>
              <w:t>EBIT/CA (%)</w:t>
            </w:r>
          </w:p>
        </w:tc>
        <w:tc>
          <w:tcPr>
            <w:tcW w:w="0" w:type="auto"/>
          </w:tcPr>
          <w:p w14:paraId="211BF26A"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8,7</w:t>
            </w:r>
          </w:p>
        </w:tc>
        <w:tc>
          <w:tcPr>
            <w:tcW w:w="0" w:type="auto"/>
          </w:tcPr>
          <w:p w14:paraId="211BF26B"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7,4</w:t>
            </w:r>
          </w:p>
        </w:tc>
        <w:tc>
          <w:tcPr>
            <w:tcW w:w="0" w:type="auto"/>
          </w:tcPr>
          <w:p w14:paraId="211BF26C"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5,8</w:t>
            </w:r>
          </w:p>
        </w:tc>
        <w:tc>
          <w:tcPr>
            <w:tcW w:w="0" w:type="auto"/>
          </w:tcPr>
          <w:p w14:paraId="211BF26D"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5,3</w:t>
            </w:r>
          </w:p>
        </w:tc>
        <w:tc>
          <w:tcPr>
            <w:tcW w:w="0" w:type="auto"/>
          </w:tcPr>
          <w:p w14:paraId="211BF26E"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2,5</w:t>
            </w:r>
          </w:p>
        </w:tc>
        <w:tc>
          <w:tcPr>
            <w:tcW w:w="0" w:type="auto"/>
          </w:tcPr>
          <w:p w14:paraId="211BF26F" w14:textId="77777777" w:rsidR="006B6785" w:rsidRPr="00270E7A"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0E7A">
              <w:rPr>
                <w:rFonts w:ascii="Times New Roman" w:hAnsi="Times New Roman" w:cs="Times New Roman"/>
              </w:rPr>
              <w:t>2,9</w:t>
            </w:r>
          </w:p>
        </w:tc>
      </w:tr>
    </w:tbl>
    <w:p w14:paraId="211BF271" w14:textId="77777777" w:rsidR="006B6785" w:rsidRPr="00C25100" w:rsidRDefault="006B6785" w:rsidP="006B6785">
      <w:pPr>
        <w:rPr>
          <w:rFonts w:ascii="Times New Roman" w:eastAsia="Times New Roman" w:hAnsi="Times New Roman"/>
          <w:i/>
          <w:sz w:val="18"/>
          <w:shd w:val="clear" w:color="auto" w:fill="FFFFFF"/>
        </w:rPr>
      </w:pPr>
      <w:r w:rsidRPr="00C25100">
        <w:rPr>
          <w:rFonts w:ascii="Times New Roman" w:eastAsia="Times New Roman" w:hAnsi="Times New Roman"/>
          <w:i/>
          <w:sz w:val="18"/>
          <w:shd w:val="clear" w:color="auto" w:fill="FFFFFF"/>
        </w:rPr>
        <w:t>Source : rapport annuel 2015</w:t>
      </w:r>
    </w:p>
    <w:p w14:paraId="211BF272" w14:textId="2170F3BA"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L’augmentation du chiffre d’affaires s’explique par l’important développement des activités assurantielles dont le poids dans le groupe est croissant</w:t>
      </w:r>
      <w:r w:rsidRPr="00066C75">
        <w:rPr>
          <w:rFonts w:ascii="Times New Roman" w:eastAsia="Times New Roman" w:hAnsi="Times New Roman"/>
        </w:rPr>
        <w:t>.</w:t>
      </w:r>
      <w:r w:rsidRPr="00066C75">
        <w:rPr>
          <w:rFonts w:ascii="Times New Roman" w:eastAsia="Times New Roman" w:hAnsi="Times New Roman" w:cs="Times New Roman"/>
          <w:szCs w:val="21"/>
        </w:rPr>
        <w:t xml:space="preserve"> Néanmoins la rentabilité opérationnelle de l’assurance (2,62</w:t>
      </w:r>
      <w:r w:rsidR="00E21048">
        <w:rPr>
          <w:rFonts w:ascii="Times New Roman" w:eastAsia="Times New Roman" w:hAnsi="Times New Roman" w:cs="Times New Roman"/>
          <w:szCs w:val="21"/>
        </w:rPr>
        <w:t> </w:t>
      </w:r>
      <w:r w:rsidRPr="00066C75">
        <w:rPr>
          <w:rFonts w:ascii="Times New Roman" w:eastAsia="Times New Roman" w:hAnsi="Times New Roman" w:cs="Times New Roman"/>
          <w:szCs w:val="21"/>
        </w:rPr>
        <w:t xml:space="preserve">% entre 2010 et </w:t>
      </w:r>
      <w:r w:rsidRPr="00066C75">
        <w:rPr>
          <w:rFonts w:ascii="Times New Roman" w:eastAsia="Times New Roman" w:hAnsi="Times New Roman"/>
        </w:rPr>
        <w:t>201</w:t>
      </w:r>
      <w:r>
        <w:rPr>
          <w:rFonts w:ascii="Times New Roman" w:eastAsia="Times New Roman" w:hAnsi="Times New Roman"/>
        </w:rPr>
        <w:t>5</w:t>
      </w:r>
      <w:r w:rsidRPr="00066C75">
        <w:rPr>
          <w:rFonts w:ascii="Times New Roman" w:eastAsia="Times New Roman" w:hAnsi="Times New Roman"/>
        </w:rPr>
        <w:t>) est trop faible pour compenser celle du courrier, qui est</w:t>
      </w:r>
      <w:r w:rsidR="00165A22">
        <w:rPr>
          <w:rFonts w:ascii="Times New Roman" w:eastAsia="Times New Roman" w:hAnsi="Times New Roman"/>
        </w:rPr>
        <w:t xml:space="preserve"> </w:t>
      </w:r>
      <w:r w:rsidRPr="00066C75">
        <w:rPr>
          <w:rFonts w:ascii="Times New Roman" w:eastAsia="Times New Roman" w:hAnsi="Times New Roman"/>
        </w:rPr>
        <w:t>fortement négative.</w:t>
      </w:r>
    </w:p>
    <w:p w14:paraId="211BF273" w14:textId="77777777"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Pour limiter la chute de sa rentabilité opérationnelle, Poste Italiane a cherché à réduire ses effectifs depuis 2010 :</w:t>
      </w:r>
    </w:p>
    <w:p w14:paraId="211BF274" w14:textId="273B9A2E" w:rsidR="006B6785" w:rsidRPr="00270E7A" w:rsidRDefault="00AA5D2A" w:rsidP="006B6785">
      <w:pPr>
        <w:spacing w:after="0"/>
        <w:jc w:val="center"/>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szCs w:val="21"/>
        </w:rPr>
        <w:t>É</w:t>
      </w:r>
      <w:r w:rsidR="006B6785" w:rsidRPr="00066C75">
        <w:rPr>
          <w:rFonts w:ascii="Times New Roman" w:eastAsia="Times New Roman" w:hAnsi="Times New Roman" w:cs="Times New Roman"/>
          <w:b/>
          <w:szCs w:val="21"/>
        </w:rPr>
        <w:t>évolution des employés de Poste Italiane</w:t>
      </w:r>
    </w:p>
    <w:tbl>
      <w:tblPr>
        <w:tblStyle w:val="TABLEAURAPPORTPUBLICTHMATIQUE"/>
        <w:tblpPr w:leftFromText="141" w:rightFromText="141" w:vertAnchor="text" w:tblpXSpec="center" w:tblpY="1"/>
        <w:tblW w:w="0" w:type="auto"/>
        <w:tblInd w:w="0" w:type="dxa"/>
        <w:tblLook w:val="04A0" w:firstRow="1" w:lastRow="0" w:firstColumn="1" w:lastColumn="0" w:noHBand="0" w:noVBand="1"/>
      </w:tblPr>
      <w:tblGrid>
        <w:gridCol w:w="967"/>
        <w:gridCol w:w="801"/>
        <w:gridCol w:w="801"/>
        <w:gridCol w:w="801"/>
        <w:gridCol w:w="801"/>
        <w:gridCol w:w="801"/>
        <w:gridCol w:w="801"/>
      </w:tblGrid>
      <w:tr w:rsidR="006B6785" w:rsidRPr="00270E7A" w14:paraId="211BF27C" w14:textId="77777777" w:rsidTr="006B4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1BF275" w14:textId="77777777" w:rsidR="006B6785" w:rsidRPr="004C3C7D" w:rsidRDefault="006B6785" w:rsidP="00AA5D2A">
            <w:pPr>
              <w:ind w:firstLine="0"/>
              <w:jc w:val="center"/>
              <w:rPr>
                <w:rFonts w:ascii="Times New Roman" w:hAnsi="Times New Roman"/>
                <w:i w:val="0"/>
                <w:sz w:val="18"/>
              </w:rPr>
            </w:pPr>
            <w:r w:rsidRPr="004C3C7D">
              <w:rPr>
                <w:rFonts w:ascii="Times New Roman" w:hAnsi="Times New Roman"/>
                <w:i w:val="0"/>
                <w:sz w:val="18"/>
              </w:rPr>
              <w:t>Employés</w:t>
            </w:r>
          </w:p>
        </w:tc>
        <w:tc>
          <w:tcPr>
            <w:tcW w:w="0" w:type="auto"/>
          </w:tcPr>
          <w:p w14:paraId="211BF276" w14:textId="77777777" w:rsidR="006B6785" w:rsidRPr="00C25100"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2010</w:t>
            </w:r>
          </w:p>
        </w:tc>
        <w:tc>
          <w:tcPr>
            <w:tcW w:w="0" w:type="auto"/>
          </w:tcPr>
          <w:p w14:paraId="211BF277" w14:textId="77777777" w:rsidR="006B6785" w:rsidRPr="00C25100"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2011</w:t>
            </w:r>
          </w:p>
        </w:tc>
        <w:tc>
          <w:tcPr>
            <w:tcW w:w="0" w:type="auto"/>
          </w:tcPr>
          <w:p w14:paraId="211BF278" w14:textId="77777777" w:rsidR="006B6785" w:rsidRPr="00C25100"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2012</w:t>
            </w:r>
          </w:p>
        </w:tc>
        <w:tc>
          <w:tcPr>
            <w:tcW w:w="0" w:type="auto"/>
          </w:tcPr>
          <w:p w14:paraId="211BF279" w14:textId="77777777" w:rsidR="006B6785" w:rsidRPr="00C25100"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2013</w:t>
            </w:r>
          </w:p>
        </w:tc>
        <w:tc>
          <w:tcPr>
            <w:tcW w:w="0" w:type="auto"/>
          </w:tcPr>
          <w:p w14:paraId="211BF27A" w14:textId="77777777" w:rsidR="006B6785" w:rsidRPr="00C25100"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2014</w:t>
            </w:r>
          </w:p>
        </w:tc>
        <w:tc>
          <w:tcPr>
            <w:tcW w:w="0" w:type="auto"/>
          </w:tcPr>
          <w:p w14:paraId="211BF27B" w14:textId="77777777" w:rsidR="006B6785" w:rsidRPr="00C25100"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2015</w:t>
            </w:r>
          </w:p>
        </w:tc>
      </w:tr>
      <w:tr w:rsidR="006B6785" w:rsidRPr="00270E7A" w14:paraId="211BF284" w14:textId="77777777" w:rsidTr="006B4EC4">
        <w:tc>
          <w:tcPr>
            <w:cnfStyle w:val="001000000000" w:firstRow="0" w:lastRow="0" w:firstColumn="1" w:lastColumn="0" w:oddVBand="0" w:evenVBand="0" w:oddHBand="0" w:evenHBand="0" w:firstRowFirstColumn="0" w:firstRowLastColumn="0" w:lastRowFirstColumn="0" w:lastRowLastColumn="0"/>
            <w:tcW w:w="0" w:type="auto"/>
          </w:tcPr>
          <w:p w14:paraId="211BF27D" w14:textId="77777777" w:rsidR="006B6785" w:rsidRPr="004C3C7D" w:rsidRDefault="006B6785" w:rsidP="00AA5D2A">
            <w:pPr>
              <w:ind w:firstLine="0"/>
              <w:jc w:val="center"/>
              <w:rPr>
                <w:rFonts w:ascii="Times New Roman" w:hAnsi="Times New Roman"/>
                <w:i w:val="0"/>
                <w:sz w:val="18"/>
              </w:rPr>
            </w:pPr>
            <w:r w:rsidRPr="004C3C7D">
              <w:rPr>
                <w:rFonts w:ascii="Times New Roman" w:hAnsi="Times New Roman"/>
                <w:i w:val="0"/>
                <w:sz w:val="18"/>
              </w:rPr>
              <w:t>Groupe</w:t>
            </w:r>
          </w:p>
        </w:tc>
        <w:tc>
          <w:tcPr>
            <w:tcW w:w="0" w:type="auto"/>
          </w:tcPr>
          <w:p w14:paraId="211BF27E" w14:textId="77777777" w:rsidR="006B6785" w:rsidRPr="00C25100"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151 844</w:t>
            </w:r>
          </w:p>
        </w:tc>
        <w:tc>
          <w:tcPr>
            <w:tcW w:w="0" w:type="auto"/>
          </w:tcPr>
          <w:p w14:paraId="211BF27F" w14:textId="77777777" w:rsidR="006B6785" w:rsidRPr="00C25100"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148 453</w:t>
            </w:r>
          </w:p>
        </w:tc>
        <w:tc>
          <w:tcPr>
            <w:tcW w:w="0" w:type="auto"/>
          </w:tcPr>
          <w:p w14:paraId="211BF280" w14:textId="77777777" w:rsidR="006B6785" w:rsidRPr="00C25100"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146 542</w:t>
            </w:r>
          </w:p>
        </w:tc>
        <w:tc>
          <w:tcPr>
            <w:tcW w:w="0" w:type="auto"/>
          </w:tcPr>
          <w:p w14:paraId="211BF281" w14:textId="77777777" w:rsidR="006B6785" w:rsidRPr="00C25100"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145 431</w:t>
            </w:r>
          </w:p>
        </w:tc>
        <w:tc>
          <w:tcPr>
            <w:tcW w:w="0" w:type="auto"/>
          </w:tcPr>
          <w:p w14:paraId="211BF282" w14:textId="77777777" w:rsidR="006B6785" w:rsidRPr="00C25100"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144 635</w:t>
            </w:r>
          </w:p>
        </w:tc>
        <w:tc>
          <w:tcPr>
            <w:tcW w:w="0" w:type="auto"/>
          </w:tcPr>
          <w:p w14:paraId="211BF283" w14:textId="77777777" w:rsidR="006B6785" w:rsidRPr="00C25100" w:rsidRDefault="006B6785" w:rsidP="00AA5D2A">
            <w:pPr>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sidRPr="00C25100">
              <w:rPr>
                <w:rFonts w:ascii="Times New Roman" w:hAnsi="Times New Roman"/>
                <w:sz w:val="18"/>
              </w:rPr>
              <w:t>143 700</w:t>
            </w:r>
          </w:p>
        </w:tc>
      </w:tr>
    </w:tbl>
    <w:p w14:paraId="211BF285" w14:textId="77777777" w:rsidR="006B6785" w:rsidRPr="00C25100" w:rsidRDefault="006B6785" w:rsidP="006B6785">
      <w:pPr>
        <w:spacing w:after="0"/>
        <w:rPr>
          <w:rFonts w:ascii="Times New Roman" w:eastAsia="Times New Roman" w:hAnsi="Times New Roman"/>
          <w:sz w:val="18"/>
          <w:shd w:val="clear" w:color="auto" w:fill="FFFFFF"/>
        </w:rPr>
      </w:pPr>
      <w:r w:rsidRPr="00C25100">
        <w:rPr>
          <w:rFonts w:ascii="Times New Roman" w:eastAsia="Times New Roman" w:hAnsi="Times New Roman"/>
          <w:i/>
          <w:sz w:val="18"/>
          <w:shd w:val="clear" w:color="auto" w:fill="FFFFFF"/>
        </w:rPr>
        <w:t>Source : rapport annuel 2015</w:t>
      </w:r>
    </w:p>
    <w:p w14:paraId="211BF286" w14:textId="6C1DEDCF"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 xml:space="preserve">Poste Italiane se divise en quatre segments opérationnels : Poste &amp; Business, Services financiers, Assurance et autres. </w:t>
      </w:r>
      <w:r>
        <w:rPr>
          <w:rFonts w:ascii="Times New Roman" w:eastAsia="Times New Roman" w:hAnsi="Times New Roman"/>
        </w:rPr>
        <w:t>Le résultat est très largement issu de l’assurance et, dans une moindre mesure, des activités bancaires, comme le montre le graphique ci-</w:t>
      </w:r>
      <w:r w:rsidR="00BC6EA0">
        <w:rPr>
          <w:rFonts w:ascii="Times New Roman" w:eastAsia="Times New Roman" w:hAnsi="Times New Roman"/>
        </w:rPr>
        <w:t>après</w:t>
      </w:r>
      <w:r w:rsidRPr="00066C75">
        <w:rPr>
          <w:rFonts w:ascii="Times New Roman" w:eastAsia="Times New Roman" w:hAnsi="Times New Roman"/>
        </w:rPr>
        <w:t> :</w:t>
      </w:r>
    </w:p>
    <w:p w14:paraId="211BF287" w14:textId="77777777" w:rsidR="006B6785" w:rsidRPr="00066C75" w:rsidRDefault="006B6785" w:rsidP="006B6785">
      <w:pPr>
        <w:spacing w:after="0"/>
        <w:rPr>
          <w:rFonts w:ascii="Times New Roman" w:eastAsia="Times New Roman" w:hAnsi="Times New Roman" w:cs="Times New Roman"/>
          <w:szCs w:val="21"/>
          <w:shd w:val="clear" w:color="auto" w:fill="FFFFFF"/>
        </w:rPr>
      </w:pPr>
    </w:p>
    <w:p w14:paraId="793DBDB7" w14:textId="77777777" w:rsidR="00AA5D2A" w:rsidRDefault="00AA5D2A" w:rsidP="006B6785">
      <w:pPr>
        <w:spacing w:after="0"/>
        <w:ind w:firstLine="708"/>
        <w:jc w:val="center"/>
        <w:rPr>
          <w:rFonts w:ascii="Times New Roman" w:eastAsia="Times New Roman" w:hAnsi="Times New Roman" w:cs="Times New Roman"/>
          <w:b/>
          <w:szCs w:val="21"/>
          <w:shd w:val="clear" w:color="auto" w:fill="FFFFFF"/>
        </w:rPr>
      </w:pPr>
    </w:p>
    <w:p w14:paraId="211BF288" w14:textId="50A418AE" w:rsidR="006B6785" w:rsidRPr="00066C75" w:rsidRDefault="00AA5D2A" w:rsidP="006B6785">
      <w:pPr>
        <w:spacing w:after="0"/>
        <w:ind w:firstLine="708"/>
        <w:jc w:val="center"/>
        <w:rPr>
          <w:rFonts w:ascii="Times New Roman" w:eastAsia="Times New Roman" w:hAnsi="Times New Roman" w:cs="Times New Roman"/>
          <w:b/>
          <w:szCs w:val="21"/>
          <w:shd w:val="clear" w:color="auto" w:fill="FFFFFF"/>
        </w:rPr>
      </w:pPr>
      <w:r>
        <w:rPr>
          <w:rFonts w:ascii="Times New Roman" w:eastAsia="Times New Roman" w:hAnsi="Times New Roman" w:cs="Times New Roman"/>
          <w:b/>
          <w:szCs w:val="21"/>
          <w:shd w:val="clear" w:color="auto" w:fill="FFFFFF"/>
        </w:rPr>
        <w:t>R</w:t>
      </w:r>
      <w:r w:rsidR="006B6785" w:rsidRPr="00066C75">
        <w:rPr>
          <w:rFonts w:ascii="Times New Roman" w:eastAsia="Times New Roman" w:hAnsi="Times New Roman" w:cs="Times New Roman"/>
          <w:b/>
          <w:szCs w:val="21"/>
          <w:shd w:val="clear" w:color="auto" w:fill="FFFFFF"/>
        </w:rPr>
        <w:t>épartition du résultat de Poste Italiane en 2015</w:t>
      </w:r>
    </w:p>
    <w:p w14:paraId="211BF289" w14:textId="77777777" w:rsidR="006B6785" w:rsidRPr="00066C75" w:rsidRDefault="006B6785" w:rsidP="006B6785">
      <w:pPr>
        <w:spacing w:after="0"/>
        <w:rPr>
          <w:rFonts w:ascii="Times New Roman" w:eastAsia="Times New Roman" w:hAnsi="Times New Roman" w:cs="Times New Roman"/>
          <w:szCs w:val="21"/>
          <w:shd w:val="clear" w:color="auto" w:fill="FFFFFF"/>
        </w:rPr>
      </w:pPr>
    </w:p>
    <w:p w14:paraId="211BF28A" w14:textId="77777777" w:rsidR="006B6785" w:rsidRPr="00066C75" w:rsidRDefault="006B6785" w:rsidP="005A12BC">
      <w:pPr>
        <w:spacing w:after="0"/>
        <w:ind w:firstLine="0"/>
        <w:jc w:val="center"/>
        <w:rPr>
          <w:rFonts w:ascii="Times New Roman" w:eastAsia="Times New Roman" w:hAnsi="Times New Roman" w:cs="Times New Roman"/>
          <w:szCs w:val="21"/>
          <w:shd w:val="clear" w:color="auto" w:fill="FFFFFF"/>
        </w:rPr>
      </w:pPr>
      <w:r w:rsidRPr="00066C75">
        <w:rPr>
          <w:rFonts w:ascii="Times New Roman" w:eastAsia="Times New Roman" w:hAnsi="Times New Roman" w:cs="Times New Roman"/>
          <w:noProof/>
          <w:szCs w:val="21"/>
          <w:lang w:eastAsia="fr-FR"/>
        </w:rPr>
        <w:drawing>
          <wp:inline distT="0" distB="0" distL="0" distR="0" wp14:anchorId="211BF37D" wp14:editId="211BF37E">
            <wp:extent cx="3038475" cy="2071688"/>
            <wp:effectExtent l="0" t="0" r="0" b="5080"/>
            <wp:docPr id="58" name="Graphique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211BF28B" w14:textId="77777777" w:rsidR="006B6785" w:rsidRPr="00C25100" w:rsidRDefault="006B6785" w:rsidP="0014605E">
      <w:pPr>
        <w:pStyle w:val="TexteSource"/>
        <w:rPr>
          <w:shd w:val="clear" w:color="auto" w:fill="FFFFFF"/>
        </w:rPr>
      </w:pPr>
      <w:r w:rsidRPr="00C25100">
        <w:rPr>
          <w:shd w:val="clear" w:color="auto" w:fill="FFFFFF"/>
        </w:rPr>
        <w:t>Source : rapport annuel 2015</w:t>
      </w:r>
    </w:p>
    <w:p w14:paraId="211BF28C" w14:textId="77777777" w:rsidR="006B6785" w:rsidRPr="00066C75" w:rsidRDefault="006B6785" w:rsidP="006B6785">
      <w:pPr>
        <w:pStyle w:val="Sous-titre2"/>
        <w:numPr>
          <w:ilvl w:val="1"/>
          <w:numId w:val="54"/>
        </w:numPr>
        <w:jc w:val="both"/>
      </w:pPr>
      <w:r w:rsidRPr="00066C75">
        <w:t>La stratégie de diversification de Poste Italiane</w:t>
      </w:r>
    </w:p>
    <w:p w14:paraId="211BF28D" w14:textId="2AAD3A71"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Poste Italiane s’apparente aujourd’hui plus à une banque-assurance qu’à un opérateur postal. En revanche, l’opérateur ne s’est pas orienté vers le colis, l’express et le e-commerce. L’opérateur postal a ainsi la plus faible part de marché sur le segment du colis/express BtoC en comparaison avec ses concurrents européens (5</w:t>
      </w:r>
      <w:r w:rsidR="00E21048">
        <w:rPr>
          <w:rFonts w:ascii="Times New Roman" w:eastAsia="Times New Roman" w:hAnsi="Times New Roman" w:cs="Times New Roman"/>
          <w:szCs w:val="21"/>
        </w:rPr>
        <w:t xml:space="preserve"> </w:t>
      </w:r>
      <w:r w:rsidRPr="00066C75">
        <w:rPr>
          <w:rFonts w:ascii="Times New Roman" w:eastAsia="Times New Roman" w:hAnsi="Times New Roman" w:cs="Times New Roman"/>
          <w:szCs w:val="21"/>
        </w:rPr>
        <w:t xml:space="preserve">% en 2014). Le lancement du site de e-commerce </w:t>
      </w:r>
      <w:r>
        <w:rPr>
          <w:rFonts w:ascii="Times New Roman" w:eastAsia="Times New Roman" w:hAnsi="Times New Roman"/>
        </w:rPr>
        <w:t>« </w:t>
      </w:r>
      <w:r w:rsidRPr="00066C75">
        <w:rPr>
          <w:rFonts w:ascii="Times New Roman" w:eastAsia="Times New Roman" w:hAnsi="Times New Roman"/>
        </w:rPr>
        <w:t>ePosteShop</w:t>
      </w:r>
      <w:r w:rsidRPr="00066C75">
        <w:rPr>
          <w:rFonts w:ascii="Times New Roman" w:eastAsia="Times New Roman" w:hAnsi="Times New Roman" w:cs="Times New Roman"/>
          <w:szCs w:val="21"/>
        </w:rPr>
        <w:t>.it</w:t>
      </w:r>
      <w:r>
        <w:rPr>
          <w:rFonts w:ascii="Times New Roman" w:eastAsia="Times New Roman" w:hAnsi="Times New Roman"/>
        </w:rPr>
        <w:t> »</w:t>
      </w:r>
      <w:r w:rsidRPr="00066C75">
        <w:rPr>
          <w:rFonts w:ascii="Times New Roman" w:eastAsia="Times New Roman" w:hAnsi="Times New Roman" w:cs="Times New Roman"/>
          <w:szCs w:val="21"/>
        </w:rPr>
        <w:t xml:space="preserve"> est un échec, avec un résultat négatif de 12,5M€ en 2014 ; le site a fermé en mai 2016. Par ailleurs, Poste Italiane multiplie les initiatives sur plusieurs secteurs de l’économie numérique, avec notamment une offre de e-commerce transfrontalier </w:t>
      </w:r>
      <w:r w:rsidRPr="00E21E02">
        <w:rPr>
          <w:rFonts w:ascii="Times New Roman" w:eastAsia="Times New Roman" w:hAnsi="Times New Roman" w:cs="Times New Roman"/>
          <w:i/>
          <w:szCs w:val="21"/>
        </w:rPr>
        <w:t xml:space="preserve">via </w:t>
      </w:r>
      <w:r w:rsidRPr="00066C75">
        <w:rPr>
          <w:rFonts w:ascii="Times New Roman" w:eastAsia="Times New Roman" w:hAnsi="Times New Roman" w:cs="Times New Roman"/>
          <w:szCs w:val="21"/>
        </w:rPr>
        <w:t>un partenariat avec la poste russe, une offre de téléphonie mobile</w:t>
      </w:r>
      <w:r w:rsidRPr="00066C75">
        <w:rPr>
          <w:rFonts w:ascii="Times New Roman" w:eastAsia="Times New Roman" w:hAnsi="Times New Roman"/>
        </w:rPr>
        <w:t>,</w:t>
      </w:r>
      <w:r w:rsidRPr="00066C75">
        <w:rPr>
          <w:rFonts w:ascii="Times New Roman" w:eastAsia="Times New Roman" w:hAnsi="Times New Roman" w:cs="Times New Roman"/>
          <w:szCs w:val="21"/>
        </w:rPr>
        <w:t xml:space="preserve"> des services d’identité numérique ou encore un service de cloud.</w:t>
      </w:r>
    </w:p>
    <w:p w14:paraId="211BF28E" w14:textId="77777777" w:rsidR="006B6785" w:rsidRPr="00066C75" w:rsidRDefault="006B6785" w:rsidP="006B6785">
      <w:p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Poste Italiane a défini sa stratégie à moyen terme dans un plan stratégique 2015-2020</w:t>
      </w:r>
      <w:r>
        <w:rPr>
          <w:rFonts w:ascii="Times New Roman" w:eastAsia="Times New Roman" w:hAnsi="Times New Roman"/>
        </w:rPr>
        <w:t xml:space="preserve"> qui</w:t>
      </w:r>
      <w:r w:rsidRPr="00066C75">
        <w:rPr>
          <w:rFonts w:ascii="Times New Roman" w:eastAsia="Times New Roman" w:hAnsi="Times New Roman" w:cs="Times New Roman"/>
          <w:szCs w:val="21"/>
        </w:rPr>
        <w:t xml:space="preserve"> identifie trois relais de croissance : les lettres et le colis, les services financiers et l’assurance. Pour ce faire, l’opérateur a défini plusieurs moyens d’actions :</w:t>
      </w:r>
    </w:p>
    <w:p w14:paraId="211BF28F" w14:textId="77777777" w:rsidR="006B6785" w:rsidRPr="00066C75" w:rsidRDefault="006B6785" w:rsidP="006B6785">
      <w:pPr>
        <w:numPr>
          <w:ilvl w:val="0"/>
          <w:numId w:val="50"/>
        </w:num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la réduction du nombre de bureaux de poste (-455) ;</w:t>
      </w:r>
    </w:p>
    <w:p w14:paraId="211BF290" w14:textId="77777777" w:rsidR="006B6785" w:rsidRPr="00066C75" w:rsidRDefault="006B6785" w:rsidP="006B6785">
      <w:pPr>
        <w:numPr>
          <w:ilvl w:val="0"/>
          <w:numId w:val="50"/>
        </w:num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3Md€ d’investissement dans les infrastructures ;</w:t>
      </w:r>
    </w:p>
    <w:p w14:paraId="211BF291" w14:textId="77777777" w:rsidR="006B6785" w:rsidRPr="00066C75" w:rsidRDefault="006B6785" w:rsidP="006B6785">
      <w:pPr>
        <w:numPr>
          <w:ilvl w:val="0"/>
          <w:numId w:val="50"/>
        </w:num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le recrutement de 8000 personnes ;</w:t>
      </w:r>
    </w:p>
    <w:p w14:paraId="211BF292" w14:textId="77777777" w:rsidR="006B6785" w:rsidRPr="00066C75" w:rsidRDefault="006B6785" w:rsidP="006B6785">
      <w:pPr>
        <w:numPr>
          <w:ilvl w:val="0"/>
          <w:numId w:val="50"/>
        </w:num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3millions d’heures de formation pour convertir les facteurs aux métiers financiers et logistique ;</w:t>
      </w:r>
    </w:p>
    <w:p w14:paraId="211BF293" w14:textId="25BAE508" w:rsidR="006B6785" w:rsidRPr="00066C75" w:rsidRDefault="006B6785" w:rsidP="006B6785">
      <w:pPr>
        <w:numPr>
          <w:ilvl w:val="0"/>
          <w:numId w:val="50"/>
        </w:num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une augmentation radicale des prix du courrier et une réduction</w:t>
      </w:r>
      <w:r w:rsidR="00165A22">
        <w:rPr>
          <w:rFonts w:ascii="Times New Roman" w:eastAsia="Times New Roman" w:hAnsi="Times New Roman" w:cs="Times New Roman"/>
          <w:szCs w:val="21"/>
        </w:rPr>
        <w:t xml:space="preserve"> </w:t>
      </w:r>
      <w:r w:rsidRPr="00066C75">
        <w:rPr>
          <w:rFonts w:ascii="Times New Roman" w:eastAsia="Times New Roman" w:hAnsi="Times New Roman" w:cs="Times New Roman"/>
          <w:szCs w:val="21"/>
        </w:rPr>
        <w:t>de la fréquence de distribution (un jour sur deux) ;</w:t>
      </w:r>
    </w:p>
    <w:p w14:paraId="211BF294" w14:textId="78F63957" w:rsidR="006B6785" w:rsidRPr="00066C75" w:rsidRDefault="006B6785" w:rsidP="006B6785">
      <w:pPr>
        <w:numPr>
          <w:ilvl w:val="0"/>
          <w:numId w:val="50"/>
        </w:numPr>
        <w:spacing w:after="0"/>
        <w:rPr>
          <w:rFonts w:ascii="Times New Roman" w:eastAsia="Times New Roman" w:hAnsi="Times New Roman" w:cs="Times New Roman"/>
          <w:szCs w:val="21"/>
        </w:rPr>
      </w:pPr>
      <w:r w:rsidRPr="00066C75">
        <w:rPr>
          <w:rFonts w:ascii="Times New Roman" w:eastAsia="Times New Roman" w:hAnsi="Times New Roman" w:cs="Times New Roman"/>
          <w:szCs w:val="21"/>
        </w:rPr>
        <w:t>le développement de l’ « asset management », débuté avec une prise de participation de 10</w:t>
      </w:r>
      <w:r w:rsidR="00E21048">
        <w:rPr>
          <w:rFonts w:ascii="Times New Roman" w:eastAsia="Times New Roman" w:hAnsi="Times New Roman" w:cs="Times New Roman"/>
          <w:szCs w:val="21"/>
        </w:rPr>
        <w:t xml:space="preserve"> </w:t>
      </w:r>
      <w:r w:rsidRPr="00066C75">
        <w:rPr>
          <w:rFonts w:ascii="Times New Roman" w:eastAsia="Times New Roman" w:hAnsi="Times New Roman" w:cs="Times New Roman"/>
          <w:szCs w:val="21"/>
        </w:rPr>
        <w:t>% dans le gestionnaire d’actifs Anima.</w:t>
      </w:r>
    </w:p>
    <w:p w14:paraId="211BF295" w14:textId="77777777" w:rsidR="006B6785" w:rsidRPr="00066C75" w:rsidRDefault="006B6785" w:rsidP="006B6785">
      <w:pPr>
        <w:spacing w:after="0"/>
        <w:rPr>
          <w:rFonts w:ascii="Times New Roman" w:eastAsia="Times New Roman" w:hAnsi="Times New Roman" w:cs="Times New Roman"/>
          <w:szCs w:val="21"/>
        </w:rPr>
      </w:pPr>
    </w:p>
    <w:p w14:paraId="211BF296" w14:textId="77777777" w:rsidR="006B6785" w:rsidRDefault="006B6785" w:rsidP="006B6785">
      <w:pPr>
        <w:rPr>
          <w:lang w:eastAsia="fr-FR"/>
        </w:rPr>
      </w:pPr>
      <w:r>
        <w:rPr>
          <w:lang w:eastAsia="fr-FR"/>
        </w:rPr>
        <w:br w:type="page"/>
      </w:r>
    </w:p>
    <w:p w14:paraId="211BF297" w14:textId="19069F7F" w:rsidR="006B6785" w:rsidRDefault="00AA5D2A" w:rsidP="006B6785">
      <w:pPr>
        <w:pStyle w:val="TitreAnnexe"/>
      </w:pPr>
      <w:bookmarkStart w:id="2273" w:name="_Toc463518309"/>
      <w:bookmarkStart w:id="2274" w:name="_Toc464729776"/>
      <w:r>
        <w:t>c</w:t>
      </w:r>
      <w:r w:rsidR="006B6785">
        <w:t>artographie des maisons de service au public (MSAP) en bureau de poste</w:t>
      </w:r>
      <w:bookmarkEnd w:id="2273"/>
      <w:bookmarkEnd w:id="2274"/>
      <w:r w:rsidR="006B6785">
        <w:t xml:space="preserve"> </w:t>
      </w:r>
    </w:p>
    <w:p w14:paraId="211BF298" w14:textId="1AE543E9" w:rsidR="006B6785" w:rsidRDefault="006B6785" w:rsidP="006B6785">
      <w:pPr>
        <w:rPr>
          <w:lang w:eastAsia="fr-FR"/>
        </w:rPr>
      </w:pPr>
      <w:r>
        <w:rPr>
          <w:lang w:eastAsia="fr-FR"/>
        </w:rPr>
        <w:t>Afin d’accélérer la création de 1000 MSAP, un partenariat entre le Gouvernement et La Poste a été mis en place. Il</w:t>
      </w:r>
      <w:r w:rsidR="00165A22">
        <w:rPr>
          <w:lang w:eastAsia="fr-FR"/>
        </w:rPr>
        <w:t xml:space="preserve"> </w:t>
      </w:r>
      <w:r>
        <w:rPr>
          <w:lang w:eastAsia="fr-FR"/>
        </w:rPr>
        <w:t xml:space="preserve">prévoit que La Poste accueille 500 MSAP dans des bureaux de poste situés en zones rurales et de montagne d’ici fin 2016. </w:t>
      </w:r>
    </w:p>
    <w:p w14:paraId="211BF299" w14:textId="77777777" w:rsidR="006B6785" w:rsidRPr="00D0754A" w:rsidRDefault="006B6785" w:rsidP="006B6785">
      <w:pPr>
        <w:rPr>
          <w:lang w:eastAsia="fr-FR"/>
        </w:rPr>
      </w:pPr>
      <w:r>
        <w:rPr>
          <w:lang w:eastAsia="fr-FR"/>
        </w:rPr>
        <w:t>Au 15 juin 2016, 472 MSAP avaient été validées par un accord de la préfecture et de la collectivité concernée et 71 sites étaient en attente. La Poste a communiqué leur cartographie.</w:t>
      </w:r>
    </w:p>
    <w:p w14:paraId="211BF29A" w14:textId="77777777" w:rsidR="006B6785" w:rsidRDefault="006B6785" w:rsidP="006B6785">
      <w:pPr>
        <w:rPr>
          <w:lang w:eastAsia="fr-FR"/>
        </w:rPr>
      </w:pPr>
    </w:p>
    <w:p w14:paraId="211BF29B" w14:textId="77777777" w:rsidR="006B6785" w:rsidRPr="00D0754A" w:rsidRDefault="006B6785" w:rsidP="005A12BC">
      <w:pPr>
        <w:ind w:firstLine="0"/>
        <w:rPr>
          <w:lang w:eastAsia="fr-FR"/>
        </w:rPr>
      </w:pPr>
      <w:r>
        <w:rPr>
          <w:noProof/>
          <w:lang w:eastAsia="fr-FR"/>
        </w:rPr>
        <w:drawing>
          <wp:inline distT="0" distB="0" distL="0" distR="0" wp14:anchorId="211BF37F" wp14:editId="211BF380">
            <wp:extent cx="3954780" cy="352679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54780" cy="3526790"/>
                    </a:xfrm>
                    <a:prstGeom prst="rect">
                      <a:avLst/>
                    </a:prstGeom>
                    <a:noFill/>
                    <a:ln>
                      <a:noFill/>
                    </a:ln>
                  </pic:spPr>
                </pic:pic>
              </a:graphicData>
            </a:graphic>
          </wp:inline>
        </w:drawing>
      </w:r>
    </w:p>
    <w:p w14:paraId="211BF29C" w14:textId="77777777" w:rsidR="006B6785" w:rsidRPr="00D0754A" w:rsidRDefault="006B6785" w:rsidP="006B6785">
      <w:pPr>
        <w:rPr>
          <w:lang w:eastAsia="fr-FR"/>
        </w:rPr>
      </w:pPr>
      <w:r>
        <w:rPr>
          <w:i/>
          <w:sz w:val="18"/>
          <w:lang w:eastAsia="fr-FR"/>
        </w:rPr>
        <w:t xml:space="preserve">Source : La Poste </w:t>
      </w:r>
    </w:p>
    <w:p w14:paraId="211BF29D" w14:textId="11C67280" w:rsidR="006B6785" w:rsidRDefault="00AA5D2A" w:rsidP="006B6785">
      <w:pPr>
        <w:pStyle w:val="TitreAnnexe"/>
      </w:pPr>
      <w:bookmarkStart w:id="2275" w:name="_Toc463433936"/>
      <w:bookmarkStart w:id="2276" w:name="_Toc463434102"/>
      <w:bookmarkStart w:id="2277" w:name="_Toc463439764"/>
      <w:bookmarkStart w:id="2278" w:name="_Toc463518310"/>
      <w:bookmarkStart w:id="2279" w:name="_Toc464729777"/>
      <w:r>
        <w:t>s</w:t>
      </w:r>
      <w:r w:rsidR="006B6785">
        <w:t>uivi de la mise en œuvre des recommandations du rapport public thématique : « La Poste : un service public face à un défi sans précédent, une mutation nécessaire »</w:t>
      </w:r>
      <w:bookmarkEnd w:id="2275"/>
      <w:bookmarkEnd w:id="2276"/>
      <w:bookmarkEnd w:id="2277"/>
      <w:bookmarkEnd w:id="2278"/>
      <w:bookmarkEnd w:id="2279"/>
      <w:r w:rsidR="00B12D9E">
        <w:rPr>
          <w:rStyle w:val="Appelnotedebasdep"/>
        </w:rPr>
        <w:footnoteReference w:id="199"/>
      </w:r>
    </w:p>
    <w:p w14:paraId="211BF29E" w14:textId="77777777" w:rsidR="006B6785" w:rsidRDefault="006B6785" w:rsidP="006B6785">
      <w:pPr>
        <w:rPr>
          <w:rFonts w:ascii="Times New Roman" w:eastAsia="Times New Roman" w:hAnsi="Times New Roman" w:cs="Times New Roman"/>
          <w:szCs w:val="21"/>
          <w:lang w:eastAsia="fr-FR"/>
        </w:rPr>
      </w:pPr>
      <w:r w:rsidRPr="00D36AB5">
        <w:rPr>
          <w:rFonts w:ascii="Times New Roman" w:eastAsia="Times New Roman" w:hAnsi="Times New Roman" w:cs="Times New Roman"/>
          <w:szCs w:val="21"/>
          <w:lang w:eastAsia="fr-FR"/>
        </w:rPr>
        <w:t>Le rapport public thématique de 2010 « La Poste : un service public face à un défi sans précédent, une mutation nécessaire » comprenait 17 recommandations faisant l’objet d’un suivi de recommandation après son adoption. Le suivi de leur mise en œuvre, effectué de 2011 à 2014</w:t>
      </w:r>
      <w:r w:rsidRPr="00D36AB5">
        <w:rPr>
          <w:rStyle w:val="Appelnotedebasdep"/>
          <w:rFonts w:ascii="Times New Roman" w:eastAsia="Times New Roman" w:hAnsi="Times New Roman" w:cs="Times New Roman"/>
          <w:szCs w:val="21"/>
          <w:lang w:eastAsia="fr-FR"/>
        </w:rPr>
        <w:footnoteReference w:id="200"/>
      </w:r>
      <w:r w:rsidRPr="00D36AB5">
        <w:rPr>
          <w:rFonts w:ascii="Times New Roman" w:eastAsia="Times New Roman" w:hAnsi="Times New Roman" w:cs="Times New Roman"/>
          <w:szCs w:val="21"/>
          <w:lang w:eastAsia="fr-FR"/>
        </w:rPr>
        <w:t xml:space="preserve">, a été réactualisé pour les besoins du présent rapport. Son résultat est : </w:t>
      </w:r>
    </w:p>
    <w:p w14:paraId="211BF29F" w14:textId="24DB7A6B" w:rsidR="006B6785" w:rsidRPr="002948E4" w:rsidRDefault="006B6785" w:rsidP="006B6785">
      <w:pPr>
        <w:ind w:left="284"/>
        <w:jc w:val="center"/>
        <w:rPr>
          <w:rFonts w:ascii="Times New Roman" w:eastAsia="Times New Roman" w:hAnsi="Times New Roman" w:cs="Times New Roman"/>
          <w:b/>
          <w:szCs w:val="21"/>
          <w:lang w:eastAsia="fr-FR"/>
        </w:rPr>
      </w:pPr>
      <w:r>
        <w:rPr>
          <w:rFonts w:ascii="Times New Roman" w:eastAsia="Times New Roman" w:hAnsi="Times New Roman" w:cs="Times New Roman"/>
          <w:b/>
          <w:szCs w:val="21"/>
          <w:lang w:eastAsia="fr-FR"/>
        </w:rPr>
        <w:t>Nombre et pourcentage des recommandations mises en œuvre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509"/>
        <w:gridCol w:w="867"/>
      </w:tblGrid>
      <w:tr w:rsidR="006B6785" w:rsidRPr="00D36AB5" w14:paraId="211BF2A3" w14:textId="77777777" w:rsidTr="004A75C4">
        <w:trPr>
          <w:trHeight w:val="300"/>
        </w:trPr>
        <w:tc>
          <w:tcPr>
            <w:tcW w:w="3964" w:type="dxa"/>
            <w:noWrap/>
            <w:vAlign w:val="center"/>
            <w:hideMark/>
          </w:tcPr>
          <w:p w14:paraId="211BF2A0" w14:textId="77777777" w:rsidR="006B6785" w:rsidRPr="00C25100" w:rsidRDefault="006B6785" w:rsidP="00AA5D2A">
            <w:pPr>
              <w:keepLines/>
              <w:ind w:firstLine="0"/>
              <w:rPr>
                <w:rFonts w:ascii="Times New Roman" w:eastAsia="Times New Roman" w:hAnsi="Times New Roman"/>
                <w:sz w:val="20"/>
                <w:lang w:eastAsia="fr-FR"/>
              </w:rPr>
            </w:pPr>
            <w:r w:rsidRPr="00C25100">
              <w:rPr>
                <w:rFonts w:ascii="Times New Roman" w:eastAsia="Times New Roman" w:hAnsi="Times New Roman"/>
                <w:sz w:val="20"/>
                <w:lang w:eastAsia="fr-FR"/>
              </w:rPr>
              <w:t xml:space="preserve">Tableau pour l'ensemble des recommandations </w:t>
            </w:r>
          </w:p>
        </w:tc>
        <w:tc>
          <w:tcPr>
            <w:tcW w:w="1509" w:type="dxa"/>
            <w:noWrap/>
            <w:vAlign w:val="center"/>
            <w:hideMark/>
          </w:tcPr>
          <w:p w14:paraId="211BF2A1" w14:textId="77777777" w:rsidR="006B6785" w:rsidRPr="00C25100" w:rsidRDefault="006B6785" w:rsidP="00AA5D2A">
            <w:pPr>
              <w:keepLines/>
              <w:ind w:left="284" w:firstLine="0"/>
              <w:jc w:val="center"/>
              <w:rPr>
                <w:rFonts w:ascii="Times New Roman" w:eastAsia="Times New Roman" w:hAnsi="Times New Roman"/>
                <w:sz w:val="20"/>
                <w:lang w:eastAsia="fr-FR"/>
              </w:rPr>
            </w:pPr>
            <w:r w:rsidRPr="00C25100">
              <w:rPr>
                <w:rFonts w:ascii="Times New Roman" w:eastAsia="Times New Roman" w:hAnsi="Times New Roman"/>
                <w:sz w:val="20"/>
                <w:lang w:eastAsia="fr-FR"/>
              </w:rPr>
              <w:t>Nombre</w:t>
            </w:r>
          </w:p>
        </w:tc>
        <w:tc>
          <w:tcPr>
            <w:tcW w:w="867" w:type="dxa"/>
            <w:noWrap/>
            <w:vAlign w:val="center"/>
            <w:hideMark/>
          </w:tcPr>
          <w:p w14:paraId="211BF2A2" w14:textId="77777777" w:rsidR="006B6785" w:rsidRPr="00C25100" w:rsidRDefault="006B6785" w:rsidP="00AA5D2A">
            <w:pPr>
              <w:keepLines/>
              <w:ind w:firstLine="0"/>
              <w:jc w:val="center"/>
              <w:rPr>
                <w:rFonts w:ascii="Times New Roman" w:eastAsia="Times New Roman" w:hAnsi="Times New Roman"/>
                <w:sz w:val="20"/>
                <w:lang w:eastAsia="fr-FR"/>
              </w:rPr>
            </w:pPr>
            <w:r w:rsidRPr="00C25100">
              <w:rPr>
                <w:rFonts w:ascii="Times New Roman" w:eastAsia="Times New Roman" w:hAnsi="Times New Roman"/>
                <w:sz w:val="20"/>
                <w:lang w:eastAsia="fr-FR"/>
              </w:rPr>
              <w:t>%</w:t>
            </w:r>
          </w:p>
        </w:tc>
      </w:tr>
      <w:tr w:rsidR="006B6785" w:rsidRPr="00D36AB5" w14:paraId="211BF2A7" w14:textId="77777777" w:rsidTr="004A75C4">
        <w:trPr>
          <w:trHeight w:val="300"/>
        </w:trPr>
        <w:tc>
          <w:tcPr>
            <w:tcW w:w="3964" w:type="dxa"/>
            <w:noWrap/>
            <w:vAlign w:val="center"/>
            <w:hideMark/>
          </w:tcPr>
          <w:p w14:paraId="211BF2A4" w14:textId="77777777" w:rsidR="006B6785" w:rsidRPr="00C25100" w:rsidRDefault="006B6785" w:rsidP="00AA5D2A">
            <w:pPr>
              <w:keepNext/>
              <w:keepLines/>
              <w:ind w:firstLine="0"/>
              <w:rPr>
                <w:rFonts w:ascii="Times New Roman" w:eastAsia="Times New Roman" w:hAnsi="Times New Roman"/>
                <w:sz w:val="20"/>
                <w:lang w:eastAsia="fr-FR"/>
              </w:rPr>
            </w:pPr>
            <w:r w:rsidRPr="00C25100">
              <w:rPr>
                <w:rFonts w:ascii="Times New Roman" w:eastAsia="Times New Roman" w:hAnsi="Times New Roman"/>
                <w:sz w:val="20"/>
                <w:lang w:eastAsia="fr-FR"/>
              </w:rPr>
              <w:t xml:space="preserve">Nombre total des recommandations du RPT faisant l'objet d'un suivi </w:t>
            </w:r>
          </w:p>
        </w:tc>
        <w:tc>
          <w:tcPr>
            <w:tcW w:w="1509" w:type="dxa"/>
            <w:noWrap/>
            <w:vAlign w:val="center"/>
            <w:hideMark/>
          </w:tcPr>
          <w:p w14:paraId="211BF2A5" w14:textId="77777777" w:rsidR="006B6785" w:rsidRPr="00C25100" w:rsidRDefault="006B6785" w:rsidP="00AA5D2A">
            <w:pPr>
              <w:keepNext/>
              <w:keepLines/>
              <w:ind w:firstLine="0"/>
              <w:jc w:val="center"/>
              <w:rPr>
                <w:rFonts w:ascii="Times New Roman" w:eastAsia="Times New Roman" w:hAnsi="Times New Roman"/>
                <w:sz w:val="20"/>
                <w:lang w:eastAsia="fr-FR"/>
              </w:rPr>
            </w:pPr>
            <w:r w:rsidRPr="00C25100">
              <w:rPr>
                <w:rFonts w:ascii="Times New Roman" w:eastAsia="Times New Roman" w:hAnsi="Times New Roman"/>
                <w:sz w:val="20"/>
                <w:lang w:eastAsia="fr-FR"/>
              </w:rPr>
              <w:t>17</w:t>
            </w:r>
          </w:p>
        </w:tc>
        <w:tc>
          <w:tcPr>
            <w:tcW w:w="867" w:type="dxa"/>
            <w:noWrap/>
            <w:vAlign w:val="center"/>
            <w:hideMark/>
          </w:tcPr>
          <w:p w14:paraId="211BF2A6" w14:textId="15215C6F" w:rsidR="006B6785" w:rsidRPr="00C25100" w:rsidRDefault="006B6785" w:rsidP="00AA5D2A">
            <w:pPr>
              <w:keepNext/>
              <w:keepLines/>
              <w:ind w:firstLine="0"/>
              <w:jc w:val="center"/>
              <w:rPr>
                <w:rFonts w:ascii="Times New Roman" w:eastAsia="Times New Roman" w:hAnsi="Times New Roman"/>
                <w:sz w:val="20"/>
                <w:lang w:eastAsia="fr-FR"/>
              </w:rPr>
            </w:pPr>
            <w:r w:rsidRPr="00C25100">
              <w:rPr>
                <w:rFonts w:ascii="Times New Roman" w:eastAsia="Times New Roman" w:hAnsi="Times New Roman"/>
                <w:sz w:val="20"/>
                <w:lang w:eastAsia="fr-FR"/>
              </w:rPr>
              <w:t>100</w:t>
            </w:r>
            <w:r w:rsidR="00E21048">
              <w:rPr>
                <w:rFonts w:ascii="Times New Roman" w:eastAsia="Times New Roman" w:hAnsi="Times New Roman"/>
                <w:sz w:val="20"/>
                <w:lang w:eastAsia="fr-FR"/>
              </w:rPr>
              <w:t xml:space="preserve"> </w:t>
            </w:r>
            <w:r w:rsidRPr="00C25100">
              <w:rPr>
                <w:rFonts w:ascii="Times New Roman" w:eastAsia="Times New Roman" w:hAnsi="Times New Roman"/>
                <w:sz w:val="20"/>
                <w:lang w:eastAsia="fr-FR"/>
              </w:rPr>
              <w:t>%</w:t>
            </w:r>
          </w:p>
        </w:tc>
      </w:tr>
      <w:tr w:rsidR="006B6785" w:rsidRPr="00D36AB5" w14:paraId="211BF2AB" w14:textId="77777777" w:rsidTr="004A75C4">
        <w:trPr>
          <w:trHeight w:val="300"/>
        </w:trPr>
        <w:tc>
          <w:tcPr>
            <w:tcW w:w="3964" w:type="dxa"/>
            <w:noWrap/>
            <w:vAlign w:val="center"/>
            <w:hideMark/>
          </w:tcPr>
          <w:p w14:paraId="211BF2A8" w14:textId="77777777" w:rsidR="006B6785" w:rsidRPr="00C25100" w:rsidRDefault="006B6785" w:rsidP="00AA5D2A">
            <w:pPr>
              <w:keepNext/>
              <w:keepLines/>
              <w:ind w:firstLine="0"/>
              <w:rPr>
                <w:rFonts w:ascii="Times New Roman" w:eastAsia="Times New Roman" w:hAnsi="Times New Roman"/>
                <w:sz w:val="20"/>
                <w:lang w:eastAsia="fr-FR"/>
              </w:rPr>
            </w:pPr>
            <w:r w:rsidRPr="00C25100">
              <w:rPr>
                <w:rFonts w:ascii="Times New Roman" w:eastAsia="Times New Roman" w:hAnsi="Times New Roman"/>
                <w:sz w:val="20"/>
                <w:lang w:eastAsia="fr-FR"/>
              </w:rPr>
              <w:t xml:space="preserve">Recommandations totalement mises en œuvre </w:t>
            </w:r>
          </w:p>
        </w:tc>
        <w:tc>
          <w:tcPr>
            <w:tcW w:w="1509" w:type="dxa"/>
            <w:noWrap/>
            <w:vAlign w:val="center"/>
            <w:hideMark/>
          </w:tcPr>
          <w:p w14:paraId="211BF2A9" w14:textId="77777777" w:rsidR="006B6785" w:rsidRPr="00C25100" w:rsidRDefault="006B6785" w:rsidP="00AA5D2A">
            <w:pPr>
              <w:keepNext/>
              <w:keepLines/>
              <w:ind w:firstLine="0"/>
              <w:jc w:val="center"/>
              <w:rPr>
                <w:rFonts w:ascii="Times New Roman" w:eastAsia="Times New Roman" w:hAnsi="Times New Roman"/>
                <w:sz w:val="20"/>
                <w:lang w:eastAsia="fr-FR"/>
              </w:rPr>
            </w:pPr>
            <w:r w:rsidRPr="00C25100">
              <w:rPr>
                <w:rFonts w:ascii="Times New Roman" w:eastAsia="Times New Roman" w:hAnsi="Times New Roman"/>
                <w:sz w:val="20"/>
                <w:lang w:eastAsia="fr-FR"/>
              </w:rPr>
              <w:t>11</w:t>
            </w:r>
          </w:p>
        </w:tc>
        <w:tc>
          <w:tcPr>
            <w:tcW w:w="867" w:type="dxa"/>
            <w:noWrap/>
            <w:vAlign w:val="center"/>
            <w:hideMark/>
          </w:tcPr>
          <w:p w14:paraId="211BF2AA" w14:textId="7F53E84B" w:rsidR="006B6785" w:rsidRPr="00C25100" w:rsidRDefault="006B6785" w:rsidP="00AA5D2A">
            <w:pPr>
              <w:keepNext/>
              <w:keepLines/>
              <w:ind w:firstLine="0"/>
              <w:jc w:val="center"/>
              <w:rPr>
                <w:rFonts w:ascii="Times New Roman" w:eastAsia="Times New Roman" w:hAnsi="Times New Roman"/>
                <w:sz w:val="20"/>
                <w:lang w:eastAsia="fr-FR"/>
              </w:rPr>
            </w:pPr>
            <w:r w:rsidRPr="00C25100">
              <w:rPr>
                <w:rFonts w:ascii="Times New Roman" w:eastAsia="Times New Roman" w:hAnsi="Times New Roman"/>
                <w:sz w:val="20"/>
                <w:lang w:eastAsia="fr-FR"/>
              </w:rPr>
              <w:t>65</w:t>
            </w:r>
            <w:r w:rsidR="00E21048">
              <w:rPr>
                <w:rFonts w:ascii="Times New Roman" w:eastAsia="Times New Roman" w:hAnsi="Times New Roman"/>
                <w:sz w:val="20"/>
                <w:lang w:eastAsia="fr-FR"/>
              </w:rPr>
              <w:t xml:space="preserve"> </w:t>
            </w:r>
            <w:r w:rsidRPr="00C25100">
              <w:rPr>
                <w:rFonts w:ascii="Times New Roman" w:eastAsia="Times New Roman" w:hAnsi="Times New Roman"/>
                <w:sz w:val="20"/>
                <w:lang w:eastAsia="fr-FR"/>
              </w:rPr>
              <w:t>%</w:t>
            </w:r>
          </w:p>
        </w:tc>
      </w:tr>
      <w:tr w:rsidR="006B6785" w:rsidRPr="00D36AB5" w14:paraId="211BF2AF" w14:textId="77777777" w:rsidTr="004A75C4">
        <w:trPr>
          <w:trHeight w:val="485"/>
        </w:trPr>
        <w:tc>
          <w:tcPr>
            <w:tcW w:w="3964" w:type="dxa"/>
            <w:noWrap/>
            <w:vAlign w:val="center"/>
            <w:hideMark/>
          </w:tcPr>
          <w:p w14:paraId="211BF2AC" w14:textId="77777777" w:rsidR="006B6785" w:rsidRPr="00C25100" w:rsidRDefault="006B6785" w:rsidP="00AA5D2A">
            <w:pPr>
              <w:keepNext/>
              <w:keepLines/>
              <w:ind w:firstLine="0"/>
              <w:rPr>
                <w:rFonts w:ascii="Times New Roman" w:eastAsia="Times New Roman" w:hAnsi="Times New Roman"/>
                <w:sz w:val="20"/>
                <w:lang w:eastAsia="fr-FR"/>
              </w:rPr>
            </w:pPr>
            <w:r w:rsidRPr="00C25100">
              <w:rPr>
                <w:rFonts w:ascii="Times New Roman" w:eastAsia="Times New Roman" w:hAnsi="Times New Roman"/>
                <w:sz w:val="20"/>
                <w:lang w:eastAsia="fr-FR"/>
              </w:rPr>
              <w:t xml:space="preserve">Recommandations partiellement mises en œuvre </w:t>
            </w:r>
          </w:p>
        </w:tc>
        <w:tc>
          <w:tcPr>
            <w:tcW w:w="1509" w:type="dxa"/>
            <w:noWrap/>
            <w:vAlign w:val="center"/>
            <w:hideMark/>
          </w:tcPr>
          <w:p w14:paraId="211BF2AD" w14:textId="77777777" w:rsidR="006B6785" w:rsidRPr="00C25100" w:rsidRDefault="006B6785" w:rsidP="00AA5D2A">
            <w:pPr>
              <w:keepNext/>
              <w:keepLines/>
              <w:ind w:firstLine="0"/>
              <w:jc w:val="center"/>
              <w:rPr>
                <w:rFonts w:ascii="Times New Roman" w:eastAsia="Times New Roman" w:hAnsi="Times New Roman"/>
                <w:sz w:val="20"/>
                <w:lang w:eastAsia="fr-FR"/>
              </w:rPr>
            </w:pPr>
            <w:r w:rsidRPr="00C25100">
              <w:rPr>
                <w:rFonts w:ascii="Times New Roman" w:eastAsia="Times New Roman" w:hAnsi="Times New Roman"/>
                <w:sz w:val="20"/>
                <w:lang w:eastAsia="fr-FR"/>
              </w:rPr>
              <w:t>5</w:t>
            </w:r>
          </w:p>
        </w:tc>
        <w:tc>
          <w:tcPr>
            <w:tcW w:w="867" w:type="dxa"/>
            <w:noWrap/>
            <w:vAlign w:val="center"/>
            <w:hideMark/>
          </w:tcPr>
          <w:p w14:paraId="211BF2AE" w14:textId="1A5AE033" w:rsidR="006B6785" w:rsidRPr="00C25100" w:rsidRDefault="006B6785" w:rsidP="00AA5D2A">
            <w:pPr>
              <w:keepNext/>
              <w:keepLines/>
              <w:ind w:firstLine="0"/>
              <w:jc w:val="center"/>
              <w:rPr>
                <w:rFonts w:ascii="Times New Roman" w:eastAsia="Times New Roman" w:hAnsi="Times New Roman"/>
                <w:sz w:val="20"/>
                <w:lang w:eastAsia="fr-FR"/>
              </w:rPr>
            </w:pPr>
            <w:r w:rsidRPr="00C25100">
              <w:rPr>
                <w:rFonts w:ascii="Times New Roman" w:eastAsia="Times New Roman" w:hAnsi="Times New Roman"/>
                <w:sz w:val="20"/>
                <w:lang w:eastAsia="fr-FR"/>
              </w:rPr>
              <w:t>29</w:t>
            </w:r>
            <w:r w:rsidR="00E21048">
              <w:rPr>
                <w:rFonts w:ascii="Times New Roman" w:eastAsia="Times New Roman" w:hAnsi="Times New Roman"/>
                <w:sz w:val="20"/>
                <w:lang w:eastAsia="fr-FR"/>
              </w:rPr>
              <w:t xml:space="preserve"> </w:t>
            </w:r>
            <w:r w:rsidRPr="00C25100">
              <w:rPr>
                <w:rFonts w:ascii="Times New Roman" w:eastAsia="Times New Roman" w:hAnsi="Times New Roman"/>
                <w:sz w:val="20"/>
                <w:lang w:eastAsia="fr-FR"/>
              </w:rPr>
              <w:t>%</w:t>
            </w:r>
          </w:p>
        </w:tc>
      </w:tr>
      <w:tr w:rsidR="006B6785" w:rsidRPr="00D36AB5" w14:paraId="211BF2B3" w14:textId="77777777" w:rsidTr="004A75C4">
        <w:trPr>
          <w:trHeight w:val="300"/>
        </w:trPr>
        <w:tc>
          <w:tcPr>
            <w:tcW w:w="3964" w:type="dxa"/>
            <w:noWrap/>
            <w:vAlign w:val="center"/>
            <w:hideMark/>
          </w:tcPr>
          <w:p w14:paraId="211BF2B0" w14:textId="77777777" w:rsidR="006B6785" w:rsidRPr="00C25100" w:rsidRDefault="006B6785" w:rsidP="00AA5D2A">
            <w:pPr>
              <w:keepNext/>
              <w:keepLines/>
              <w:ind w:firstLine="0"/>
              <w:rPr>
                <w:rFonts w:ascii="Times New Roman" w:eastAsia="Times New Roman" w:hAnsi="Times New Roman"/>
                <w:sz w:val="20"/>
                <w:lang w:eastAsia="fr-FR"/>
              </w:rPr>
            </w:pPr>
            <w:r w:rsidRPr="00C25100">
              <w:rPr>
                <w:rFonts w:ascii="Times New Roman" w:eastAsia="Times New Roman" w:hAnsi="Times New Roman"/>
                <w:sz w:val="20"/>
                <w:lang w:eastAsia="fr-FR"/>
              </w:rPr>
              <w:t xml:space="preserve">Recommandation non mise en œuvre </w:t>
            </w:r>
          </w:p>
        </w:tc>
        <w:tc>
          <w:tcPr>
            <w:tcW w:w="1509" w:type="dxa"/>
            <w:noWrap/>
            <w:vAlign w:val="center"/>
            <w:hideMark/>
          </w:tcPr>
          <w:p w14:paraId="211BF2B1" w14:textId="77777777" w:rsidR="006B6785" w:rsidRPr="00C25100" w:rsidRDefault="006B6785" w:rsidP="00AA5D2A">
            <w:pPr>
              <w:keepNext/>
              <w:keepLines/>
              <w:ind w:firstLine="0"/>
              <w:jc w:val="center"/>
              <w:rPr>
                <w:rFonts w:ascii="Times New Roman" w:eastAsia="Times New Roman" w:hAnsi="Times New Roman"/>
                <w:sz w:val="20"/>
                <w:lang w:eastAsia="fr-FR"/>
              </w:rPr>
            </w:pPr>
            <w:r w:rsidRPr="00C25100">
              <w:rPr>
                <w:rFonts w:ascii="Times New Roman" w:eastAsia="Times New Roman" w:hAnsi="Times New Roman"/>
                <w:sz w:val="20"/>
                <w:lang w:eastAsia="fr-FR"/>
              </w:rPr>
              <w:t>1</w:t>
            </w:r>
          </w:p>
        </w:tc>
        <w:tc>
          <w:tcPr>
            <w:tcW w:w="867" w:type="dxa"/>
            <w:noWrap/>
            <w:vAlign w:val="center"/>
            <w:hideMark/>
          </w:tcPr>
          <w:p w14:paraId="211BF2B2" w14:textId="2AF4F823" w:rsidR="006B6785" w:rsidRPr="00C25100" w:rsidRDefault="006B6785" w:rsidP="00AA5D2A">
            <w:pPr>
              <w:keepNext/>
              <w:keepLines/>
              <w:ind w:firstLine="0"/>
              <w:jc w:val="center"/>
              <w:rPr>
                <w:rFonts w:ascii="Times New Roman" w:eastAsia="Times New Roman" w:hAnsi="Times New Roman"/>
                <w:sz w:val="20"/>
                <w:lang w:eastAsia="fr-FR"/>
              </w:rPr>
            </w:pPr>
            <w:r w:rsidRPr="00C25100">
              <w:rPr>
                <w:rFonts w:ascii="Times New Roman" w:eastAsia="Times New Roman" w:hAnsi="Times New Roman"/>
                <w:sz w:val="20"/>
                <w:lang w:eastAsia="fr-FR"/>
              </w:rPr>
              <w:t>6</w:t>
            </w:r>
            <w:r w:rsidR="00E21048">
              <w:rPr>
                <w:rFonts w:ascii="Times New Roman" w:eastAsia="Times New Roman" w:hAnsi="Times New Roman"/>
                <w:sz w:val="20"/>
                <w:lang w:eastAsia="fr-FR"/>
              </w:rPr>
              <w:t xml:space="preserve"> </w:t>
            </w:r>
            <w:r w:rsidRPr="00C25100">
              <w:rPr>
                <w:rFonts w:ascii="Times New Roman" w:eastAsia="Times New Roman" w:hAnsi="Times New Roman"/>
                <w:sz w:val="20"/>
                <w:lang w:eastAsia="fr-FR"/>
              </w:rPr>
              <w:t>%</w:t>
            </w:r>
          </w:p>
        </w:tc>
      </w:tr>
    </w:tbl>
    <w:p w14:paraId="211BF2B4" w14:textId="77777777" w:rsidR="006B6785" w:rsidRPr="00D36AB5" w:rsidRDefault="006B6785" w:rsidP="006B6785">
      <w:pPr>
        <w:ind w:left="284" w:firstLine="424"/>
        <w:rPr>
          <w:rFonts w:ascii="Times New Roman" w:eastAsia="Times New Roman" w:hAnsi="Times New Roman" w:cs="Times New Roman"/>
          <w:szCs w:val="21"/>
          <w:lang w:eastAsia="fr-FR"/>
        </w:rPr>
      </w:pPr>
      <w:r w:rsidRPr="00D36AB5">
        <w:rPr>
          <w:rFonts w:ascii="Times New Roman" w:eastAsia="Times New Roman" w:hAnsi="Times New Roman" w:cs="Times New Roman"/>
          <w:szCs w:val="21"/>
          <w:lang w:eastAsia="fr-FR"/>
        </w:rPr>
        <w:t xml:space="preserve">La plupart des recommandations étaient totalement mises en œuvre en 2013. </w:t>
      </w:r>
    </w:p>
    <w:p w14:paraId="211BF2B5" w14:textId="3069ACC9" w:rsidR="006B6785" w:rsidRPr="00D36AB5" w:rsidRDefault="006B6785" w:rsidP="006B6785">
      <w:pPr>
        <w:keepNext/>
        <w:ind w:left="284"/>
        <w:jc w:val="center"/>
        <w:rPr>
          <w:rFonts w:ascii="Times New Roman" w:hAnsi="Times New Roman"/>
          <w:b/>
          <w:szCs w:val="21"/>
          <w:lang w:eastAsia="ar-SA"/>
        </w:rPr>
      </w:pPr>
      <w:r>
        <w:rPr>
          <w:rFonts w:ascii="Times New Roman" w:hAnsi="Times New Roman"/>
          <w:b/>
          <w:szCs w:val="21"/>
          <w:lang w:eastAsia="ar-SA"/>
        </w:rPr>
        <w:t>R</w:t>
      </w:r>
      <w:r w:rsidRPr="00D36AB5">
        <w:rPr>
          <w:rFonts w:ascii="Times New Roman" w:hAnsi="Times New Roman"/>
          <w:b/>
          <w:szCs w:val="21"/>
          <w:lang w:eastAsia="ar-SA"/>
        </w:rPr>
        <w:t>écapitulatif des recommandations du RPT « La Poste : un service public face à un défi sans précédent »</w:t>
      </w:r>
    </w:p>
    <w:tbl>
      <w:tblPr>
        <w:tblStyle w:val="TABLEAURAPPORTPUBLICTHMATIQUE"/>
        <w:tblW w:w="7655" w:type="dxa"/>
        <w:tblInd w:w="-459" w:type="dxa"/>
        <w:tblLayout w:type="fixed"/>
        <w:tblLook w:val="04A0" w:firstRow="1" w:lastRow="0" w:firstColumn="1" w:lastColumn="0" w:noHBand="0" w:noVBand="1"/>
      </w:tblPr>
      <w:tblGrid>
        <w:gridCol w:w="496"/>
        <w:gridCol w:w="2835"/>
        <w:gridCol w:w="1206"/>
        <w:gridCol w:w="3118"/>
      </w:tblGrid>
      <w:tr w:rsidR="006B6785" w:rsidRPr="00B6091F" w14:paraId="211BF2BA" w14:textId="77777777" w:rsidTr="006B4EC4">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496" w:type="dxa"/>
            <w:hideMark/>
          </w:tcPr>
          <w:p w14:paraId="211BF2B6" w14:textId="77777777" w:rsidR="006B6785" w:rsidRPr="006B4EC4" w:rsidRDefault="006B6785" w:rsidP="004A75C4">
            <w:pPr>
              <w:rPr>
                <w:rStyle w:val="CCOMPTESgrasitalique"/>
                <w:b/>
                <w:color w:val="000000" w:themeColor="text1"/>
              </w:rPr>
            </w:pPr>
            <w:r w:rsidRPr="006B4EC4">
              <w:rPr>
                <w:rStyle w:val="CCOMPTESgrasitalique"/>
                <w:b/>
                <w:color w:val="000000" w:themeColor="text1"/>
              </w:rPr>
              <w:t>N°</w:t>
            </w:r>
          </w:p>
        </w:tc>
        <w:tc>
          <w:tcPr>
            <w:tcW w:w="2835" w:type="dxa"/>
            <w:hideMark/>
          </w:tcPr>
          <w:p w14:paraId="211BF2B7" w14:textId="77777777" w:rsidR="006B6785" w:rsidRPr="004C3C7D"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rPr>
            </w:pPr>
            <w:r w:rsidRPr="004C3C7D">
              <w:rPr>
                <w:rStyle w:val="CCOMPTESgrasitalique"/>
                <w:b/>
                <w:i w:val="0"/>
                <w:color w:val="000000" w:themeColor="text1"/>
              </w:rPr>
              <w:t>Libellé Recommandation</w:t>
            </w:r>
          </w:p>
        </w:tc>
        <w:tc>
          <w:tcPr>
            <w:tcW w:w="1206" w:type="dxa"/>
          </w:tcPr>
          <w:p w14:paraId="211BF2B8" w14:textId="77777777" w:rsidR="006B6785" w:rsidRPr="004C3C7D"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lang w:val="fr-FR"/>
              </w:rPr>
            </w:pPr>
            <w:r w:rsidRPr="004C3C7D">
              <w:rPr>
                <w:rStyle w:val="CCOMPTESgrasitalique"/>
                <w:b/>
                <w:i w:val="0"/>
                <w:color w:val="000000" w:themeColor="text1"/>
                <w:lang w:val="fr-FR"/>
              </w:rPr>
              <w:t>Degré de la mise en œuvre</w:t>
            </w:r>
          </w:p>
        </w:tc>
        <w:tc>
          <w:tcPr>
            <w:tcW w:w="3118" w:type="dxa"/>
            <w:hideMark/>
          </w:tcPr>
          <w:p w14:paraId="211BF2B9" w14:textId="77777777" w:rsidR="006B6785" w:rsidRPr="004C3C7D" w:rsidRDefault="006B6785" w:rsidP="00AA5D2A">
            <w:pPr>
              <w:ind w:firstLine="0"/>
              <w:jc w:val="center"/>
              <w:cnfStyle w:val="100000000000" w:firstRow="1" w:lastRow="0" w:firstColumn="0" w:lastColumn="0" w:oddVBand="0" w:evenVBand="0" w:oddHBand="0" w:evenHBand="0" w:firstRowFirstColumn="0" w:firstRowLastColumn="0" w:lastRowFirstColumn="0" w:lastRowLastColumn="0"/>
              <w:rPr>
                <w:rStyle w:val="CCOMPTESgrasitalique"/>
                <w:b/>
                <w:i w:val="0"/>
                <w:color w:val="000000" w:themeColor="text1"/>
              </w:rPr>
            </w:pPr>
            <w:r w:rsidRPr="004C3C7D">
              <w:rPr>
                <w:rStyle w:val="CCOMPTESgrasitalique"/>
                <w:b/>
                <w:i w:val="0"/>
                <w:color w:val="000000" w:themeColor="text1"/>
              </w:rPr>
              <w:t>Situation à fin 2015</w:t>
            </w:r>
          </w:p>
        </w:tc>
      </w:tr>
      <w:tr w:rsidR="006B6785" w:rsidRPr="00B6091F" w14:paraId="211BF2BF" w14:textId="77777777" w:rsidTr="006B4EC4">
        <w:trPr>
          <w:trHeight w:val="1020"/>
        </w:trPr>
        <w:tc>
          <w:tcPr>
            <w:cnfStyle w:val="001000000000" w:firstRow="0" w:lastRow="0" w:firstColumn="1" w:lastColumn="0" w:oddVBand="0" w:evenVBand="0" w:oddHBand="0" w:evenHBand="0" w:firstRowFirstColumn="0" w:firstRowLastColumn="0" w:lastRowFirstColumn="0" w:lastRowLastColumn="0"/>
            <w:tcW w:w="496" w:type="dxa"/>
            <w:hideMark/>
          </w:tcPr>
          <w:p w14:paraId="211BF2BB" w14:textId="77777777" w:rsidR="006B6785" w:rsidRPr="00AA5D2A" w:rsidRDefault="006B6785" w:rsidP="004A75C4">
            <w:pPr>
              <w:keepNext/>
              <w:rPr>
                <w:sz w:val="18"/>
                <w:szCs w:val="18"/>
              </w:rPr>
            </w:pPr>
            <w:r w:rsidRPr="00AA5D2A">
              <w:rPr>
                <w:sz w:val="18"/>
                <w:szCs w:val="18"/>
              </w:rPr>
              <w:t>1</w:t>
            </w:r>
          </w:p>
        </w:tc>
        <w:tc>
          <w:tcPr>
            <w:tcW w:w="2835" w:type="dxa"/>
            <w:hideMark/>
          </w:tcPr>
          <w:p w14:paraId="211BF2BC" w14:textId="77777777" w:rsidR="006B6785" w:rsidRPr="00AA5D2A" w:rsidRDefault="006B6785" w:rsidP="00AA5D2A">
            <w:pPr>
              <w:keepNext/>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Conclure un pacte d’actionnaire entre l’État et la CDC dans le but de donner sa pleine signification à cette nouvelle répartition du capital et de développer les synergies potentielles entre la Poste, la Caisse et certaines de leurs filiales.</w:t>
            </w:r>
          </w:p>
        </w:tc>
        <w:tc>
          <w:tcPr>
            <w:tcW w:w="1206" w:type="dxa"/>
          </w:tcPr>
          <w:p w14:paraId="211BF2BD" w14:textId="66B941D4" w:rsidR="006B6785" w:rsidRPr="00AA5D2A" w:rsidRDefault="006B6785" w:rsidP="004C3C7D">
            <w:pPr>
              <w:keepNext/>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Totalement</w:t>
            </w:r>
          </w:p>
        </w:tc>
        <w:tc>
          <w:tcPr>
            <w:tcW w:w="3118" w:type="dxa"/>
            <w:hideMark/>
          </w:tcPr>
          <w:p w14:paraId="211BF2BE" w14:textId="77777777" w:rsidR="006B6785" w:rsidRPr="00AA5D2A" w:rsidRDefault="006B6785" w:rsidP="00AA5D2A">
            <w:pPr>
              <w:keepNext/>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Le pacte d’actionnaire a été signé le 10 février 2011.</w:t>
            </w:r>
          </w:p>
        </w:tc>
      </w:tr>
      <w:tr w:rsidR="006B6785" w:rsidRPr="00B6091F" w14:paraId="211BF2C4" w14:textId="77777777" w:rsidTr="006B4EC4">
        <w:trPr>
          <w:trHeight w:val="1020"/>
        </w:trPr>
        <w:tc>
          <w:tcPr>
            <w:cnfStyle w:val="001000000000" w:firstRow="0" w:lastRow="0" w:firstColumn="1" w:lastColumn="0" w:oddVBand="0" w:evenVBand="0" w:oddHBand="0" w:evenHBand="0" w:firstRowFirstColumn="0" w:firstRowLastColumn="0" w:lastRowFirstColumn="0" w:lastRowLastColumn="0"/>
            <w:tcW w:w="496" w:type="dxa"/>
            <w:hideMark/>
          </w:tcPr>
          <w:p w14:paraId="211BF2C0" w14:textId="77777777" w:rsidR="006B6785" w:rsidRPr="00AA5D2A" w:rsidRDefault="006B6785" w:rsidP="004A75C4">
            <w:pPr>
              <w:rPr>
                <w:sz w:val="18"/>
                <w:szCs w:val="18"/>
              </w:rPr>
            </w:pPr>
            <w:r w:rsidRPr="00AA5D2A">
              <w:rPr>
                <w:sz w:val="18"/>
                <w:szCs w:val="18"/>
              </w:rPr>
              <w:t>2</w:t>
            </w:r>
          </w:p>
        </w:tc>
        <w:tc>
          <w:tcPr>
            <w:tcW w:w="2835" w:type="dxa"/>
            <w:hideMark/>
          </w:tcPr>
          <w:p w14:paraId="211BF2C1"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Dès lors qu’elle disposera des capacités financières, humaines et techniques adéquates, étendre l’agrément de la Banque Postale à l’octroi de crédit aux personnes morales, en orientant prioritairement ses efforts vers les PME, TPE et associations.</w:t>
            </w:r>
          </w:p>
        </w:tc>
        <w:tc>
          <w:tcPr>
            <w:tcW w:w="1206" w:type="dxa"/>
          </w:tcPr>
          <w:p w14:paraId="211BF2C2" w14:textId="00F5E786" w:rsidR="006B6785" w:rsidRPr="00AA5D2A" w:rsidRDefault="006B6785" w:rsidP="004C3C7D">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Totalement</w:t>
            </w:r>
          </w:p>
        </w:tc>
        <w:tc>
          <w:tcPr>
            <w:tcW w:w="3118" w:type="dxa"/>
            <w:hideMark/>
          </w:tcPr>
          <w:p w14:paraId="211BF2C3"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La Banque Postale a obtenu l’agrément de l’ACP le lundi 5 septembre 2011.</w:t>
            </w:r>
          </w:p>
        </w:tc>
      </w:tr>
      <w:tr w:rsidR="006B6785" w:rsidRPr="00B6091F" w14:paraId="211BF2C9" w14:textId="77777777" w:rsidTr="006B4EC4">
        <w:trPr>
          <w:trHeight w:val="1020"/>
        </w:trPr>
        <w:tc>
          <w:tcPr>
            <w:cnfStyle w:val="001000000000" w:firstRow="0" w:lastRow="0" w:firstColumn="1" w:lastColumn="0" w:oddVBand="0" w:evenVBand="0" w:oddHBand="0" w:evenHBand="0" w:firstRowFirstColumn="0" w:firstRowLastColumn="0" w:lastRowFirstColumn="0" w:lastRowLastColumn="0"/>
            <w:tcW w:w="496" w:type="dxa"/>
            <w:hideMark/>
          </w:tcPr>
          <w:p w14:paraId="211BF2C5" w14:textId="77777777" w:rsidR="006B6785" w:rsidRPr="00AA5D2A" w:rsidRDefault="006B6785" w:rsidP="004A75C4">
            <w:pPr>
              <w:rPr>
                <w:sz w:val="18"/>
                <w:szCs w:val="18"/>
              </w:rPr>
            </w:pPr>
            <w:r w:rsidRPr="00AA5D2A">
              <w:rPr>
                <w:sz w:val="18"/>
                <w:szCs w:val="18"/>
              </w:rPr>
              <w:t>3</w:t>
            </w:r>
          </w:p>
        </w:tc>
        <w:tc>
          <w:tcPr>
            <w:tcW w:w="2835" w:type="dxa"/>
            <w:hideMark/>
          </w:tcPr>
          <w:p w14:paraId="211BF2C6"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Relever significativement l’objectif de qualité de la distribution en J+1 et le rendre plus effectif dans un périmètre géographique pertinent ; et élargir la plage utile pour la remise du courrier : dépôt plus tardif, et plus de boîtes aux lettres.</w:t>
            </w:r>
          </w:p>
        </w:tc>
        <w:tc>
          <w:tcPr>
            <w:tcW w:w="1206" w:type="dxa"/>
          </w:tcPr>
          <w:p w14:paraId="211BF2C7"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Partiel-lement</w:t>
            </w:r>
          </w:p>
        </w:tc>
        <w:tc>
          <w:tcPr>
            <w:tcW w:w="3118" w:type="dxa"/>
            <w:hideMark/>
          </w:tcPr>
          <w:p w14:paraId="211BF2C8" w14:textId="686B0215" w:rsidR="006B6785" w:rsidRPr="00AA5D2A" w:rsidRDefault="006B6785" w:rsidP="00165A22">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 xml:space="preserve">L’objectif concernant le taux de distribution en J+1 n’est pas encore atteint. Des améliorations substantielles ont été réalisées sur d’autres segments (lettres prioritaires, recommandées, export). </w:t>
            </w:r>
          </w:p>
        </w:tc>
      </w:tr>
      <w:tr w:rsidR="006B6785" w:rsidRPr="00B6091F" w14:paraId="211BF2CE" w14:textId="77777777" w:rsidTr="006B4EC4">
        <w:trPr>
          <w:trHeight w:val="1020"/>
        </w:trPr>
        <w:tc>
          <w:tcPr>
            <w:cnfStyle w:val="001000000000" w:firstRow="0" w:lastRow="0" w:firstColumn="1" w:lastColumn="0" w:oddVBand="0" w:evenVBand="0" w:oddHBand="0" w:evenHBand="0" w:firstRowFirstColumn="0" w:firstRowLastColumn="0" w:lastRowFirstColumn="0" w:lastRowLastColumn="0"/>
            <w:tcW w:w="496" w:type="dxa"/>
            <w:hideMark/>
          </w:tcPr>
          <w:p w14:paraId="211BF2CA" w14:textId="77777777" w:rsidR="006B6785" w:rsidRPr="00AA5D2A" w:rsidRDefault="006B6785" w:rsidP="004A75C4">
            <w:pPr>
              <w:rPr>
                <w:sz w:val="18"/>
                <w:szCs w:val="18"/>
              </w:rPr>
            </w:pPr>
            <w:r w:rsidRPr="00AA5D2A">
              <w:rPr>
                <w:sz w:val="18"/>
                <w:szCs w:val="18"/>
              </w:rPr>
              <w:t>4</w:t>
            </w:r>
          </w:p>
        </w:tc>
        <w:tc>
          <w:tcPr>
            <w:tcW w:w="2835" w:type="dxa"/>
            <w:hideMark/>
          </w:tcPr>
          <w:p w14:paraId="211BF2CB"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Examiner en 2013 la compensation des coûts supportés par la Poste au titre des missions de service public au regard de l’évolution des besoins du public et des entreprises, du périmètre de ces missions et de la rentabilité du groupe.</w:t>
            </w:r>
          </w:p>
        </w:tc>
        <w:tc>
          <w:tcPr>
            <w:tcW w:w="1206" w:type="dxa"/>
          </w:tcPr>
          <w:p w14:paraId="211BF2CC" w14:textId="783AE0C8" w:rsidR="006B6785" w:rsidRPr="00AA5D2A" w:rsidRDefault="006B6785" w:rsidP="004C3C7D">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Totalement</w:t>
            </w:r>
          </w:p>
        </w:tc>
        <w:tc>
          <w:tcPr>
            <w:tcW w:w="3118" w:type="dxa"/>
            <w:hideMark/>
          </w:tcPr>
          <w:p w14:paraId="211BF2CD"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 xml:space="preserve">Dans son rapport financier de 2013, La Poste a examiné la compensation des coûts supportés par la Poste au titre des missions de service public. Le contrat d’objectif, la préparation du contrat de présence territoriale et les notifications à l’Union européenne ont eux aussi procuré l’occasion de ce réexamen. </w:t>
            </w:r>
          </w:p>
        </w:tc>
      </w:tr>
      <w:tr w:rsidR="006B6785" w:rsidRPr="00B6091F" w14:paraId="211BF2D3" w14:textId="77777777" w:rsidTr="006B4EC4">
        <w:trPr>
          <w:trHeight w:val="1020"/>
        </w:trPr>
        <w:tc>
          <w:tcPr>
            <w:cnfStyle w:val="001000000000" w:firstRow="0" w:lastRow="0" w:firstColumn="1" w:lastColumn="0" w:oddVBand="0" w:evenVBand="0" w:oddHBand="0" w:evenHBand="0" w:firstRowFirstColumn="0" w:firstRowLastColumn="0" w:lastRowFirstColumn="0" w:lastRowLastColumn="0"/>
            <w:tcW w:w="496" w:type="dxa"/>
            <w:hideMark/>
          </w:tcPr>
          <w:p w14:paraId="211BF2CF" w14:textId="77777777" w:rsidR="006B6785" w:rsidRPr="00AA5D2A" w:rsidRDefault="006B6785" w:rsidP="004A75C4">
            <w:pPr>
              <w:rPr>
                <w:sz w:val="18"/>
                <w:szCs w:val="18"/>
              </w:rPr>
            </w:pPr>
            <w:r w:rsidRPr="00AA5D2A">
              <w:rPr>
                <w:sz w:val="18"/>
                <w:szCs w:val="18"/>
              </w:rPr>
              <w:t>5</w:t>
            </w:r>
          </w:p>
        </w:tc>
        <w:tc>
          <w:tcPr>
            <w:tcW w:w="2835" w:type="dxa"/>
            <w:hideMark/>
          </w:tcPr>
          <w:p w14:paraId="211BF2D0"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Examiner, dans ce même esprit, la question de l’assujettissement de la Poste à la taxe sur les salaires qui la place dans une situation d’inéquité concurrentielle.</w:t>
            </w:r>
          </w:p>
        </w:tc>
        <w:tc>
          <w:tcPr>
            <w:tcW w:w="1206" w:type="dxa"/>
          </w:tcPr>
          <w:p w14:paraId="211BF2D1"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Non mis en œuvre</w:t>
            </w:r>
          </w:p>
        </w:tc>
        <w:tc>
          <w:tcPr>
            <w:tcW w:w="3118" w:type="dxa"/>
            <w:hideMark/>
          </w:tcPr>
          <w:p w14:paraId="211BF2D2" w14:textId="26E37070" w:rsidR="006B6785" w:rsidRPr="00AA5D2A" w:rsidRDefault="006B6785" w:rsidP="00165A22">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 xml:space="preserve">Ce sujet n’a pas été discuté à l’occasion des nouveaux contrats d’objectifs de la Poste </w:t>
            </w:r>
          </w:p>
        </w:tc>
      </w:tr>
      <w:tr w:rsidR="006B6785" w:rsidRPr="00B6091F" w14:paraId="211BF2D8" w14:textId="77777777" w:rsidTr="006B4EC4">
        <w:trPr>
          <w:trHeight w:val="1020"/>
        </w:trPr>
        <w:tc>
          <w:tcPr>
            <w:cnfStyle w:val="001000000000" w:firstRow="0" w:lastRow="0" w:firstColumn="1" w:lastColumn="0" w:oddVBand="0" w:evenVBand="0" w:oddHBand="0" w:evenHBand="0" w:firstRowFirstColumn="0" w:firstRowLastColumn="0" w:lastRowFirstColumn="0" w:lastRowLastColumn="0"/>
            <w:tcW w:w="496" w:type="dxa"/>
            <w:hideMark/>
          </w:tcPr>
          <w:p w14:paraId="211BF2D4" w14:textId="77777777" w:rsidR="006B6785" w:rsidRPr="00AA5D2A" w:rsidRDefault="006B6785" w:rsidP="004A75C4">
            <w:pPr>
              <w:rPr>
                <w:sz w:val="18"/>
                <w:szCs w:val="18"/>
              </w:rPr>
            </w:pPr>
            <w:r w:rsidRPr="00AA5D2A">
              <w:rPr>
                <w:sz w:val="18"/>
                <w:szCs w:val="18"/>
              </w:rPr>
              <w:t>6</w:t>
            </w:r>
          </w:p>
        </w:tc>
        <w:tc>
          <w:tcPr>
            <w:tcW w:w="2835" w:type="dxa"/>
            <w:hideMark/>
          </w:tcPr>
          <w:p w14:paraId="211BF2D5" w14:textId="7CA9E0A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Réaliser des simulations complémentaires tournant autour d’une hypothèse alternative de baisse des volumes économiques du courrier de 40</w:t>
            </w:r>
            <w:r w:rsidR="00E21048">
              <w:rPr>
                <w:sz w:val="18"/>
                <w:szCs w:val="18"/>
              </w:rPr>
              <w:t xml:space="preserve"> </w:t>
            </w:r>
            <w:r w:rsidRPr="00AA5D2A">
              <w:rPr>
                <w:sz w:val="18"/>
                <w:szCs w:val="18"/>
              </w:rPr>
              <w:t>% entre 2008 et 2015.</w:t>
            </w:r>
          </w:p>
        </w:tc>
        <w:tc>
          <w:tcPr>
            <w:tcW w:w="1206" w:type="dxa"/>
          </w:tcPr>
          <w:p w14:paraId="211BF2D6" w14:textId="5A42ABD3" w:rsidR="006B6785" w:rsidRPr="00AA5D2A" w:rsidRDefault="006B6785" w:rsidP="004C3C7D">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Totalement</w:t>
            </w:r>
          </w:p>
        </w:tc>
        <w:tc>
          <w:tcPr>
            <w:tcW w:w="3118" w:type="dxa"/>
            <w:hideMark/>
          </w:tcPr>
          <w:p w14:paraId="211BF2D7"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 xml:space="preserve">Ces simulations ont été réalisées entre 2013 et 2014 dans le cadre de la préparation du nouveau plan stratégique. </w:t>
            </w:r>
          </w:p>
        </w:tc>
      </w:tr>
      <w:tr w:rsidR="006B6785" w:rsidRPr="00B6091F" w14:paraId="211BF2DD" w14:textId="77777777" w:rsidTr="006B4EC4">
        <w:trPr>
          <w:trHeight w:val="1020"/>
        </w:trPr>
        <w:tc>
          <w:tcPr>
            <w:cnfStyle w:val="001000000000" w:firstRow="0" w:lastRow="0" w:firstColumn="1" w:lastColumn="0" w:oddVBand="0" w:evenVBand="0" w:oddHBand="0" w:evenHBand="0" w:firstRowFirstColumn="0" w:firstRowLastColumn="0" w:lastRowFirstColumn="0" w:lastRowLastColumn="0"/>
            <w:tcW w:w="496" w:type="dxa"/>
            <w:hideMark/>
          </w:tcPr>
          <w:p w14:paraId="211BF2D9" w14:textId="77777777" w:rsidR="006B6785" w:rsidRPr="00AA5D2A" w:rsidRDefault="006B6785" w:rsidP="004A75C4">
            <w:pPr>
              <w:rPr>
                <w:sz w:val="18"/>
                <w:szCs w:val="18"/>
              </w:rPr>
            </w:pPr>
            <w:r w:rsidRPr="00AA5D2A">
              <w:rPr>
                <w:sz w:val="18"/>
                <w:szCs w:val="18"/>
              </w:rPr>
              <w:t>7</w:t>
            </w:r>
          </w:p>
        </w:tc>
        <w:tc>
          <w:tcPr>
            <w:tcW w:w="2835" w:type="dxa"/>
            <w:hideMark/>
          </w:tcPr>
          <w:p w14:paraId="211BF2DA"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Renforcer la qualité de service en priorité pour résoudre la question de l’accueil et de l’attente dans les bureaux de poste, sans délaisser les petits bureaux, et améliorer les modalités de livraison des colis aux particuliers.</w:t>
            </w:r>
          </w:p>
        </w:tc>
        <w:tc>
          <w:tcPr>
            <w:tcW w:w="1206" w:type="dxa"/>
          </w:tcPr>
          <w:p w14:paraId="211BF2DB" w14:textId="112F7AB3" w:rsidR="006B6785" w:rsidRPr="00AA5D2A" w:rsidRDefault="006B6785" w:rsidP="004C3C7D">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Totalement</w:t>
            </w:r>
          </w:p>
        </w:tc>
        <w:tc>
          <w:tcPr>
            <w:tcW w:w="3118" w:type="dxa"/>
            <w:hideMark/>
          </w:tcPr>
          <w:p w14:paraId="211BF2DC"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La réduction du temps d’attente au guichet est constatée, puisqu’il passe de 7,3 à 4,1 minutes entre 2009 et 2014. ; les possibilités de choix des modalités de livraison des colis (horaire, lieu…) se sont accrues</w:t>
            </w:r>
          </w:p>
        </w:tc>
      </w:tr>
      <w:tr w:rsidR="006B6785" w:rsidRPr="00B6091F" w14:paraId="211BF2E2" w14:textId="77777777" w:rsidTr="006B4EC4">
        <w:trPr>
          <w:trHeight w:val="1020"/>
        </w:trPr>
        <w:tc>
          <w:tcPr>
            <w:cnfStyle w:val="001000000000" w:firstRow="0" w:lastRow="0" w:firstColumn="1" w:lastColumn="0" w:oddVBand="0" w:evenVBand="0" w:oddHBand="0" w:evenHBand="0" w:firstRowFirstColumn="0" w:firstRowLastColumn="0" w:lastRowFirstColumn="0" w:lastRowLastColumn="0"/>
            <w:tcW w:w="496" w:type="dxa"/>
            <w:hideMark/>
          </w:tcPr>
          <w:p w14:paraId="211BF2DE" w14:textId="77777777" w:rsidR="006B6785" w:rsidRPr="00AA5D2A" w:rsidRDefault="006B6785" w:rsidP="004A75C4">
            <w:pPr>
              <w:rPr>
                <w:sz w:val="18"/>
                <w:szCs w:val="18"/>
              </w:rPr>
            </w:pPr>
            <w:r w:rsidRPr="00AA5D2A">
              <w:rPr>
                <w:sz w:val="18"/>
                <w:szCs w:val="18"/>
              </w:rPr>
              <w:t>8</w:t>
            </w:r>
          </w:p>
        </w:tc>
        <w:tc>
          <w:tcPr>
            <w:tcW w:w="2835" w:type="dxa"/>
            <w:hideMark/>
          </w:tcPr>
          <w:p w14:paraId="211BF2DF"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Réduire les charges fixes, notamment en rationnalisant l’organisation des fonctions support au sein de chaque métier ainsi que la gestion du parc immobilier du groupe, qui représente son deuxième poste de charges.</w:t>
            </w:r>
          </w:p>
        </w:tc>
        <w:tc>
          <w:tcPr>
            <w:tcW w:w="1206" w:type="dxa"/>
          </w:tcPr>
          <w:p w14:paraId="211BF2E0"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Partiel-lement</w:t>
            </w:r>
          </w:p>
        </w:tc>
        <w:tc>
          <w:tcPr>
            <w:tcW w:w="3118" w:type="dxa"/>
            <w:hideMark/>
          </w:tcPr>
          <w:p w14:paraId="211BF2E1"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Cette recommandation a d’abord été peu suivie. Le projet « Servir le développement » traduit une volonté d’agir, en visant d’aligner le coût des fonctions support sur d’autres grands groupes français. Une baisse légère des effectifs est amorcée depuis 2014.</w:t>
            </w:r>
          </w:p>
        </w:tc>
      </w:tr>
      <w:tr w:rsidR="006B6785" w:rsidRPr="00B6091F" w14:paraId="211BF2E7" w14:textId="77777777" w:rsidTr="006B4EC4">
        <w:trPr>
          <w:trHeight w:val="1020"/>
        </w:trPr>
        <w:tc>
          <w:tcPr>
            <w:cnfStyle w:val="001000000000" w:firstRow="0" w:lastRow="0" w:firstColumn="1" w:lastColumn="0" w:oddVBand="0" w:evenVBand="0" w:oddHBand="0" w:evenHBand="0" w:firstRowFirstColumn="0" w:firstRowLastColumn="0" w:lastRowFirstColumn="0" w:lastRowLastColumn="0"/>
            <w:tcW w:w="496" w:type="dxa"/>
            <w:hideMark/>
          </w:tcPr>
          <w:p w14:paraId="211BF2E3" w14:textId="77777777" w:rsidR="006B6785" w:rsidRPr="00AA5D2A" w:rsidRDefault="006B6785" w:rsidP="004A75C4">
            <w:pPr>
              <w:rPr>
                <w:sz w:val="18"/>
                <w:szCs w:val="18"/>
              </w:rPr>
            </w:pPr>
            <w:r w:rsidRPr="00AA5D2A">
              <w:rPr>
                <w:sz w:val="18"/>
                <w:szCs w:val="18"/>
              </w:rPr>
              <w:t>9</w:t>
            </w:r>
          </w:p>
        </w:tc>
        <w:tc>
          <w:tcPr>
            <w:tcW w:w="2835" w:type="dxa"/>
            <w:hideMark/>
          </w:tcPr>
          <w:p w14:paraId="211BF2E4"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Tout en maintenant le nombre des points de contact, poursuivre leur transformation en partenariats et engager un effort de réduction du poids de leurs structures de gestion.</w:t>
            </w:r>
          </w:p>
        </w:tc>
        <w:tc>
          <w:tcPr>
            <w:tcW w:w="1206" w:type="dxa"/>
          </w:tcPr>
          <w:p w14:paraId="211BF2E5" w14:textId="68751126" w:rsidR="006B6785" w:rsidRPr="00AA5D2A" w:rsidRDefault="006B6785" w:rsidP="004C3C7D">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Totalement</w:t>
            </w:r>
          </w:p>
        </w:tc>
        <w:tc>
          <w:tcPr>
            <w:tcW w:w="3118" w:type="dxa"/>
            <w:hideMark/>
          </w:tcPr>
          <w:p w14:paraId="211BF2E6"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La Poste a poursuivi la transformation de bureaux de poste en points de contact en partenariat. À la fin d’avril 2016, on en comptait 7 939 contre 6 445 en 2009. Ces transformations ont toutefois été rares en ville.</w:t>
            </w:r>
          </w:p>
        </w:tc>
      </w:tr>
      <w:tr w:rsidR="006B6785" w:rsidRPr="00B6091F" w14:paraId="211BF2EC" w14:textId="77777777" w:rsidTr="006B4EC4">
        <w:trPr>
          <w:trHeight w:val="1020"/>
        </w:trPr>
        <w:tc>
          <w:tcPr>
            <w:cnfStyle w:val="001000000000" w:firstRow="0" w:lastRow="0" w:firstColumn="1" w:lastColumn="0" w:oddVBand="0" w:evenVBand="0" w:oddHBand="0" w:evenHBand="0" w:firstRowFirstColumn="0" w:firstRowLastColumn="0" w:lastRowFirstColumn="0" w:lastRowLastColumn="0"/>
            <w:tcW w:w="496" w:type="dxa"/>
            <w:hideMark/>
          </w:tcPr>
          <w:p w14:paraId="211BF2E8" w14:textId="77777777" w:rsidR="006B6785" w:rsidRPr="00AA5D2A" w:rsidRDefault="006B6785" w:rsidP="004A75C4">
            <w:pPr>
              <w:rPr>
                <w:sz w:val="18"/>
                <w:szCs w:val="18"/>
              </w:rPr>
            </w:pPr>
            <w:r w:rsidRPr="00AA5D2A">
              <w:rPr>
                <w:sz w:val="18"/>
                <w:szCs w:val="18"/>
              </w:rPr>
              <w:t>10</w:t>
            </w:r>
          </w:p>
        </w:tc>
        <w:tc>
          <w:tcPr>
            <w:tcW w:w="2835" w:type="dxa"/>
            <w:hideMark/>
          </w:tcPr>
          <w:p w14:paraId="211BF2E9"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Clarifier les lignes de responsabilité entre la Banque Postale et l’Enseigne.</w:t>
            </w:r>
          </w:p>
        </w:tc>
        <w:tc>
          <w:tcPr>
            <w:tcW w:w="1206" w:type="dxa"/>
          </w:tcPr>
          <w:p w14:paraId="211BF2EA" w14:textId="42271935" w:rsidR="006B6785" w:rsidRPr="00AA5D2A" w:rsidRDefault="006B6785" w:rsidP="004C3C7D">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Totalement</w:t>
            </w:r>
          </w:p>
        </w:tc>
        <w:tc>
          <w:tcPr>
            <w:tcW w:w="3118" w:type="dxa"/>
            <w:hideMark/>
          </w:tcPr>
          <w:p w14:paraId="211BF2EB"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 xml:space="preserve">L’interpénétration de LBP et du Réseau s’est accentuée, notamment grâce à la « ligne commerciale unique », qui a rempli aussi l’objectif de clarification. </w:t>
            </w:r>
          </w:p>
        </w:tc>
      </w:tr>
      <w:tr w:rsidR="006B6785" w:rsidRPr="00B6091F" w14:paraId="211BF2F1" w14:textId="77777777" w:rsidTr="006B4EC4">
        <w:trPr>
          <w:trHeight w:val="1020"/>
        </w:trPr>
        <w:tc>
          <w:tcPr>
            <w:cnfStyle w:val="001000000000" w:firstRow="0" w:lastRow="0" w:firstColumn="1" w:lastColumn="0" w:oddVBand="0" w:evenVBand="0" w:oddHBand="0" w:evenHBand="0" w:firstRowFirstColumn="0" w:firstRowLastColumn="0" w:lastRowFirstColumn="0" w:lastRowLastColumn="0"/>
            <w:tcW w:w="496" w:type="dxa"/>
            <w:hideMark/>
          </w:tcPr>
          <w:p w14:paraId="211BF2ED" w14:textId="77777777" w:rsidR="006B6785" w:rsidRPr="00AA5D2A" w:rsidRDefault="006B6785" w:rsidP="004A75C4">
            <w:pPr>
              <w:rPr>
                <w:sz w:val="18"/>
                <w:szCs w:val="18"/>
              </w:rPr>
            </w:pPr>
            <w:r w:rsidRPr="00AA5D2A">
              <w:rPr>
                <w:sz w:val="18"/>
                <w:szCs w:val="18"/>
              </w:rPr>
              <w:t>11</w:t>
            </w:r>
          </w:p>
        </w:tc>
        <w:tc>
          <w:tcPr>
            <w:tcW w:w="2835" w:type="dxa"/>
            <w:hideMark/>
          </w:tcPr>
          <w:p w14:paraId="211BF2EE"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Permettre le plein effet des perspectives de départs naturels en instaurant une complète fluidité entre les secteurs en décroissance et les activités en développement.</w:t>
            </w:r>
          </w:p>
        </w:tc>
        <w:tc>
          <w:tcPr>
            <w:tcW w:w="1206" w:type="dxa"/>
          </w:tcPr>
          <w:p w14:paraId="211BF2EF"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Partiel-lement</w:t>
            </w:r>
          </w:p>
        </w:tc>
        <w:tc>
          <w:tcPr>
            <w:tcW w:w="3118" w:type="dxa"/>
            <w:hideMark/>
          </w:tcPr>
          <w:p w14:paraId="211BF2F0"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 xml:space="preserve">Cet objectif a été réaffirmé et des progrès ont été réalisés. En particulier, l’accord d’entreprise « un avenir pour chaque postier » a pour but de faciliter les évolutions professionnelles. </w:t>
            </w:r>
          </w:p>
        </w:tc>
      </w:tr>
      <w:tr w:rsidR="006B6785" w:rsidRPr="00B6091F" w14:paraId="211BF2F6" w14:textId="77777777" w:rsidTr="006B4EC4">
        <w:trPr>
          <w:trHeight w:val="1560"/>
        </w:trPr>
        <w:tc>
          <w:tcPr>
            <w:cnfStyle w:val="001000000000" w:firstRow="0" w:lastRow="0" w:firstColumn="1" w:lastColumn="0" w:oddVBand="0" w:evenVBand="0" w:oddHBand="0" w:evenHBand="0" w:firstRowFirstColumn="0" w:firstRowLastColumn="0" w:lastRowFirstColumn="0" w:lastRowLastColumn="0"/>
            <w:tcW w:w="496" w:type="dxa"/>
            <w:hideMark/>
          </w:tcPr>
          <w:p w14:paraId="211BF2F2" w14:textId="77777777" w:rsidR="006B6785" w:rsidRPr="00AA5D2A" w:rsidRDefault="006B6785" w:rsidP="004A75C4">
            <w:pPr>
              <w:rPr>
                <w:sz w:val="18"/>
                <w:szCs w:val="18"/>
              </w:rPr>
            </w:pPr>
            <w:r w:rsidRPr="00AA5D2A">
              <w:rPr>
                <w:sz w:val="18"/>
                <w:szCs w:val="18"/>
              </w:rPr>
              <w:t>12</w:t>
            </w:r>
          </w:p>
        </w:tc>
        <w:tc>
          <w:tcPr>
            <w:tcW w:w="2835" w:type="dxa"/>
            <w:hideMark/>
          </w:tcPr>
          <w:p w14:paraId="211BF2F3"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Conférer une importance prépondérante à la formation qualifiante des agents en place pour leur permettre d’évoluer vers les nouveaux emplois qui pourront leur être proposés et renforcer l’efficacité des dispositifs existants de mobilité interne et externe.</w:t>
            </w:r>
          </w:p>
        </w:tc>
        <w:tc>
          <w:tcPr>
            <w:tcW w:w="1206" w:type="dxa"/>
          </w:tcPr>
          <w:p w14:paraId="211BF2F4" w14:textId="72BA3148" w:rsidR="006B6785" w:rsidRPr="00AA5D2A" w:rsidRDefault="006B6785" w:rsidP="004C3C7D">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Totalement</w:t>
            </w:r>
          </w:p>
        </w:tc>
        <w:tc>
          <w:tcPr>
            <w:tcW w:w="3118" w:type="dxa"/>
            <w:hideMark/>
          </w:tcPr>
          <w:p w14:paraId="211BF2F5"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 xml:space="preserve">En 2013, 80 % des postiers ont suivi une formation. L’accord « un avenir pour chaque postier » prévoit un important effort en termes de formation. </w:t>
            </w:r>
          </w:p>
        </w:tc>
      </w:tr>
      <w:tr w:rsidR="006B6785" w:rsidRPr="00B6091F" w14:paraId="211BF2FB" w14:textId="77777777" w:rsidTr="006B4EC4">
        <w:trPr>
          <w:trHeight w:val="1020"/>
        </w:trPr>
        <w:tc>
          <w:tcPr>
            <w:cnfStyle w:val="001000000000" w:firstRow="0" w:lastRow="0" w:firstColumn="1" w:lastColumn="0" w:oddVBand="0" w:evenVBand="0" w:oddHBand="0" w:evenHBand="0" w:firstRowFirstColumn="0" w:firstRowLastColumn="0" w:lastRowFirstColumn="0" w:lastRowLastColumn="0"/>
            <w:tcW w:w="496" w:type="dxa"/>
            <w:hideMark/>
          </w:tcPr>
          <w:p w14:paraId="211BF2F7" w14:textId="77777777" w:rsidR="006B6785" w:rsidRPr="00AA5D2A" w:rsidRDefault="006B6785" w:rsidP="004A75C4">
            <w:pPr>
              <w:rPr>
                <w:sz w:val="18"/>
                <w:szCs w:val="18"/>
              </w:rPr>
            </w:pPr>
            <w:r w:rsidRPr="00AA5D2A">
              <w:rPr>
                <w:sz w:val="18"/>
                <w:szCs w:val="18"/>
              </w:rPr>
              <w:t>13</w:t>
            </w:r>
          </w:p>
        </w:tc>
        <w:tc>
          <w:tcPr>
            <w:tcW w:w="2835" w:type="dxa"/>
            <w:hideMark/>
          </w:tcPr>
          <w:p w14:paraId="211BF2F8"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Disposer d’organisations plus performantes et plus adaptables en fonction des besoins de l’entreprise, notamment pour la distribution du courrier.</w:t>
            </w:r>
          </w:p>
        </w:tc>
        <w:tc>
          <w:tcPr>
            <w:tcW w:w="1206" w:type="dxa"/>
          </w:tcPr>
          <w:p w14:paraId="211BF2F9" w14:textId="5D4CACEB" w:rsidR="006B6785" w:rsidRPr="00AA5D2A" w:rsidRDefault="006B6785" w:rsidP="004C3C7D">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Totalement</w:t>
            </w:r>
          </w:p>
        </w:tc>
        <w:tc>
          <w:tcPr>
            <w:tcW w:w="3118" w:type="dxa"/>
            <w:hideMark/>
          </w:tcPr>
          <w:p w14:paraId="211BF2FA"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L’organisation en branches mise en place en 2014 a prévu des instances et projets transversaux. Dans les établissements, La Poste a accentué ses efforts pour réorganiser les processus de travail et les adapter à la baisse du volume du courrier.</w:t>
            </w:r>
          </w:p>
        </w:tc>
      </w:tr>
      <w:tr w:rsidR="006B6785" w:rsidRPr="00B6091F" w14:paraId="211BF300" w14:textId="77777777" w:rsidTr="006B4EC4">
        <w:trPr>
          <w:trHeight w:val="1290"/>
        </w:trPr>
        <w:tc>
          <w:tcPr>
            <w:cnfStyle w:val="001000000000" w:firstRow="0" w:lastRow="0" w:firstColumn="1" w:lastColumn="0" w:oddVBand="0" w:evenVBand="0" w:oddHBand="0" w:evenHBand="0" w:firstRowFirstColumn="0" w:firstRowLastColumn="0" w:lastRowFirstColumn="0" w:lastRowLastColumn="0"/>
            <w:tcW w:w="496" w:type="dxa"/>
            <w:hideMark/>
          </w:tcPr>
          <w:p w14:paraId="211BF2FC" w14:textId="77777777" w:rsidR="006B6785" w:rsidRPr="00AA5D2A" w:rsidRDefault="006B6785" w:rsidP="004A75C4">
            <w:pPr>
              <w:rPr>
                <w:sz w:val="18"/>
                <w:szCs w:val="18"/>
              </w:rPr>
            </w:pPr>
            <w:r w:rsidRPr="00AA5D2A">
              <w:rPr>
                <w:sz w:val="18"/>
                <w:szCs w:val="18"/>
              </w:rPr>
              <w:t>14</w:t>
            </w:r>
          </w:p>
        </w:tc>
        <w:tc>
          <w:tcPr>
            <w:tcW w:w="2835" w:type="dxa"/>
            <w:hideMark/>
          </w:tcPr>
          <w:p w14:paraId="211BF2FD"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Pour ColiPoste, élargir les choix de livraison proposés aux clients, renforcer sa présence dans le commerce électronique, développer le colis standard de particulier à particulier en Europe.</w:t>
            </w:r>
          </w:p>
        </w:tc>
        <w:tc>
          <w:tcPr>
            <w:tcW w:w="1206" w:type="dxa"/>
          </w:tcPr>
          <w:p w14:paraId="211BF2FE" w14:textId="3CC4A797" w:rsidR="006B6785" w:rsidRPr="00AA5D2A" w:rsidRDefault="006B6785" w:rsidP="004C3C7D">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Totalement</w:t>
            </w:r>
          </w:p>
        </w:tc>
        <w:tc>
          <w:tcPr>
            <w:tcW w:w="3118" w:type="dxa"/>
            <w:hideMark/>
          </w:tcPr>
          <w:p w14:paraId="211BF2FF" w14:textId="0627A37A" w:rsidR="006B6785" w:rsidRPr="00AA5D2A" w:rsidRDefault="006B6785" w:rsidP="00165A22">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 xml:space="preserve">Colissimo peut être livré en point relais et, dans certains cas, avec un choix du créneau horaire. Par ailleurs, La Poste a développé le colis de particulier à particulier en Europe. </w:t>
            </w:r>
          </w:p>
        </w:tc>
      </w:tr>
      <w:tr w:rsidR="006B6785" w:rsidRPr="00B6091F" w14:paraId="211BF305" w14:textId="77777777" w:rsidTr="006B4EC4">
        <w:trPr>
          <w:trHeight w:val="1020"/>
        </w:trPr>
        <w:tc>
          <w:tcPr>
            <w:cnfStyle w:val="001000000000" w:firstRow="0" w:lastRow="0" w:firstColumn="1" w:lastColumn="0" w:oddVBand="0" w:evenVBand="0" w:oddHBand="0" w:evenHBand="0" w:firstRowFirstColumn="0" w:firstRowLastColumn="0" w:lastRowFirstColumn="0" w:lastRowLastColumn="0"/>
            <w:tcW w:w="496" w:type="dxa"/>
            <w:hideMark/>
          </w:tcPr>
          <w:p w14:paraId="211BF301" w14:textId="77777777" w:rsidR="006B6785" w:rsidRPr="00AA5D2A" w:rsidRDefault="006B6785" w:rsidP="004A75C4">
            <w:pPr>
              <w:rPr>
                <w:sz w:val="18"/>
                <w:szCs w:val="18"/>
              </w:rPr>
            </w:pPr>
            <w:r w:rsidRPr="00AA5D2A">
              <w:rPr>
                <w:sz w:val="18"/>
                <w:szCs w:val="18"/>
              </w:rPr>
              <w:t>15</w:t>
            </w:r>
          </w:p>
        </w:tc>
        <w:tc>
          <w:tcPr>
            <w:tcW w:w="2835" w:type="dxa"/>
            <w:hideMark/>
          </w:tcPr>
          <w:p w14:paraId="211BF302"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Pour l’express, poursuivre son implantation internationale, sans viser le créneau des grands intégrateurs mondiaux.</w:t>
            </w:r>
          </w:p>
        </w:tc>
        <w:tc>
          <w:tcPr>
            <w:tcW w:w="1206" w:type="dxa"/>
          </w:tcPr>
          <w:p w14:paraId="211BF303"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 xml:space="preserve">Partiel- lement </w:t>
            </w:r>
          </w:p>
        </w:tc>
        <w:tc>
          <w:tcPr>
            <w:tcW w:w="3118" w:type="dxa"/>
            <w:hideMark/>
          </w:tcPr>
          <w:p w14:paraId="211BF304"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 xml:space="preserve">Le processus d’extension et de consolidation européenne et internationale du réseau GeoPost s’est poursuivi mais n’est pas achevé. </w:t>
            </w:r>
          </w:p>
        </w:tc>
      </w:tr>
      <w:tr w:rsidR="006B6785" w:rsidRPr="00B6091F" w14:paraId="211BF30A" w14:textId="77777777" w:rsidTr="006B4EC4">
        <w:trPr>
          <w:trHeight w:val="1590"/>
        </w:trPr>
        <w:tc>
          <w:tcPr>
            <w:cnfStyle w:val="001000000000" w:firstRow="0" w:lastRow="0" w:firstColumn="1" w:lastColumn="0" w:oddVBand="0" w:evenVBand="0" w:oddHBand="0" w:evenHBand="0" w:firstRowFirstColumn="0" w:firstRowLastColumn="0" w:lastRowFirstColumn="0" w:lastRowLastColumn="0"/>
            <w:tcW w:w="496" w:type="dxa"/>
            <w:hideMark/>
          </w:tcPr>
          <w:p w14:paraId="211BF306" w14:textId="77777777" w:rsidR="006B6785" w:rsidRPr="00AA5D2A" w:rsidRDefault="006B6785" w:rsidP="004A75C4">
            <w:pPr>
              <w:rPr>
                <w:sz w:val="18"/>
                <w:szCs w:val="18"/>
              </w:rPr>
            </w:pPr>
            <w:r w:rsidRPr="00AA5D2A">
              <w:rPr>
                <w:sz w:val="18"/>
                <w:szCs w:val="18"/>
              </w:rPr>
              <w:t>16</w:t>
            </w:r>
          </w:p>
        </w:tc>
        <w:tc>
          <w:tcPr>
            <w:tcW w:w="2835" w:type="dxa"/>
            <w:hideMark/>
          </w:tcPr>
          <w:p w14:paraId="211BF307"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Pour les métiers connexes du courrier, tirer profit des complémentarités existantes entre les diverses sociétés du pôle documentaire, privilégier la recherche de valeur ajoutée et l’innovation, mais rester prudent (opérations croissance externe en Europe)</w:t>
            </w:r>
          </w:p>
        </w:tc>
        <w:tc>
          <w:tcPr>
            <w:tcW w:w="1206" w:type="dxa"/>
          </w:tcPr>
          <w:p w14:paraId="211BF308"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 xml:space="preserve">Partiel-lement </w:t>
            </w:r>
          </w:p>
        </w:tc>
        <w:tc>
          <w:tcPr>
            <w:tcW w:w="3118" w:type="dxa"/>
            <w:hideMark/>
          </w:tcPr>
          <w:p w14:paraId="211BF309"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 xml:space="preserve">La création de la branche numérique, en reconfigurant les filiales du métier Courrier, a permis d’atteindre une partie de cet objectif. </w:t>
            </w:r>
          </w:p>
        </w:tc>
      </w:tr>
      <w:tr w:rsidR="006B6785" w:rsidRPr="00B6091F" w14:paraId="211BF310" w14:textId="77777777" w:rsidTr="006B4EC4">
        <w:trPr>
          <w:trHeight w:val="1597"/>
        </w:trPr>
        <w:tc>
          <w:tcPr>
            <w:cnfStyle w:val="001000000000" w:firstRow="0" w:lastRow="0" w:firstColumn="1" w:lastColumn="0" w:oddVBand="0" w:evenVBand="0" w:oddHBand="0" w:evenHBand="0" w:firstRowFirstColumn="0" w:firstRowLastColumn="0" w:lastRowFirstColumn="0" w:lastRowLastColumn="0"/>
            <w:tcW w:w="496" w:type="dxa"/>
            <w:hideMark/>
          </w:tcPr>
          <w:p w14:paraId="211BF30B" w14:textId="77777777" w:rsidR="006B6785" w:rsidRPr="00AA5D2A" w:rsidRDefault="006B6785" w:rsidP="004A75C4">
            <w:pPr>
              <w:rPr>
                <w:sz w:val="18"/>
                <w:szCs w:val="18"/>
              </w:rPr>
            </w:pPr>
            <w:r w:rsidRPr="00AA5D2A">
              <w:rPr>
                <w:sz w:val="18"/>
                <w:szCs w:val="18"/>
              </w:rPr>
              <w:t>17</w:t>
            </w:r>
          </w:p>
        </w:tc>
        <w:tc>
          <w:tcPr>
            <w:tcW w:w="2835" w:type="dxa"/>
            <w:hideMark/>
          </w:tcPr>
          <w:p w14:paraId="211BF30C"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Affirmer la capacité du groupe à faire des offres commerciales globales impliquant tous ses métiers.</w:t>
            </w:r>
          </w:p>
        </w:tc>
        <w:tc>
          <w:tcPr>
            <w:tcW w:w="1206" w:type="dxa"/>
          </w:tcPr>
          <w:p w14:paraId="211BF30D" w14:textId="3BD7428A"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Totalement</w:t>
            </w:r>
          </w:p>
          <w:p w14:paraId="211BF30E"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3118" w:type="dxa"/>
            <w:hideMark/>
          </w:tcPr>
          <w:p w14:paraId="211BF30F" w14:textId="77777777" w:rsidR="006B6785" w:rsidRPr="00AA5D2A" w:rsidRDefault="006B6785" w:rsidP="00AA5D2A">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AA5D2A">
              <w:rPr>
                <w:sz w:val="18"/>
                <w:szCs w:val="18"/>
              </w:rPr>
              <w:t>La Poste a réalisé de vrais progrès dans ce domaine (par exemple : les offres destinés aux commerçants, « box e</w:t>
            </w:r>
            <w:r w:rsidRPr="00AA5D2A">
              <w:rPr>
                <w:sz w:val="18"/>
                <w:szCs w:val="18"/>
              </w:rPr>
              <w:noBreakHyphen/>
              <w:t>commerce » ; le « pack déménagement).</w:t>
            </w:r>
          </w:p>
        </w:tc>
      </w:tr>
    </w:tbl>
    <w:p w14:paraId="211BF311" w14:textId="77777777" w:rsidR="006B6785" w:rsidRPr="003B6DD9" w:rsidRDefault="006B6785" w:rsidP="006B6785">
      <w:pPr>
        <w:rPr>
          <w:lang w:eastAsia="fr-FR"/>
        </w:rPr>
      </w:pPr>
    </w:p>
    <w:p w14:paraId="5285189B" w14:textId="77777777" w:rsidR="00BB2979" w:rsidRDefault="00BB2979" w:rsidP="00633116">
      <w:pPr>
        <w:sectPr w:rsidR="00BB2979" w:rsidSect="004A75C4">
          <w:pgSz w:w="11907" w:h="16840" w:code="9"/>
          <w:pgMar w:top="3515" w:right="2835" w:bottom="2722" w:left="2835" w:header="2665" w:footer="2665" w:gutter="0"/>
          <w:cols w:space="708"/>
          <w:titlePg/>
          <w:docGrid w:linePitch="360"/>
        </w:sectPr>
      </w:pPr>
    </w:p>
    <w:p w14:paraId="3475921C" w14:textId="77777777" w:rsidR="00BB2979" w:rsidRPr="00BB2979" w:rsidRDefault="00BB2979" w:rsidP="00BB2979">
      <w:pPr>
        <w:pStyle w:val="Titregnral"/>
        <w:sectPr w:rsidR="00BB2979" w:rsidRPr="00BB2979" w:rsidSect="00C12A52">
          <w:headerReference w:type="even" r:id="rId88"/>
          <w:headerReference w:type="default" r:id="rId89"/>
          <w:footerReference w:type="even" r:id="rId90"/>
          <w:footerReference w:type="default" r:id="rId91"/>
          <w:headerReference w:type="first" r:id="rId92"/>
          <w:footerReference w:type="first" r:id="rId93"/>
          <w:type w:val="oddPage"/>
          <w:pgSz w:w="11907" w:h="16840" w:code="9"/>
          <w:pgMar w:top="3515" w:right="2835" w:bottom="2722" w:left="2835" w:header="2665" w:footer="2665" w:gutter="0"/>
          <w:cols w:space="708"/>
          <w:titlePg/>
          <w:docGrid w:linePitch="360"/>
        </w:sectPr>
      </w:pPr>
      <w:bookmarkStart w:id="2280" w:name="_Toc409027474"/>
      <w:bookmarkStart w:id="2281" w:name="_Toc433548163"/>
      <w:bookmarkStart w:id="2282" w:name="_Toc468868349"/>
      <w:r w:rsidRPr="00BB2979">
        <w:t>Réponses</w:t>
      </w:r>
      <w:bookmarkEnd w:id="2280"/>
      <w:r w:rsidRPr="00BB2979">
        <w:t xml:space="preserve"> des administrations et des organismes concernés</w:t>
      </w:r>
      <w:bookmarkEnd w:id="2281"/>
      <w:bookmarkEnd w:id="2282"/>
    </w:p>
    <w:p w14:paraId="1D73065A" w14:textId="27D97EBA" w:rsidR="00BB2979" w:rsidRPr="0014605E" w:rsidRDefault="00BB2979" w:rsidP="0014605E">
      <w:pPr>
        <w:pStyle w:val="Sous-titre1"/>
        <w:spacing w:after="360"/>
        <w:rPr>
          <w:sz w:val="28"/>
          <w:szCs w:val="28"/>
        </w:rPr>
      </w:pPr>
      <w:r w:rsidRPr="0014605E">
        <w:rPr>
          <w:sz w:val="28"/>
          <w:szCs w:val="28"/>
        </w:rPr>
        <w:t>Sommaire</w:t>
      </w:r>
    </w:p>
    <w:p w14:paraId="60C77DCA" w14:textId="2E118DF2" w:rsidR="00BB2979" w:rsidRPr="00BB2979" w:rsidRDefault="00BB2979" w:rsidP="00BB2979">
      <w:pPr>
        <w:pStyle w:val="TM8"/>
      </w:pPr>
      <w:r w:rsidRPr="00BB2979">
        <w:fldChar w:fldCharType="begin"/>
      </w:r>
      <w:r w:rsidRPr="00BB2979">
        <w:instrText xml:space="preserve"> TOC \h \z \t "Réponse;8" </w:instrText>
      </w:r>
      <w:r w:rsidRPr="00BB2979">
        <w:fldChar w:fldCharType="separate"/>
      </w:r>
      <w:hyperlink w:anchor="_Toc468281421" w:history="1">
        <w:r w:rsidRPr="008A6253">
          <w:rPr>
            <w:rStyle w:val="Lienhypertexte"/>
          </w:rPr>
          <w:t>Réponse du secrétaire d’État chargé de l’industrie</w:t>
        </w:r>
        <w:r>
          <w:rPr>
            <w:webHidden/>
          </w:rPr>
          <w:tab/>
        </w:r>
        <w:r>
          <w:rPr>
            <w:webHidden/>
          </w:rPr>
          <w:fldChar w:fldCharType="begin"/>
        </w:r>
        <w:r>
          <w:rPr>
            <w:webHidden/>
          </w:rPr>
          <w:instrText xml:space="preserve"> PAGEREF _Toc468281421 \h </w:instrText>
        </w:r>
        <w:r>
          <w:rPr>
            <w:webHidden/>
          </w:rPr>
        </w:r>
        <w:r>
          <w:rPr>
            <w:webHidden/>
          </w:rPr>
          <w:fldChar w:fldCharType="separate"/>
        </w:r>
        <w:r w:rsidR="00345141">
          <w:rPr>
            <w:webHidden/>
          </w:rPr>
          <w:t>231</w:t>
        </w:r>
        <w:r>
          <w:rPr>
            <w:webHidden/>
          </w:rPr>
          <w:fldChar w:fldCharType="end"/>
        </w:r>
      </w:hyperlink>
    </w:p>
    <w:p w14:paraId="60319914" w14:textId="1AA8B65B" w:rsidR="00BB2979" w:rsidRPr="00BB2979" w:rsidRDefault="003236DE" w:rsidP="00BB2979">
      <w:pPr>
        <w:pStyle w:val="TM8"/>
      </w:pPr>
      <w:hyperlink w:anchor="_Toc468281422" w:history="1">
        <w:r w:rsidR="00BB2979" w:rsidRPr="008A6253">
          <w:rPr>
            <w:rStyle w:val="Lienhypertexte"/>
          </w:rPr>
          <w:t>Réponse du président-directeur général du groupe La Poste</w:t>
        </w:r>
        <w:r w:rsidR="00BB2979">
          <w:rPr>
            <w:webHidden/>
          </w:rPr>
          <w:tab/>
        </w:r>
        <w:r w:rsidR="00BB2979">
          <w:rPr>
            <w:webHidden/>
          </w:rPr>
          <w:fldChar w:fldCharType="begin"/>
        </w:r>
        <w:r w:rsidR="00BB2979">
          <w:rPr>
            <w:webHidden/>
          </w:rPr>
          <w:instrText xml:space="preserve"> PAGEREF _Toc468281422 \h </w:instrText>
        </w:r>
        <w:r w:rsidR="00BB2979">
          <w:rPr>
            <w:webHidden/>
          </w:rPr>
        </w:r>
        <w:r w:rsidR="00BB2979">
          <w:rPr>
            <w:webHidden/>
          </w:rPr>
          <w:fldChar w:fldCharType="separate"/>
        </w:r>
        <w:r w:rsidR="00345141">
          <w:rPr>
            <w:webHidden/>
          </w:rPr>
          <w:t>236</w:t>
        </w:r>
        <w:r w:rsidR="00BB2979">
          <w:rPr>
            <w:webHidden/>
          </w:rPr>
          <w:fldChar w:fldCharType="end"/>
        </w:r>
      </w:hyperlink>
    </w:p>
    <w:p w14:paraId="69CA8747" w14:textId="2608DDE3" w:rsidR="00BB2979" w:rsidRPr="00BB2979" w:rsidRDefault="003236DE" w:rsidP="00BB2979">
      <w:pPr>
        <w:pStyle w:val="TM8"/>
      </w:pPr>
      <w:hyperlink w:anchor="_Toc468281423" w:history="1">
        <w:r w:rsidR="00BB2979" w:rsidRPr="008A6253">
          <w:rPr>
            <w:rStyle w:val="Lienhypertexte"/>
          </w:rPr>
          <w:t>Réponse du président de l'Autorité de régulation des communications électroniques et des postes (ARCEP)</w:t>
        </w:r>
        <w:r w:rsidR="00BB2979">
          <w:rPr>
            <w:webHidden/>
          </w:rPr>
          <w:tab/>
        </w:r>
        <w:r w:rsidR="00BB2979">
          <w:rPr>
            <w:webHidden/>
          </w:rPr>
          <w:fldChar w:fldCharType="begin"/>
        </w:r>
        <w:r w:rsidR="00BB2979">
          <w:rPr>
            <w:webHidden/>
          </w:rPr>
          <w:instrText xml:space="preserve"> PAGEREF _Toc468281423 \h </w:instrText>
        </w:r>
        <w:r w:rsidR="00BB2979">
          <w:rPr>
            <w:webHidden/>
          </w:rPr>
        </w:r>
        <w:r w:rsidR="00BB2979">
          <w:rPr>
            <w:webHidden/>
          </w:rPr>
          <w:fldChar w:fldCharType="separate"/>
        </w:r>
        <w:r w:rsidR="00345141">
          <w:rPr>
            <w:webHidden/>
          </w:rPr>
          <w:t>244</w:t>
        </w:r>
        <w:r w:rsidR="00BB2979">
          <w:rPr>
            <w:webHidden/>
          </w:rPr>
          <w:fldChar w:fldCharType="end"/>
        </w:r>
      </w:hyperlink>
    </w:p>
    <w:p w14:paraId="19B4A808" w14:textId="39E9FBC0" w:rsidR="00BB2979" w:rsidRPr="00BB2979" w:rsidRDefault="003236DE" w:rsidP="00BB2979">
      <w:pPr>
        <w:pStyle w:val="TM8"/>
      </w:pPr>
      <w:hyperlink w:anchor="_Toc468281424" w:history="1">
        <w:r w:rsidR="00BB2979" w:rsidRPr="008A6253">
          <w:rPr>
            <w:rStyle w:val="Lienhypertexte"/>
          </w:rPr>
          <w:t>Réponse du directeur général du groupe Caisse des dépôts et consignations</w:t>
        </w:r>
        <w:r w:rsidR="00BB2979">
          <w:rPr>
            <w:webHidden/>
          </w:rPr>
          <w:tab/>
        </w:r>
        <w:r w:rsidR="00BB2979">
          <w:rPr>
            <w:webHidden/>
          </w:rPr>
          <w:fldChar w:fldCharType="begin"/>
        </w:r>
        <w:r w:rsidR="00BB2979">
          <w:rPr>
            <w:webHidden/>
          </w:rPr>
          <w:instrText xml:space="preserve"> PAGEREF _Toc468281424 \h </w:instrText>
        </w:r>
        <w:r w:rsidR="00BB2979">
          <w:rPr>
            <w:webHidden/>
          </w:rPr>
        </w:r>
        <w:r w:rsidR="00BB2979">
          <w:rPr>
            <w:webHidden/>
          </w:rPr>
          <w:fldChar w:fldCharType="separate"/>
        </w:r>
        <w:r w:rsidR="00345141">
          <w:rPr>
            <w:webHidden/>
          </w:rPr>
          <w:t>245</w:t>
        </w:r>
        <w:r w:rsidR="00BB2979">
          <w:rPr>
            <w:webHidden/>
          </w:rPr>
          <w:fldChar w:fldCharType="end"/>
        </w:r>
      </w:hyperlink>
    </w:p>
    <w:p w14:paraId="429EEA56" w14:textId="77777777" w:rsidR="00BB2979" w:rsidRPr="00BB2979" w:rsidRDefault="00BB2979" w:rsidP="00BB2979">
      <w:pPr>
        <w:spacing w:before="360" w:after="240"/>
        <w:jc w:val="center"/>
        <w:rPr>
          <w:b/>
          <w:sz w:val="28"/>
          <w:szCs w:val="28"/>
        </w:rPr>
      </w:pPr>
      <w:r w:rsidRPr="00BB2979">
        <w:fldChar w:fldCharType="end"/>
      </w:r>
      <w:r w:rsidRPr="00BB2979">
        <w:rPr>
          <w:b/>
          <w:sz w:val="28"/>
          <w:szCs w:val="28"/>
        </w:rPr>
        <w:t>Destinataires n’ayant pas répondu</w:t>
      </w:r>
    </w:p>
    <w:p w14:paraId="6590BE41" w14:textId="77777777" w:rsidR="00BB2979" w:rsidRDefault="00BB2979" w:rsidP="00BB2979">
      <w:pPr>
        <w:pStyle w:val="TM8"/>
      </w:pPr>
      <w:r>
        <w:t>Ministre de l’économie et des finances</w:t>
      </w:r>
    </w:p>
    <w:p w14:paraId="7CDFBBB8" w14:textId="77777777" w:rsidR="00BB2979" w:rsidRDefault="00BB2979" w:rsidP="00BB2979">
      <w:pPr>
        <w:pStyle w:val="TM8"/>
      </w:pPr>
      <w:r>
        <w:t>Ministre de l’aménagement du territoire, de la ruralité et des collectivités territoriales</w:t>
      </w:r>
    </w:p>
    <w:p w14:paraId="2E318891" w14:textId="77777777" w:rsidR="00BB2979" w:rsidRDefault="00BB2979" w:rsidP="00BB2979">
      <w:pPr>
        <w:pStyle w:val="TM8"/>
      </w:pPr>
      <w:r>
        <w:t>Secrétaire d’État chargé du budget</w:t>
      </w:r>
    </w:p>
    <w:p w14:paraId="3D50ECEE" w14:textId="77777777" w:rsidR="00BB2979" w:rsidRDefault="00BB2979" w:rsidP="00BB2979">
      <w:pPr>
        <w:pStyle w:val="TM8"/>
      </w:pPr>
      <w:r>
        <w:t>Secrétaire d’État chargée du numérique et de l’innovation</w:t>
      </w:r>
    </w:p>
    <w:p w14:paraId="649E4086" w14:textId="77777777" w:rsidR="00BB2979" w:rsidRDefault="00BB2979" w:rsidP="00BB2979">
      <w:pPr>
        <w:pStyle w:val="TM8"/>
      </w:pPr>
      <w:r>
        <w:t>P</w:t>
      </w:r>
      <w:r w:rsidRPr="00C92F46">
        <w:t>résident de l'Autorité de contrô</w:t>
      </w:r>
      <w:r>
        <w:t>le</w:t>
      </w:r>
      <w:r w:rsidRPr="00C92F46">
        <w:t xml:space="preserve"> prudentiel et de résolution (ACPR</w:t>
      </w:r>
      <w:r>
        <w:t>)</w:t>
      </w:r>
    </w:p>
    <w:p w14:paraId="261E3B42" w14:textId="77777777" w:rsidR="00BB2979" w:rsidRDefault="00BB2979" w:rsidP="00BB2979">
      <w:pPr>
        <w:pStyle w:val="TM8"/>
      </w:pPr>
      <w:r>
        <w:t>P</w:t>
      </w:r>
      <w:r w:rsidRPr="00C92F46">
        <w:t>résident de la commission de surveillance de la Caisse des dépôts et consignations</w:t>
      </w:r>
    </w:p>
    <w:p w14:paraId="70D42000" w14:textId="0E8E047D" w:rsidR="00BB2979" w:rsidRPr="00BB2979" w:rsidRDefault="00BB2979" w:rsidP="00BB2979">
      <w:pPr>
        <w:spacing w:before="360" w:after="240"/>
        <w:jc w:val="center"/>
        <w:rPr>
          <w:b/>
          <w:sz w:val="28"/>
          <w:szCs w:val="28"/>
        </w:rPr>
      </w:pPr>
      <w:r w:rsidRPr="00BB2979">
        <w:rPr>
          <w:b/>
          <w:sz w:val="28"/>
          <w:szCs w:val="28"/>
        </w:rPr>
        <w:t>Destinata</w:t>
      </w:r>
      <w:r>
        <w:rPr>
          <w:b/>
          <w:sz w:val="28"/>
          <w:szCs w:val="28"/>
        </w:rPr>
        <w:t>ire n’ayant pas souhaité rendre</w:t>
      </w:r>
      <w:r>
        <w:rPr>
          <w:b/>
          <w:sz w:val="28"/>
          <w:szCs w:val="28"/>
        </w:rPr>
        <w:br/>
      </w:r>
      <w:r w:rsidRPr="00BB2979">
        <w:rPr>
          <w:b/>
          <w:sz w:val="28"/>
          <w:szCs w:val="28"/>
        </w:rPr>
        <w:t>ses observations publiques</w:t>
      </w:r>
    </w:p>
    <w:p w14:paraId="14DC95B7" w14:textId="77777777" w:rsidR="00BB2979" w:rsidRDefault="00BB2979" w:rsidP="00BB2979">
      <w:pPr>
        <w:pStyle w:val="TM8"/>
      </w:pPr>
      <w:r w:rsidRPr="00BB2979">
        <w:t xml:space="preserve">Ministre de l’intérieur </w:t>
      </w:r>
    </w:p>
    <w:p w14:paraId="50C44D6F" w14:textId="77777777" w:rsidR="00BB2979" w:rsidRDefault="00BB2979" w:rsidP="00BB2979"/>
    <w:p w14:paraId="15DB8966" w14:textId="77777777" w:rsidR="00BB2979" w:rsidRPr="00BB2979" w:rsidRDefault="00BB2979" w:rsidP="00BB2979"/>
    <w:p w14:paraId="2232BB04" w14:textId="77777777" w:rsidR="00BB2979" w:rsidRPr="00BB2979" w:rsidRDefault="00BB2979" w:rsidP="00BB2979">
      <w:pPr>
        <w:pStyle w:val="Rponse"/>
        <w:sectPr w:rsidR="00BB2979" w:rsidRPr="00BB2979" w:rsidSect="00C12A52">
          <w:type w:val="oddPage"/>
          <w:pgSz w:w="11907" w:h="16840" w:code="9"/>
          <w:pgMar w:top="3515" w:right="2835" w:bottom="2722" w:left="2835" w:header="2665" w:footer="2665" w:gutter="0"/>
          <w:cols w:space="708"/>
          <w:titlePg/>
          <w:docGrid w:linePitch="360"/>
        </w:sectPr>
      </w:pPr>
    </w:p>
    <w:p w14:paraId="0F3D3B55" w14:textId="77777777" w:rsidR="00BB2979" w:rsidRPr="00BB2979" w:rsidRDefault="00BB2979" w:rsidP="00BB2979">
      <w:pPr>
        <w:pStyle w:val="Rponse"/>
      </w:pPr>
      <w:bookmarkStart w:id="2283" w:name="_Toc468281421"/>
      <w:r w:rsidRPr="00EA376C">
        <w:t>Réponse du secrétaire d’État chargé de l’industrie</w:t>
      </w:r>
      <w:bookmarkEnd w:id="2283"/>
    </w:p>
    <w:p w14:paraId="3B19EC2B" w14:textId="77777777" w:rsidR="00BB2979" w:rsidRPr="00D904D8" w:rsidRDefault="00BB2979" w:rsidP="00BB2979">
      <w:pPr>
        <w:pStyle w:val="CONCLU-RECO-Texte"/>
      </w:pPr>
      <w:r w:rsidRPr="00247681">
        <w:t>Comme le constate la Cour, La Poste fait face à des mutations sans</w:t>
      </w:r>
      <w:r w:rsidRPr="00D904D8">
        <w:t xml:space="preserve"> précédent de son environnement économique, juridique et social, qui imposent une transformation profonde de son modèle économique. Avec le soutien de l’Etat, dans ses multiples rôles auprès du groupe, La Poste met en œuvre des efforts considérables pour relever ce défi dans le cadre ambitieux fixé par le plan stratégique 2014-2020.</w:t>
      </w:r>
    </w:p>
    <w:p w14:paraId="6C86019D" w14:textId="77777777" w:rsidR="00BB2979" w:rsidRPr="00D904D8" w:rsidRDefault="00BB2979" w:rsidP="00BB2979">
      <w:pPr>
        <w:pStyle w:val="CONCLU-RECO-Texte"/>
      </w:pPr>
      <w:r w:rsidRPr="00D904D8">
        <w:t>Les relations entre le groupe La Poste et l’Etat actionnaire, client, tutelle, régulateur, ou encore collecteur d’impôt répondent à des logiques différentes. La multiplicité de ces relations, à la cohérence desquelles l’Etat est attentif, n’empêche pas l’Etat actionnaire, via sa participation à l’élaboration du plan stratégique et à son suivi, en lien étroit avec la direction générale du groupe, de s’assurer de la cohérence d’ensemble de la stratégie de La Poste, compte tenu des diverses missions qui lui sont confiées par l’Etat, et de son environnement fiscal et concurrentiel.</w:t>
      </w:r>
    </w:p>
    <w:p w14:paraId="6BF8D5A0" w14:textId="77777777" w:rsidR="00BB2979" w:rsidRPr="00D904D8" w:rsidRDefault="00BB2979" w:rsidP="00BB2979">
      <w:pPr>
        <w:pStyle w:val="CONCLU-RECO-Texte"/>
      </w:pPr>
      <w:r w:rsidRPr="00D904D8">
        <w:t>Au-delà de cette remarque d’ordre général, les constats et recommandations de la Cour appellent les remarques suivantes :</w:t>
      </w:r>
    </w:p>
    <w:p w14:paraId="4428430D" w14:textId="77777777" w:rsidR="00BB2979" w:rsidRPr="00287DAE" w:rsidRDefault="00BB2979" w:rsidP="009B1022">
      <w:pPr>
        <w:pStyle w:val="CONCLU-RECO-Texte"/>
        <w:spacing w:line="230" w:lineRule="exact"/>
      </w:pPr>
      <w:r w:rsidRPr="00287DAE">
        <w:t xml:space="preserve">1/ La Cour considère « l’absence de visibilité sur les missions de service public » qui sont confiées à l’Etat </w:t>
      </w:r>
      <w:r>
        <w:t>par la Poste, comme autant de « </w:t>
      </w:r>
      <w:r w:rsidRPr="00287DAE">
        <w:t>fragilités » pour le Groupe. Ce constat nous semble devoir être nuancé. S’il est vrai que ces missions représentent une charge nette importante pour le groupe (493 M€ de déficit net en 2014 des trois missions donnant lieu à compensation), elles contribuent également à la résilience de son chiffre d’affaire. Par ailleurs, l’Etat veille à ce qu’elles évoluent pour s’adapter aux besoins réels des citoyens et des entreprises tout en s'attachant à ce que le déficit net restant à la charge de La Poste se réduise progressivement. Cela implique, d’une part, de donner à La Poste une perspective pluriannuelle sur le contenu et la rémunération de ces missions et, d’autre part, de prévoir une réévaluation périodique conformément aux exigences européennes, selon des durées adaptées à chaque mission.</w:t>
      </w:r>
    </w:p>
    <w:p w14:paraId="57A1212A" w14:textId="77777777" w:rsidR="00BB2979" w:rsidRPr="00287DAE" w:rsidRDefault="00BB2979" w:rsidP="00BB2979">
      <w:pPr>
        <w:pStyle w:val="CONCLU-RECO-Texte"/>
      </w:pPr>
      <w:r w:rsidRPr="00287DAE">
        <w:t>Ces trois missions de service public donnant lieu à une compensation financière de La Poste par l’Etat ont fait récemment au font actuellement l’objet d’un réexamen ; elles devront être approuvées dans leurs nouvelles configurations par la Commission européenne.</w:t>
      </w:r>
    </w:p>
    <w:p w14:paraId="5B82211F" w14:textId="77777777" w:rsidR="00BB2979" w:rsidRPr="00287DAE" w:rsidRDefault="00BB2979" w:rsidP="00BB2979">
      <w:pPr>
        <w:pStyle w:val="CONCLU-RECO-Texte"/>
      </w:pPr>
      <w:r w:rsidRPr="00287DAE">
        <w:t>2/ La Cour indique que la mission d’aménagement du territoire souffre encore de modalités d’adaptation trop contraignantes de la présence postale, en particulier en zone urbaine, et propose « d’accélérer la transformation des bureaux de poste à faible activité en zone urbaine en d’autres formes de points de contact ».</w:t>
      </w:r>
    </w:p>
    <w:p w14:paraId="2A3D8C70" w14:textId="77777777" w:rsidR="00BB2979" w:rsidRPr="00287DAE" w:rsidRDefault="00BB2979" w:rsidP="00BB2979">
      <w:pPr>
        <w:pStyle w:val="CONCLU-RECO-Texte"/>
      </w:pPr>
      <w:r w:rsidRPr="00287DAE">
        <w:t>Les recommandations faites pa</w:t>
      </w:r>
      <w:r>
        <w:t>r la Cour dans son référé du 25 </w:t>
      </w:r>
      <w:r w:rsidRPr="00287DAE">
        <w:t>février 2016 relatives à l’approfondissement de la modernisation du réseau de La Poste, notamment en zone urbaine, ont été prises en considération dans l’élaboration du projet de contrat de présence postale 2017-2019. Ce futur contrat devrait prévoir des évolutions sur le maillage territorial et sur les modalités de concertation de La Poste avec les élus locaux. C’est ainsi que, pour les points de contact situés dans les communes urbaines, les négociations en cours pour le futur contrat de présence postale visent à faire évoluer les modalités de gestion du réseau, tout en garantissant la continuité de la présence postale territoriale.</w:t>
      </w:r>
    </w:p>
    <w:p w14:paraId="164166ED" w14:textId="77777777" w:rsidR="00BB2979" w:rsidRPr="00287DAE" w:rsidRDefault="00BB2979" w:rsidP="00BB2979">
      <w:pPr>
        <w:pStyle w:val="CONCLU-RECO-Texte"/>
      </w:pPr>
      <w:r w:rsidRPr="00287DAE">
        <w:t>3/ S’agissant des services numériques, la Cour indique à juste titre que « seule une approche « multicanal » [du réseau] est désormais pertinente pour concevoir et pour gérer l’accès du public aux services postaux » et recommande à La Poste de « développer auprès du public, dans le cadre d’une démarche commerciale structurée, les offres de services et produits numériques ».</w:t>
      </w:r>
    </w:p>
    <w:p w14:paraId="66165B73" w14:textId="77777777" w:rsidR="00BB2979" w:rsidRPr="00287DAE" w:rsidRDefault="00BB2979" w:rsidP="00BB2979">
      <w:pPr>
        <w:pStyle w:val="CONCLU-RECO-Texte"/>
      </w:pPr>
      <w:r w:rsidRPr="00287DAE">
        <w:t>Si le constat de la Cour d’une diffusion trop lente des services numériques nous apparaît fondé, nous tenons cependant à souligner les progrès de La Poste, en particulier depuis 2015, dans l’intégration des outils numériques dans ses processus quotidiens internes et au service de ses clients. À cet égard, il peut être considéré qu'un enjeu très important de la numérisation est la modernisation des activités considérées comme traditionnelles, avant même le développement de services totalement nouveaux et proprement numériques. Par exemple, la dotation des facteurs en smartphones Facteo est un élément puissant pour diversifier et enrichir</w:t>
      </w:r>
      <w:r>
        <w:t xml:space="preserve"> </w:t>
      </w:r>
      <w:r w:rsidRPr="00287DAE">
        <w:t>les activités des facteurs. La Poste développe par ailleurs une base commune de clients qui permettra de suivre la relation avec les clients de manière individualisée afin d’améliorer la qualité du service qui leur est rendu. L’élargissement de cette base à tous les clients, particuliers, professionnels et entreprises, est une des priorités de La Poste pour 2017. L’Etat sollicite et accompagne également la transformation numérique de La Poste. Ainsi, les agents des bureaux de Poste accueillant une Maison de services au public joueront un rôle de médiation numérique, afin qu’ils puissent orienter au mieux les usagers vers les opérateurs de services (Pôle Emploi, CAF...).</w:t>
      </w:r>
    </w:p>
    <w:p w14:paraId="02BF4451" w14:textId="77777777" w:rsidR="00BB2979" w:rsidRPr="00287DAE" w:rsidRDefault="00BB2979" w:rsidP="00BB2979">
      <w:pPr>
        <w:pStyle w:val="CONCLU-RECO-Texte"/>
      </w:pPr>
      <w:r w:rsidRPr="00287DAE">
        <w:t>4/ La croissance externe constitue, comme le souligne justement la Cour, un élément contributif majeur pour permettre à La Poste de « se désensibiliser » de l’activité historique du courrier et ainsi renforcer la «</w:t>
      </w:r>
      <w:r>
        <w:t> </w:t>
      </w:r>
      <w:r w:rsidRPr="00287DAE">
        <w:t>cohérence et la pertinence de son modèle multimétier ». Dans ce contexte, la Cour recommande à l’Etat et à La Poste « de formaliser un cadre stratégique et financier relatif à la croissance externe du groupe La Poste ».</w:t>
      </w:r>
    </w:p>
    <w:p w14:paraId="7EAC7C5D" w14:textId="115EF88A" w:rsidR="00BB2979" w:rsidRDefault="00BB2979" w:rsidP="00BB2979">
      <w:pPr>
        <w:pStyle w:val="CONCLU-RECO-Texte"/>
      </w:pPr>
      <w:r w:rsidRPr="00287DAE">
        <w:t>Nous partageons l'exigence de rentabilité que la Cour met en avant pour la croissance externe, mais nous considérons que les appréciations critiques du rapport sur la rentabilité des acquisitions et la gouvernance des projets peuvent être nuancées. Nous souhaitons tout d'abord rappeler que si certaines petites acquisitions se sont effectivement révélées décevantes, la grande majorité des projets s’est traduite par le développement de nouvelles activités pour le groupe ou sur de nouvelles zones géographiques, qui constituent aujourd’hui autant de relais de croissance. La construction progressive par GeoPost du premier réseau routier européen du « colis rapide » constitue une bonne illustration de ce phénomène. De même, le modèle partenarial privilégié par La Banque Postale lui a permis de développer de nouvelles activités, en limitant la consommation de fonds propres et en s’appuyant sur l’expérience de ses partenaires. Ainsi, les bons résultats dans le crédit à la consommation de LBP Financement, en partenariat avec la Société Générale, permettent à La Banque Postale de diversifier ses activités de crédit, au- delà du crédit immobilier, en maîtrisant les risques inhérents au lancement d’une activité nouvelle. Un cas comme celui de Mediaprism, cité par la Cour comme «</w:t>
      </w:r>
      <w:r>
        <w:t> </w:t>
      </w:r>
      <w:r w:rsidRPr="00287DAE">
        <w:t>une acquisition préjudiciable », est effectivement regrettable, mais peut être relativisé dans la mesure où l’acquisition s’est faite pour 15,4 M€ en 2011, soit 2</w:t>
      </w:r>
      <w:r w:rsidR="005A12BC">
        <w:t> </w:t>
      </w:r>
      <w:r w:rsidRPr="00287DAE">
        <w:t>% des investissements consacrés à la croissance externe du groupe sur la période 2010-2015 (745 M€). Par ailleurs, un plan d’action est en cours de mise en œuvre afin de pallier les difficultés associées à cette opération.</w:t>
      </w:r>
    </w:p>
    <w:p w14:paraId="3A2BEAAF" w14:textId="77777777" w:rsidR="00BB2979" w:rsidRPr="00287DAE" w:rsidRDefault="00BB2979" w:rsidP="00BB2979">
      <w:pPr>
        <w:pStyle w:val="CONCLU-RECO-Texte"/>
      </w:pPr>
      <w:r w:rsidRPr="00287DAE">
        <w:t>La gouvernance de la croissance externe constitue un élément essentiel pour s’assurer de la bonne mise en œuvre de la stratégie du groupe. Nous considérons que le bilan dans ce domaine est plus positif que ne le décrit la Cour et que de nombreux progrès ont été réalisés. Le seuil de 30 M€ pour l’examen des projets d’acquisition par le conseil d’administration de La Poste SA est fixé à un niveau que nous considérons équilibré, eu égard à la taille du groupe La Poste, au nombre de projets de croissance externe examinés et en comparaison des seuils retenus dans d’autres têtes de groupe d’entités du portefeuille de l’Agence des Participations de l’Etat (50</w:t>
      </w:r>
      <w:r>
        <w:t xml:space="preserve"> </w:t>
      </w:r>
      <w:r w:rsidRPr="00287DAE">
        <w:t>M€ pour Safran, 80 M€ pour SNCF Mobilités). En outre, les instances de gouvernance des filiales du groupe ont justement pour rôle d’examiner de manière plus fréquente et détaillée les projets dans leur secteur d’activités. La présence que la Mission de contrôle économique et financier assure au nom de l'Etat dans les principales filiales du groupe permet d'apporter un regard extérieur et s'attache à la clarté et à la cohérence des prises de décisions. Enfin, et comme le précise la Cour, le bilan annuel des principales acquisitions du groupe présenté désormais annuellement au conseil d’administration de La Poste, permet depuis 2014 de bénéficier des retours d’expérience (positifs et négatifs) sur les projets réalisés.</w:t>
      </w:r>
    </w:p>
    <w:p w14:paraId="41D6FF89" w14:textId="77777777" w:rsidR="00BB2979" w:rsidRPr="00287DAE" w:rsidRDefault="00BB2979" w:rsidP="00BB2979">
      <w:pPr>
        <w:pStyle w:val="CONCLU-RECO-Texte"/>
      </w:pPr>
      <w:r w:rsidRPr="00287DAE">
        <w:t>5/ La Cour recommande à l’Etat d’« actualiser, à l’issue d’un débat public, les missions de service public de La Poste en tenant compte du service attendu par les usagers et du coût pour la collectivité ».</w:t>
      </w:r>
    </w:p>
    <w:p w14:paraId="7015FAF1" w14:textId="77777777" w:rsidR="00BB2979" w:rsidRPr="00287DAE" w:rsidRDefault="00BB2979" w:rsidP="00BB2979">
      <w:pPr>
        <w:pStyle w:val="CONCLU-RECO-Texte"/>
      </w:pPr>
      <w:r w:rsidRPr="00287DAE">
        <w:t>Nous partageons l'appréciation de la Cour sur l’importance d’une information suffisante et préalable des citoyens sur les enjeux qui animent les missions d’intérêt général confiées à La Poste et nous attachons à introduire, dans chaque nouvelle procédure de validation de ces missions, des consultations publiques. Pour autant, l’organisation d’une consultation unique globale portant sur des missions très hétérogènes et impliquant des parties prenantes très différentes n’apparaît ni faisable ni souhaitable. Le choix alternatif a par conséquent été fait d’associer et d’impliquer les parties prenantes, selon une procédure et un périmètre adaptés à chaque mission, y compris le service universel postal.</w:t>
      </w:r>
    </w:p>
    <w:p w14:paraId="1648D708" w14:textId="77777777" w:rsidR="00BB2979" w:rsidRPr="00287DAE" w:rsidRDefault="00BB2979" w:rsidP="00BB2979">
      <w:pPr>
        <w:pStyle w:val="CONCLU-RECO-Texte"/>
      </w:pPr>
      <w:r w:rsidRPr="00287DAE">
        <w:t>L’Etat a ainsi organisé en juillet 2016 une consultation publique relative à la mission d’accessibilité bancaire, via le Comité consultatif du secteur financier (CCSF), dont la composition a garanti une parfaite représentativité des différentes parties concernées par la mission d’accessibilité bancaire confiée à La Banque Postale. Cette consultation publique a permis de confirmer la pertinence de la mission et de mettre en exergue le fait que cette mission constitue une réponse équilibrée à des exigences d’usage concrètes exprimées par des populations spécifiques, qui sont parfois en situation d’extrême précarité et qui ne sont pas couvertes par les autres dispositifs d’accessibilité.</w:t>
      </w:r>
    </w:p>
    <w:p w14:paraId="036DFB8B" w14:textId="77777777" w:rsidR="00BB2979" w:rsidRPr="00287DAE" w:rsidRDefault="00BB2979" w:rsidP="00BB2979">
      <w:pPr>
        <w:pStyle w:val="CONCLU-RECO-Texte"/>
      </w:pPr>
      <w:r w:rsidRPr="00287DAE">
        <w:t>S’agissant de la mission d’aménagement du territoire, la règle d’accessibilité au réseau définie dans la loi du 2 juillet 1990 permet à La Poste de faire évoluer et de transformer son réseau de façon souple, tout en assurant un maillage territorial équilibré répondant aux besoins des usagers et prenant en compte les attentes des élus. Cette mission d’aménagement du territoire est encadrée par le contrat de présence postale territoriale. Le prochain contrat, qui couvrira la période 2017-2019, permettra de prévoir une évolution des modalités de gestion du réseau, en particulier s’agissant de l’amélioration de l’offre de services et de la transformation des bureaux de poste en zone urbaine. Les travaux d’élaboration de ce nouveau contrat se sont appuyés largement sur les consultations publiques organisées, via les 90 commissions départementales de présence postale territoriale et l’observatoire national de la présence postale, auprès de l’ensemble des acteurs locaux au niveau départemental, régional et national (120 réunions, 1 000 représentants des territoires)</w:t>
      </w:r>
      <w:r>
        <w:t>.</w:t>
      </w:r>
    </w:p>
    <w:p w14:paraId="2D57A85D" w14:textId="77777777" w:rsidR="00BB2979" w:rsidRPr="00287DAE" w:rsidRDefault="00BB2979" w:rsidP="00BB2979">
      <w:pPr>
        <w:pStyle w:val="CONCLU-RECO-Texte"/>
      </w:pPr>
      <w:r w:rsidRPr="00287DAE">
        <w:t>La participation de La Poste à la politique publique d’amélioration de l’accessibilité des services au public initiée par P Etat illustre le caractère évolutif de cette mission. Entre fin 2015 et fin 2016, près de 500 Maisons de service au public seront accueillies dans des bureaux de poste ruraux. Pour améliorer le maillage des services au public, la loi NOTRe prévoit un schéma départemental d’amélioration de l’accessibilité des services au public, co-élaboré pour le projet de département et pour le Président du Conseil départemental. Ce schéma donne un cadre territorial pour organiser les réponses aux besoins des usagers et aux attentes des élus.</w:t>
      </w:r>
    </w:p>
    <w:p w14:paraId="16E2B95A" w14:textId="77777777" w:rsidR="00BB2979" w:rsidRPr="00287DAE" w:rsidRDefault="00BB2979" w:rsidP="00BB2979">
      <w:pPr>
        <w:pStyle w:val="CONCLU-RECO-Texte"/>
      </w:pPr>
      <w:r w:rsidRPr="00287DAE">
        <w:t>En ce qui concerne la mission de transport et de distribution de la presse, une consultation publique via Internet est en cours de préparation par les services du Ministère de l’Economie et devrait être lancée très prochainement, sur la base des orientations arrêtées par le Gouvernement.</w:t>
      </w:r>
    </w:p>
    <w:p w14:paraId="12ED62B4" w14:textId="77777777" w:rsidR="00BB2979" w:rsidRPr="00287DAE" w:rsidRDefault="00BB2979" w:rsidP="00BB2979">
      <w:pPr>
        <w:pStyle w:val="CONCLU-RECO-Texte"/>
      </w:pPr>
      <w:r w:rsidRPr="00287DAE">
        <w:t>Au sujet de la mission de service universel postal, il peut être souligné, en premier lieu, les efforts réalisés par La Poste tant en matière de redéploiement de son outil industriel que de rationalisation de ses coûts. Les efforts de l’entreprise sont d’ailleurs soutenus par l’Etat qui instruit et porte les évolutions règlementaires en vue d’une modernisation du service universel postal, tout en garantissant le respect du cadre communautaire et national du service universel.</w:t>
      </w:r>
    </w:p>
    <w:p w14:paraId="37F03EED" w14:textId="77777777" w:rsidR="00BB2979" w:rsidRDefault="00BB2979" w:rsidP="00BB2979">
      <w:pPr>
        <w:pStyle w:val="CONCLU-RECO-Texte"/>
      </w:pPr>
      <w:r w:rsidRPr="00287DAE">
        <w:t>Ainsi, pour faire suite aux préconisations que la Cour a formulées dans son rapport public annuel de 2016 et qui visaient l’adoption de mesures destinées à faciliter l’accès des facteurs aux boîtes aux lettres des particuliers (notamment en zone rurale), le Gouvernement prépare une évolution de la règlementation, en concertation avec La Poste et l’Autorité de régulation des communications électroniques et des postes.</w:t>
      </w:r>
    </w:p>
    <w:p w14:paraId="16AAD208" w14:textId="77777777" w:rsidR="00BB2979" w:rsidRPr="00287DAE" w:rsidRDefault="00BB2979" w:rsidP="00BB2979">
      <w:pPr>
        <w:pStyle w:val="CONCLU-RECO-Texte"/>
      </w:pPr>
      <w:r w:rsidRPr="00287DAE">
        <w:t>Enfin, les évolutions peuvent passer par des mesures techniques, déjà envisagées par La Poste, comme un pilotage plus fin du contenu des sacoches des facteurs et des tournées de ceux-ci, ou des mutualisations avec la distribution des colis, voire d’autres produits, sans remettre en cause brutalement les modalités emblématiques actuelles de distribution du courrier dans le cadre du service universel postal (distribution 6</w:t>
      </w:r>
      <w:r>
        <w:t> </w:t>
      </w:r>
      <w:r w:rsidRPr="00287DAE">
        <w:t>jours/7, coexistence d’un tarif urgent J+l et d’un tarif J+2, notamment), auxquels les usagers sont très attachés.</w:t>
      </w:r>
    </w:p>
    <w:p w14:paraId="32483EC5" w14:textId="77777777" w:rsidR="00BB2979" w:rsidRPr="00C92F46" w:rsidRDefault="00BB2979" w:rsidP="00BB2979">
      <w:pPr>
        <w:pStyle w:val="CONCLU-RECO-Traitdefin"/>
      </w:pPr>
    </w:p>
    <w:p w14:paraId="189CD872" w14:textId="09279698" w:rsidR="00BB2979" w:rsidRPr="00BB2979" w:rsidRDefault="00BB2979" w:rsidP="00BB2979">
      <w:pPr>
        <w:pStyle w:val="Rponse"/>
      </w:pPr>
      <w:bookmarkStart w:id="2284" w:name="_Toc468281422"/>
      <w:r w:rsidRPr="00EA376C">
        <w:t>Réponse du président-directeur général</w:t>
      </w:r>
      <w:r w:rsidR="009B1022">
        <w:br/>
      </w:r>
      <w:r w:rsidRPr="00EA376C">
        <w:t>du groupe La Poste</w:t>
      </w:r>
      <w:bookmarkEnd w:id="2284"/>
    </w:p>
    <w:p w14:paraId="54284ED3" w14:textId="77777777" w:rsidR="00BB2979" w:rsidRPr="009B1022" w:rsidRDefault="00BB2979" w:rsidP="00BB2979">
      <w:pPr>
        <w:pStyle w:val="CONCLU-RECO-Texte"/>
        <w:rPr>
          <w:b/>
        </w:rPr>
      </w:pPr>
      <w:r w:rsidRPr="009B1022">
        <w:rPr>
          <w:b/>
        </w:rPr>
        <w:t>1. L’impérieuse nécessité de la transformation</w:t>
      </w:r>
    </w:p>
    <w:p w14:paraId="2964E472" w14:textId="77777777" w:rsidR="00BB2979" w:rsidRPr="006F32E5" w:rsidRDefault="00BB2979" w:rsidP="00BB2979">
      <w:pPr>
        <w:pStyle w:val="CONCLU-RECO-Texte"/>
      </w:pPr>
      <w:r w:rsidRPr="006F32E5">
        <w:t>Le rapport public thématique de la Cour des comptes</w:t>
      </w:r>
      <w:r w:rsidRPr="006724B2">
        <w:t xml:space="preserve"> </w:t>
      </w:r>
      <w:r w:rsidRPr="006F32E5">
        <w:t xml:space="preserve">fait suite à celui de juillet 2010 intitulé </w:t>
      </w:r>
      <w:r w:rsidRPr="008043DF">
        <w:t>« </w:t>
      </w:r>
      <w:r w:rsidRPr="00EA376C">
        <w:t>La Poste : un service public face à un défi sans précédent, une mutation nécessaire</w:t>
      </w:r>
      <w:r w:rsidRPr="008043DF">
        <w:t> » ; il couvre les exercices 2010 à 2015 et s’intitule « </w:t>
      </w:r>
      <w:r w:rsidRPr="00EA376C">
        <w:t>La Poste : une transformation à accélérer</w:t>
      </w:r>
      <w:r w:rsidRPr="008043DF">
        <w:t> ».</w:t>
      </w:r>
      <w:r w:rsidRPr="006F32E5">
        <w:t xml:space="preserve"> </w:t>
      </w:r>
    </w:p>
    <w:p w14:paraId="1E9CC38E" w14:textId="77777777" w:rsidR="00BB2979" w:rsidRDefault="00BB2979" w:rsidP="00BB2979">
      <w:pPr>
        <w:pStyle w:val="CONCLU-RECO-Texte"/>
      </w:pPr>
      <w:r>
        <w:t>Je tiens à remercier la Cour pour la démarche qu’elle a engagée et la qualité du travail mené.</w:t>
      </w:r>
    </w:p>
    <w:p w14:paraId="7F06E5C4" w14:textId="77777777" w:rsidR="00BB2979" w:rsidRPr="006F32E5" w:rsidRDefault="00BB2979" w:rsidP="00BB2979">
      <w:pPr>
        <w:pStyle w:val="CONCLU-RECO-Texte"/>
      </w:pPr>
      <w:r w:rsidRPr="006F32E5">
        <w:t>La Cour souligne que La Poste, au cours des dernières années, « a su évoluer et se montrer résistante » : elle salue les « efforts de modernisation », « des progrès en matière de qualité », « une méthode de conduite de changement qui a porté ses fruits », et un « modèle économique qui a résisté à la crise », avec « une structure financière consolidée », « des relais de croissance qui ont bien fonctionné », et « une maîtrise des charges engagée ».</w:t>
      </w:r>
    </w:p>
    <w:p w14:paraId="46A97F79" w14:textId="77777777" w:rsidR="00BB2979" w:rsidRPr="006F32E5" w:rsidRDefault="00BB2979" w:rsidP="00BB2979">
      <w:pPr>
        <w:pStyle w:val="CONCLU-RECO-Texte"/>
      </w:pPr>
      <w:r w:rsidRPr="006F32E5">
        <w:t xml:space="preserve">La Cour montre aussi que </w:t>
      </w:r>
      <w:r>
        <w:t>L</w:t>
      </w:r>
      <w:r w:rsidRPr="006F32E5">
        <w:t xml:space="preserve">a Poste recèle des « fragilités persistantes » et qu’elle doit « accélérer le rythme de sa transformation ». </w:t>
      </w:r>
    </w:p>
    <w:p w14:paraId="6F8C14C1" w14:textId="77777777" w:rsidR="00BB2979" w:rsidRDefault="00BB2979" w:rsidP="00BB2979">
      <w:pPr>
        <w:pStyle w:val="CONCLU-RECO-Texte"/>
      </w:pPr>
      <w:r>
        <w:t>Je partage ce constat.</w:t>
      </w:r>
      <w:r w:rsidRPr="006F32E5">
        <w:t xml:space="preserve"> </w:t>
      </w:r>
      <w:r>
        <w:t xml:space="preserve">C’est la mission qui m’a été confiée </w:t>
      </w:r>
      <w:r w:rsidRPr="006F32E5">
        <w:t xml:space="preserve">et c’est la tâche à laquelle, avec l’équipe de direction du Groupe, je me suis attelé. </w:t>
      </w:r>
    </w:p>
    <w:p w14:paraId="6C051B1C" w14:textId="77777777" w:rsidR="00BB2979" w:rsidRPr="006F32E5" w:rsidRDefault="00BB2979" w:rsidP="00BB2979">
      <w:pPr>
        <w:pStyle w:val="CONCLU-RECO-Texte"/>
      </w:pPr>
      <w:r>
        <w:t>En effet,</w:t>
      </w:r>
      <w:r w:rsidRPr="006F32E5">
        <w:t xml:space="preserve"> si les résultats sont meilleurs que ceux de la trajectoire pluriannuelle depuis début 2014, si La Poste a engagé résolument sa transformation, celle-ci reste à finaliser</w:t>
      </w:r>
      <w:r>
        <w:t xml:space="preserve">. De ce point de vue, </w:t>
      </w:r>
      <w:r w:rsidRPr="006F32E5">
        <w:t>les prochains mois marqueront des étapes importantes.</w:t>
      </w:r>
    </w:p>
    <w:p w14:paraId="1AEDE9B3" w14:textId="77777777" w:rsidR="00BB2979" w:rsidRPr="006F32E5" w:rsidRDefault="00BB2979" w:rsidP="00BB2979">
      <w:pPr>
        <w:pStyle w:val="CONCLU-RECO-Texte"/>
      </w:pPr>
      <w:r w:rsidRPr="006F32E5">
        <w:t xml:space="preserve">La Cour estime, à juste titre, que La Poste reste encore très dépendante de son activité Courrier au moment où la croissance de La Banque Postale est pénalisée par la faiblesse des taux d’intérêt, événement largement imprévisible tant pour son occurrence que </w:t>
      </w:r>
      <w:r>
        <w:t>pour</w:t>
      </w:r>
      <w:r w:rsidRPr="006F32E5">
        <w:t xml:space="preserve"> sa durée. </w:t>
      </w:r>
    </w:p>
    <w:p w14:paraId="342B3A7D" w14:textId="77777777" w:rsidR="00BB2979" w:rsidRPr="006F32E5" w:rsidRDefault="00BB2979" w:rsidP="00BB2979">
      <w:pPr>
        <w:pStyle w:val="CONCLU-RECO-Texte"/>
      </w:pPr>
      <w:r>
        <w:t xml:space="preserve">Au total, </w:t>
      </w:r>
      <w:r w:rsidRPr="006F32E5">
        <w:t xml:space="preserve">la concomitance de la baisse structurelle massive des volumes de courrier et de taux d’intérêt durablement bas, à un niveau inédit, crée </w:t>
      </w:r>
      <w:r w:rsidRPr="0041050D">
        <w:t>un contexte particulièrement difficile et exigeant pour notre Groupe</w:t>
      </w:r>
      <w:r w:rsidRPr="006F32E5">
        <w:t>.</w:t>
      </w:r>
    </w:p>
    <w:p w14:paraId="796FABAB" w14:textId="77777777" w:rsidR="00BB2979" w:rsidRPr="001578A7" w:rsidRDefault="00BB2979" w:rsidP="00BB2979">
      <w:pPr>
        <w:pStyle w:val="CONCLU-RECO-Texte"/>
      </w:pPr>
      <w:r w:rsidRPr="001578A7">
        <w:t>Si ce contexte rend la transformation plus difficile, elle n’en est que plus indispensable.</w:t>
      </w:r>
    </w:p>
    <w:p w14:paraId="4C19AC4B" w14:textId="77777777" w:rsidR="00BB2979" w:rsidRPr="006F32E5" w:rsidRDefault="00BB2979" w:rsidP="00BB2979">
      <w:pPr>
        <w:pStyle w:val="CONCLU-RECO-Texte"/>
      </w:pPr>
      <w:r w:rsidRPr="006F32E5">
        <w:t>Transformer La Poste, c’est préserver ses valeurs et ses missions de service public, qui en font l’entreprise considérée par les Français comme la plus utile au pays, et pour cela les adapter et les moderniser.</w:t>
      </w:r>
    </w:p>
    <w:p w14:paraId="0FF385C0" w14:textId="77777777" w:rsidR="00BB2979" w:rsidRPr="006F32E5" w:rsidRDefault="00BB2979" w:rsidP="00BB2979">
      <w:pPr>
        <w:pStyle w:val="CONCLU-RECO-Texte"/>
      </w:pPr>
      <w:r w:rsidRPr="006F32E5">
        <w:t>Transformer La Poste, c’est engager les adaptations nécessaires, grâce à un dialogue social permanent et à un accompagnement des postiers, permettant d’en faire les acteurs et les bénéficiaires du changement.</w:t>
      </w:r>
    </w:p>
    <w:p w14:paraId="0C5EDBB0" w14:textId="77777777" w:rsidR="00BB2979" w:rsidRDefault="00BB2979" w:rsidP="00BB2979">
      <w:pPr>
        <w:pStyle w:val="CONCLU-RECO-Texte"/>
      </w:pPr>
      <w:r w:rsidRPr="006F32E5">
        <w:t xml:space="preserve">Transformer La Poste, concrètement, c’est la rendre moins sensible à la baisse des volumes du courrier, et pour cela ramener la part du courrier </w:t>
      </w:r>
      <w:r>
        <w:t xml:space="preserve">traditionnel </w:t>
      </w:r>
      <w:r w:rsidRPr="006F32E5">
        <w:t>dans le chiffre d’affaires du Groupe à moins de 20 %</w:t>
      </w:r>
      <w:r>
        <w:t xml:space="preserve"> d’ici 2020</w:t>
      </w:r>
      <w:r w:rsidRPr="006F32E5">
        <w:t>.</w:t>
      </w:r>
      <w:r>
        <w:t xml:space="preserve"> </w:t>
      </w:r>
    </w:p>
    <w:p w14:paraId="2E1EA69C" w14:textId="77777777" w:rsidR="00BB2979" w:rsidRPr="008043DF" w:rsidRDefault="00BB2979" w:rsidP="00BB2979">
      <w:pPr>
        <w:pStyle w:val="CONCLU-RECO-Texte"/>
      </w:pPr>
      <w:r w:rsidRPr="00BF12AD">
        <w:t xml:space="preserve">C’est là l’indicateur clé de la transformation du Groupe et ce sera </w:t>
      </w:r>
      <w:r>
        <w:t xml:space="preserve">une </w:t>
      </w:r>
      <w:r w:rsidRPr="00BF12AD">
        <w:t xml:space="preserve">marque du succès du projet stratégique </w:t>
      </w:r>
      <w:r w:rsidRPr="008043DF">
        <w:t>« </w:t>
      </w:r>
      <w:r w:rsidRPr="00EA376C">
        <w:t>La Poste 2020 : conquérir l’avenir</w:t>
      </w:r>
      <w:r w:rsidRPr="008043DF">
        <w:t> », qui va transformer La Poste et en faire la première entreprise de proximité humaine en France.</w:t>
      </w:r>
    </w:p>
    <w:p w14:paraId="68EA86EF" w14:textId="77777777" w:rsidR="00BB2979" w:rsidRPr="006F32E5" w:rsidRDefault="00BB2979" w:rsidP="00BB2979">
      <w:pPr>
        <w:pStyle w:val="CONCLU-RECO-Texte"/>
      </w:pPr>
      <w:r>
        <w:t>Il s’agit donc d’opérer un changement de modèle à partir du champ d’activités du Groupe déjà diversifié par mes prédécesseurs.</w:t>
      </w:r>
    </w:p>
    <w:p w14:paraId="08477DFB" w14:textId="77777777" w:rsidR="00BB2979" w:rsidRDefault="00BB2979" w:rsidP="00BB2979">
      <w:pPr>
        <w:pStyle w:val="CONCLU-RECO-Texte"/>
      </w:pPr>
      <w:r>
        <w:t>Suivant des parcours différents, de telles transformations ont été réussies par d’autres postes. Ainsi les postes japonaise, allemande et italienne ont-elles construit et stabilisé de nouveaux modèles stratégiques.</w:t>
      </w:r>
    </w:p>
    <w:p w14:paraId="39B8C307" w14:textId="77777777" w:rsidR="00BB2979" w:rsidRPr="009B1022" w:rsidRDefault="00BB2979" w:rsidP="00BB2979">
      <w:pPr>
        <w:pStyle w:val="CONCLU-RECO-Texte"/>
        <w:rPr>
          <w:b/>
        </w:rPr>
      </w:pPr>
      <w:r w:rsidRPr="009B1022">
        <w:rPr>
          <w:b/>
        </w:rPr>
        <w:t>2. La priorité stratégique absolue du développement</w:t>
      </w:r>
    </w:p>
    <w:p w14:paraId="001EA9E8" w14:textId="77777777" w:rsidR="00BB2979" w:rsidRPr="001578A7" w:rsidRDefault="00BB2979" w:rsidP="00BB2979">
      <w:pPr>
        <w:pStyle w:val="CONCLU-RECO-Texte"/>
      </w:pPr>
      <w:r w:rsidRPr="001578A7">
        <w:t>Pour mener à bien la transformation, il y a une priorité stratégique absolue : le développement.</w:t>
      </w:r>
    </w:p>
    <w:p w14:paraId="3368CBE6" w14:textId="77777777" w:rsidR="00BB2979" w:rsidRPr="006F32E5" w:rsidRDefault="00BB2979" w:rsidP="00BB2979">
      <w:pPr>
        <w:pStyle w:val="CONCLU-RECO-Texte"/>
      </w:pPr>
      <w:r w:rsidRPr="006F32E5">
        <w:t xml:space="preserve">En effet, seul le développement permettra de transformer le Groupe, de </w:t>
      </w:r>
      <w:r>
        <w:t>diversifier</w:t>
      </w:r>
      <w:r w:rsidRPr="006F32E5">
        <w:t xml:space="preserve"> son modèle d’activités, de lui donner les moyens de l’adaptation de ses moyens</w:t>
      </w:r>
      <w:r>
        <w:t xml:space="preserve">, de l’accompagnement des postiers et </w:t>
      </w:r>
      <w:r w:rsidRPr="006F32E5">
        <w:t>de la modernisation de ses missions.</w:t>
      </w:r>
    </w:p>
    <w:p w14:paraId="56630D3F" w14:textId="77777777" w:rsidR="00BB2979" w:rsidRPr="00BB2979" w:rsidRDefault="00BB2979" w:rsidP="00BB2979">
      <w:pPr>
        <w:pStyle w:val="CONCLU-RECO-Texte"/>
      </w:pPr>
      <w:r w:rsidRPr="00BB2979">
        <w:t>Le développement, c’est d’abord celui de toutes ses activités actuelles, en répondant aux nouvelles attentes des marchés et des clients, en innovant, en complétant les offres par des acquisitions et des partenariats.</w:t>
      </w:r>
    </w:p>
    <w:p w14:paraId="3100182F" w14:textId="77777777" w:rsidR="00BB2979" w:rsidRPr="00BB2979" w:rsidRDefault="00BB2979" w:rsidP="00BB2979">
      <w:pPr>
        <w:pStyle w:val="CONCLU-RECO-Texte"/>
      </w:pPr>
      <w:r w:rsidRPr="00BB2979">
        <w:t>C’est ensuite une stratégie numérique pleinement intégrée à la stratégie du Groupe.</w:t>
      </w:r>
    </w:p>
    <w:p w14:paraId="6BAC84EF" w14:textId="77777777" w:rsidR="00BB2979" w:rsidRPr="00BB2979" w:rsidRDefault="00BB2979" w:rsidP="00BB2979">
      <w:pPr>
        <w:pStyle w:val="CONCLU-RECO-Texte"/>
      </w:pPr>
      <w:r w:rsidRPr="00BB2979">
        <w:t>C’est enfin une diversification ambitieuse et maîtrisée.</w:t>
      </w:r>
    </w:p>
    <w:p w14:paraId="5474B810" w14:textId="77777777" w:rsidR="00BB2979" w:rsidRPr="00BB2979" w:rsidRDefault="00BB2979" w:rsidP="00BB2979">
      <w:pPr>
        <w:pStyle w:val="CONCLU-RECO-Texte"/>
      </w:pPr>
      <w:r w:rsidRPr="00BB2979">
        <w:t>La Poste développe toutes ses activités actuelles, en répondant aux nouvelles attentes des marchés et des clients.</w:t>
      </w:r>
    </w:p>
    <w:p w14:paraId="1CC625BE" w14:textId="77777777" w:rsidR="00BB2979" w:rsidRPr="006F32E5" w:rsidRDefault="00BB2979" w:rsidP="00BB2979">
      <w:pPr>
        <w:pStyle w:val="CONCLU-RECO-Texte"/>
      </w:pPr>
      <w:r w:rsidRPr="00BB2979">
        <w:t xml:space="preserve">C’est le cas pour l’activité du colis : le développement du e-commerce est une chance pour le Groupe La Poste, qui entend </w:t>
      </w:r>
      <w:r w:rsidRPr="006F32E5">
        <w:t>être présent sur l’ensemble des segments de marché du colis afin de faire face à une forte concurrence.</w:t>
      </w:r>
      <w:r w:rsidRPr="00BB2979">
        <w:t xml:space="preserve"> </w:t>
      </w:r>
      <w:r w:rsidRPr="006F32E5">
        <w:t xml:space="preserve">En cela, les offres de Chronopost et Colissimo (ex-ColiPoste) sont complémentaires et non concurrentes, Chronopost occupant le secteur « premium » tandis que Colissimo propose une offre </w:t>
      </w:r>
      <w:r>
        <w:t>standard compétitive</w:t>
      </w:r>
      <w:r w:rsidRPr="006F32E5">
        <w:t xml:space="preserve">. Cette dualité permet au Groupe La Poste d’être l’opérateur européen ayant gardé la plus forte part de marché sur le marché </w:t>
      </w:r>
      <w:r>
        <w:t xml:space="preserve">domestique </w:t>
      </w:r>
      <w:r w:rsidRPr="006F32E5">
        <w:t>du colis. Elle s’accompagne évidemment de la recherche de synergies entre les entités du Groupe.</w:t>
      </w:r>
    </w:p>
    <w:p w14:paraId="78A29B06" w14:textId="77777777" w:rsidR="00BB2979" w:rsidRPr="006F32E5" w:rsidRDefault="00BB2979" w:rsidP="00BB2979">
      <w:pPr>
        <w:pStyle w:val="CONCLU-RECO-Texte"/>
      </w:pPr>
      <w:r w:rsidRPr="006F32E5">
        <w:t xml:space="preserve">Cette réussite s’appuie aussi sur de nombreuses innovations : </w:t>
      </w:r>
      <w:r>
        <w:t>« </w:t>
      </w:r>
      <w:r w:rsidRPr="006F32E5">
        <w:t>P</w:t>
      </w:r>
      <w:r>
        <w:t>redict »</w:t>
      </w:r>
      <w:r w:rsidRPr="006F32E5">
        <w:t xml:space="preserve"> (à savoir la fixation </w:t>
      </w:r>
      <w:r>
        <w:t>d’un</w:t>
      </w:r>
      <w:r w:rsidRPr="006F32E5">
        <w:t xml:space="preserve"> créneau de livraison court auprès du client), l’expédition de colis à partir de la boîte aux lettres du particulier, le choix enrichi des modes de retrait des colis (domicile, bureau de po</w:t>
      </w:r>
      <w:r>
        <w:t>ste, point Pick-up, consignes…).</w:t>
      </w:r>
    </w:p>
    <w:p w14:paraId="11222D71" w14:textId="77777777" w:rsidR="00BB2979" w:rsidRPr="00BB2979" w:rsidRDefault="00BB2979" w:rsidP="00BB2979">
      <w:pPr>
        <w:pStyle w:val="CONCLU-RECO-Texte"/>
      </w:pPr>
      <w:r w:rsidRPr="00BB2979">
        <w:t>C’est le cas de l’activité courrier : le constat d’une baisse structurelle forte et brutale des volumes de courrier n’entrave pas la capacité de proposer des offres innovantes et enrichies, par exemple la Lettre Recommandée Electronique, l’offre dédiée aux professionnels, la gamme renouvelée de marketing direct, ou le développement d’une offre internationale, notamment grâce à Asendia, co-entreprise fondée avec la poste suisse.</w:t>
      </w:r>
    </w:p>
    <w:p w14:paraId="6736100E" w14:textId="77777777" w:rsidR="00BB2979" w:rsidRPr="006F32E5" w:rsidRDefault="00BB2979" w:rsidP="00BB2979">
      <w:pPr>
        <w:pStyle w:val="CONCLU-RECO-Texte"/>
      </w:pPr>
      <w:r w:rsidRPr="006F32E5">
        <w:t xml:space="preserve">C’est le cas de l’activité colis-express en Europe : si GeoPost </w:t>
      </w:r>
      <w:r>
        <w:t>peut apparaître</w:t>
      </w:r>
      <w:r w:rsidRPr="006F32E5">
        <w:t xml:space="preserve"> comme une fédération de sociétés, c’est le reflet d’une stratégie et d’une méthode de croissance externe patiente, </w:t>
      </w:r>
      <w:r>
        <w:t>économe</w:t>
      </w:r>
      <w:r w:rsidRPr="006F32E5">
        <w:t xml:space="preserve">, mais aussi ambitieuse et </w:t>
      </w:r>
      <w:r>
        <w:t>persévérante</w:t>
      </w:r>
      <w:r w:rsidRPr="006F32E5">
        <w:t xml:space="preserve">, qui a permis à GeoPost de bâtir, en une </w:t>
      </w:r>
      <w:r>
        <w:t xml:space="preserve">quinzaine </w:t>
      </w:r>
      <w:r w:rsidRPr="006F32E5">
        <w:t>d’années, sans accident industriel ou financier notable, le second réseau européen de colis-express. Désormais, après avoir consolidé ses parts de marchés domestiques, l’effort se porte sur le développement des flux transfrontaliers, avec une croissance à deux chiffres et une rentabilité solide. Ainsi, GeoPost</w:t>
      </w:r>
      <w:r>
        <w:t xml:space="preserve"> a l’ambition de</w:t>
      </w:r>
      <w:r w:rsidRPr="006F32E5">
        <w:t xml:space="preserve"> devenir le premier réseau européen </w:t>
      </w:r>
      <w:r>
        <w:t xml:space="preserve">routier </w:t>
      </w:r>
      <w:r w:rsidRPr="006F32E5">
        <w:t>du colis-express.</w:t>
      </w:r>
    </w:p>
    <w:p w14:paraId="2012D848" w14:textId="77777777" w:rsidR="00BB2979" w:rsidRPr="006F32E5" w:rsidRDefault="00BB2979" w:rsidP="00BB2979">
      <w:pPr>
        <w:pStyle w:val="CONCLU-RECO-Texte"/>
      </w:pPr>
      <w:r w:rsidRPr="006F32E5">
        <w:t>C’est évidemment le cas de l’activité bancaire. La Banque Postale se structure et étend son offre, avec les prêts aux collectivités locales, marché sur lequel La Banque Postale est devenue en quelques années un leader, avec le renforcement des activités de financement, avec le lancement d’une offre aux entreprise</w:t>
      </w:r>
      <w:r>
        <w:t>s</w:t>
      </w:r>
      <w:r w:rsidRPr="006F32E5">
        <w:t xml:space="preserve"> et aux professionnels, avec la complétude de gamme en matière d’assurance, que ce soit l’assurance dommage ou l’assurance vie.</w:t>
      </w:r>
    </w:p>
    <w:p w14:paraId="0E000AEA" w14:textId="77777777" w:rsidR="00BB2979" w:rsidRPr="006F32E5" w:rsidRDefault="00BB2979" w:rsidP="00BB2979">
      <w:pPr>
        <w:pStyle w:val="CONCLU-RECO-Texte"/>
      </w:pPr>
      <w:r w:rsidRPr="006F32E5">
        <w:t>La Poste accompagne le dév</w:t>
      </w:r>
      <w:r>
        <w:t>eloppement de La Banque Postale</w:t>
      </w:r>
      <w:r w:rsidRPr="006F32E5">
        <w:t xml:space="preserve"> </w:t>
      </w:r>
      <w:r>
        <w:t>et lui en donne</w:t>
      </w:r>
      <w:r w:rsidRPr="006F32E5">
        <w:t xml:space="preserve"> les moyens.</w:t>
      </w:r>
    </w:p>
    <w:p w14:paraId="32AF74CC" w14:textId="77777777" w:rsidR="00BB2979" w:rsidRPr="006F32E5" w:rsidRDefault="00BB2979" w:rsidP="00BB2979">
      <w:pPr>
        <w:pStyle w:val="CONCLU-RECO-Texte"/>
      </w:pPr>
      <w:r w:rsidRPr="006F32E5">
        <w:t>Le développement, c’est aussi une stratégie numérique qui a vocation à soutenir l'ambition du Groupe</w:t>
      </w:r>
      <w:r>
        <w:t>.</w:t>
      </w:r>
      <w:r w:rsidRPr="006F32E5">
        <w:t xml:space="preserve"> L'ambition est d'utiliser le levier numérique pour accélérer la transformation et le développement du chiffre d'affaires aux bornes du Groupe. </w:t>
      </w:r>
    </w:p>
    <w:p w14:paraId="10207C05" w14:textId="77777777" w:rsidR="00BB2979" w:rsidRDefault="00BB2979" w:rsidP="00BB2979">
      <w:pPr>
        <w:pStyle w:val="CONCLU-RECO-Texte"/>
      </w:pPr>
      <w:r>
        <w:t xml:space="preserve">La </w:t>
      </w:r>
      <w:r w:rsidRPr="006F32E5">
        <w:t xml:space="preserve">stratégie numérique est transversale, elle implique l'ensemble des </w:t>
      </w:r>
      <w:r>
        <w:t>B</w:t>
      </w:r>
      <w:r w:rsidRPr="006F32E5">
        <w:t xml:space="preserve">ranches, la </w:t>
      </w:r>
      <w:r>
        <w:t>B</w:t>
      </w:r>
      <w:r w:rsidRPr="006F32E5">
        <w:t>ranche</w:t>
      </w:r>
      <w:r>
        <w:t xml:space="preserve"> N</w:t>
      </w:r>
      <w:r w:rsidRPr="006F32E5">
        <w:t>umérique en étant l'orchestrateur.</w:t>
      </w:r>
      <w:r>
        <w:t xml:space="preserve"> </w:t>
      </w:r>
      <w:r w:rsidRPr="006F32E5">
        <w:t>Elle permet en effet d'améliorer la reconnaissance et la connaissance du client à travers un identifiant unique intitulé La Poste Connect, enjeu majeur d’ailleurs souligné par la Cour.</w:t>
      </w:r>
    </w:p>
    <w:p w14:paraId="4942915A" w14:textId="77777777" w:rsidR="00BB2979" w:rsidRPr="006F32E5" w:rsidRDefault="00BB2979" w:rsidP="00BB2979">
      <w:pPr>
        <w:pStyle w:val="CONCLU-RECO-Texte"/>
      </w:pPr>
      <w:r w:rsidRPr="006F32E5">
        <w:t>Elle permet également de consolider des infrastructures numérique</w:t>
      </w:r>
      <w:r>
        <w:t>s</w:t>
      </w:r>
      <w:r w:rsidRPr="006F32E5">
        <w:t xml:space="preserve"> transversales au sein du </w:t>
      </w:r>
      <w:r>
        <w:t>G</w:t>
      </w:r>
      <w:r w:rsidRPr="006F32E5">
        <w:t>roupe (telles que laposte.fr, La Poste Connect, Digiposte+, le hub numérique</w:t>
      </w:r>
      <w:r>
        <w:t>…</w:t>
      </w:r>
      <w:r w:rsidRPr="006F32E5">
        <w:t xml:space="preserve">) pour accélérer le développement commercial des </w:t>
      </w:r>
      <w:r>
        <w:t>B</w:t>
      </w:r>
      <w:r w:rsidRPr="006F32E5">
        <w:t>ranches, autre enjeu essentiel.</w:t>
      </w:r>
    </w:p>
    <w:p w14:paraId="19CEF2C1" w14:textId="77777777" w:rsidR="00BB2979" w:rsidRPr="006F32E5" w:rsidRDefault="00BB2979" w:rsidP="00BB2979">
      <w:pPr>
        <w:pStyle w:val="CONCLU-RECO-Texte"/>
      </w:pPr>
      <w:r w:rsidRPr="006F32E5">
        <w:t xml:space="preserve">Enfin, </w:t>
      </w:r>
      <w:r>
        <w:t xml:space="preserve">la Branche Numérique </w:t>
      </w:r>
      <w:r w:rsidRPr="006F32E5">
        <w:t>développe de nouvelles offres numériques</w:t>
      </w:r>
      <w:r>
        <w:t xml:space="preserve"> - au premier rang desquelles Digiposte+, le coffre-fort électronique de La Poste, qui la positionne comme tiers de confiance numérique</w:t>
      </w:r>
      <w:r w:rsidRPr="006F32E5">
        <w:t xml:space="preserve"> </w:t>
      </w:r>
      <w:r>
        <w:t xml:space="preserve">- </w:t>
      </w:r>
      <w:r w:rsidRPr="006F32E5">
        <w:t xml:space="preserve">et </w:t>
      </w:r>
      <w:r>
        <w:t>soutient</w:t>
      </w:r>
      <w:r w:rsidRPr="006F32E5">
        <w:t xml:space="preserve"> la politique de croissance externe du </w:t>
      </w:r>
      <w:r>
        <w:t>G</w:t>
      </w:r>
      <w:r w:rsidRPr="006F32E5">
        <w:t>roupe.</w:t>
      </w:r>
    </w:p>
    <w:p w14:paraId="33438D69" w14:textId="77777777" w:rsidR="00BB2979" w:rsidRDefault="00BB2979" w:rsidP="00BB2979">
      <w:pPr>
        <w:pStyle w:val="CONCLU-RECO-Texte"/>
      </w:pPr>
      <w:r w:rsidRPr="006F32E5">
        <w:t xml:space="preserve">Le développement, c’est enfin une stratégie de diversification </w:t>
      </w:r>
      <w:r>
        <w:t>ambitieuse</w:t>
      </w:r>
      <w:r w:rsidRPr="006F32E5">
        <w:t xml:space="preserve"> et maîtrisée.</w:t>
      </w:r>
    </w:p>
    <w:p w14:paraId="4194D0EF" w14:textId="77777777" w:rsidR="00BB2979" w:rsidRPr="006F32E5" w:rsidRDefault="00BB2979" w:rsidP="00BB2979">
      <w:pPr>
        <w:pStyle w:val="CONCLU-RECO-Texte"/>
      </w:pPr>
      <w:r w:rsidRPr="006F32E5">
        <w:t xml:space="preserve">La Poste croit au développement des services de proximité humaine, s’appuyant sur ses réseaux de proximité physique, numérique et mobile, notamment son réseau de facteurs. La Poste assume d’avoir, lors d’une phase initiale en 2014, lancé un grand nombre d’expérimentations, tout en menant en parallèle des études de marché pour évaluer le potentiel des différents marchés qu’elle souhaitait investir ou faire émerger. A partir de 2015, ont été priorisées les actions de développement, ce qui a conduit en fin d’année à la création </w:t>
      </w:r>
      <w:r>
        <w:t>d’</w:t>
      </w:r>
      <w:r w:rsidRPr="006F32E5">
        <w:t>équipes dédiées en charge de développer chacune un ch</w:t>
      </w:r>
      <w:r>
        <w:t>iffre d’affaires supérieur à 10 </w:t>
      </w:r>
      <w:r w:rsidRPr="006F32E5">
        <w:t>M€ sur un marché précis. Dans le domaine des services rendus par les facteurs, le chiffre d’affaires est passé de 5 </w:t>
      </w:r>
      <w:r>
        <w:t>M€ en 2014 à 20 </w:t>
      </w:r>
      <w:r w:rsidRPr="006F32E5">
        <w:t xml:space="preserve">M€ en 2015 et atteindra 40 M€ </w:t>
      </w:r>
      <w:r>
        <w:t>dès</w:t>
      </w:r>
      <w:r w:rsidRPr="006F32E5">
        <w:t xml:space="preserve"> 2016. </w:t>
      </w:r>
    </w:p>
    <w:p w14:paraId="052027DC" w14:textId="54DBC3E1" w:rsidR="00BB2979" w:rsidRDefault="00BB2979" w:rsidP="00BB2979">
      <w:pPr>
        <w:pStyle w:val="CONCLU-RECO-Texte"/>
      </w:pPr>
      <w:r w:rsidRPr="006F32E5">
        <w:t xml:space="preserve">Dans le même esprit, La Poste entend devenir un acteur majeur de la « Silver </w:t>
      </w:r>
      <w:r w:rsidR="008C056E">
        <w:t>e</w:t>
      </w:r>
      <w:r w:rsidR="008C056E" w:rsidRPr="006F32E5">
        <w:t>conom</w:t>
      </w:r>
      <w:r w:rsidR="008C056E">
        <w:t>y</w:t>
      </w:r>
      <w:r w:rsidR="008C056E" w:rsidRPr="006F32E5">
        <w:t> </w:t>
      </w:r>
      <w:r w:rsidRPr="006F32E5">
        <w:t>», en étant intégrateur et opérateur des services de proximité : la prise de</w:t>
      </w:r>
      <w:r w:rsidRPr="00BB2979">
        <w:t xml:space="preserve"> participation majoritaire dans Axeo Services, un des premiers réseaux privés de services à la personne</w:t>
      </w:r>
      <w:r w:rsidRPr="006F32E5">
        <w:t>, confirme cette ambition.</w:t>
      </w:r>
    </w:p>
    <w:p w14:paraId="3DA5DDE4" w14:textId="77777777" w:rsidR="00BB2979" w:rsidRPr="006F32E5" w:rsidRDefault="00BB2979" w:rsidP="00BB2979">
      <w:pPr>
        <w:pStyle w:val="CONCLU-RECO-Texte"/>
      </w:pPr>
      <w:r w:rsidRPr="006F32E5">
        <w:t xml:space="preserve">Ce bouquet de services s’étoffe avec le déploiement sur l’ensemble du territoire de l’offre </w:t>
      </w:r>
      <w:r>
        <w:t>« </w:t>
      </w:r>
      <w:r w:rsidRPr="006F32E5">
        <w:t>Ardoiz</w:t>
      </w:r>
      <w:r>
        <w:t> »</w:t>
      </w:r>
      <w:r w:rsidRPr="006F32E5">
        <w:t>, la tablette des seniors, et le lancement de « Veiller sur mes parents », une offre de services combinables sur abonnement, agrégeant à partir de la visite régulière du facteur des offres de téléassistance et d’assistance, d’urgence ou de dépannage.</w:t>
      </w:r>
    </w:p>
    <w:p w14:paraId="1F3E4BCC" w14:textId="77777777" w:rsidR="00BB2979" w:rsidRPr="006F32E5" w:rsidRDefault="00BB2979" w:rsidP="00BB2979">
      <w:pPr>
        <w:pStyle w:val="CONCLU-RECO-Texte"/>
      </w:pPr>
      <w:r w:rsidRPr="006F32E5">
        <w:t xml:space="preserve">La Poste entend également développer fortement </w:t>
      </w:r>
      <w:r>
        <w:t xml:space="preserve">La Poste Mobile, lancée en 2011, </w:t>
      </w:r>
      <w:r w:rsidRPr="006F32E5">
        <w:t xml:space="preserve">qui </w:t>
      </w:r>
      <w:r>
        <w:t xml:space="preserve">est </w:t>
      </w:r>
      <w:r w:rsidRPr="006F32E5">
        <w:t>déjà une diversification réussie</w:t>
      </w:r>
      <w:r>
        <w:t>. E</w:t>
      </w:r>
      <w:r w:rsidRPr="006F32E5">
        <w:t>n peu d’années et dans</w:t>
      </w:r>
      <w:r>
        <w:t xml:space="preserve"> </w:t>
      </w:r>
      <w:r w:rsidRPr="006F32E5">
        <w:t xml:space="preserve">un marché </w:t>
      </w:r>
      <w:r>
        <w:t xml:space="preserve">extrêmement </w:t>
      </w:r>
      <w:r w:rsidRPr="006F32E5">
        <w:t>concurrentiel</w:t>
      </w:r>
      <w:r>
        <w:t>, La Poste Mobile</w:t>
      </w:r>
      <w:r w:rsidRPr="006F32E5">
        <w:t xml:space="preserve"> </w:t>
      </w:r>
      <w:r>
        <w:t>atteint 200 </w:t>
      </w:r>
      <w:r w:rsidRPr="006F32E5">
        <w:t>M€ de chiffre d’affaires</w:t>
      </w:r>
      <w:r>
        <w:t xml:space="preserve"> et a conquis 1,4 million de clients</w:t>
      </w:r>
      <w:r w:rsidRPr="006F32E5">
        <w:t>, participant ainsi de la dynamique commerciale du Réseau.</w:t>
      </w:r>
    </w:p>
    <w:p w14:paraId="33EE8E07" w14:textId="77777777" w:rsidR="00BB2979" w:rsidRPr="006F32E5" w:rsidRDefault="00BB2979" w:rsidP="00BB2979">
      <w:pPr>
        <w:pStyle w:val="CONCLU-RECO-Texte"/>
      </w:pPr>
      <w:r w:rsidRPr="006F32E5">
        <w:t xml:space="preserve">GeoPost </w:t>
      </w:r>
      <w:r>
        <w:t xml:space="preserve">met en œuvre </w:t>
      </w:r>
      <w:r w:rsidRPr="006F32E5">
        <w:t>cette stratégie de diversification, à un double titre.</w:t>
      </w:r>
    </w:p>
    <w:p w14:paraId="61CB6FDE" w14:textId="77777777" w:rsidR="00BB2979" w:rsidRPr="006F32E5" w:rsidRDefault="00BB2979" w:rsidP="00BB2979">
      <w:pPr>
        <w:pStyle w:val="CONCLU-RECO-Texte"/>
      </w:pPr>
      <w:r w:rsidRPr="006F32E5">
        <w:t>GeoPost d’une part a engagé l’extension progressive de son r</w:t>
      </w:r>
      <w:r>
        <w:t>éseau</w:t>
      </w:r>
      <w:r w:rsidRPr="006F32E5">
        <w:t>, en Russie, en Turquie, en Chine, en Inde, en Afrique du Sud… C</w:t>
      </w:r>
      <w:r>
        <w:t xml:space="preserve">eci </w:t>
      </w:r>
      <w:r w:rsidRPr="006F32E5">
        <w:t>est indispensable pour profiter pl</w:t>
      </w:r>
      <w:r>
        <w:t>e</w:t>
      </w:r>
      <w:r w:rsidRPr="006F32E5">
        <w:t>inement d</w:t>
      </w:r>
      <w:r>
        <w:t>e la vague de croissance</w:t>
      </w:r>
      <w:r w:rsidRPr="006F32E5">
        <w:t xml:space="preserve"> du e-commerce mondial.</w:t>
      </w:r>
    </w:p>
    <w:p w14:paraId="548F82DF" w14:textId="77777777" w:rsidR="00BB2979" w:rsidRPr="006F32E5" w:rsidRDefault="00BB2979" w:rsidP="00BB2979">
      <w:pPr>
        <w:pStyle w:val="CONCLU-RECO-Texte"/>
      </w:pPr>
      <w:r w:rsidRPr="006F32E5">
        <w:t>GeoPost innove d’autre part en France avec de nouvelles activités, comme la prise de contrôle de Resto-in, la prise de participation dans Stuart,</w:t>
      </w:r>
      <w:r>
        <w:t xml:space="preserve"> opérateur de courses urbaines urgentes,</w:t>
      </w:r>
      <w:r w:rsidRPr="006F32E5">
        <w:t xml:space="preserve"> le lancement de Chronofresh (transport alimentaire), afin de proposer à ses clients l’offre la plus riche possible.</w:t>
      </w:r>
    </w:p>
    <w:p w14:paraId="209C7C15" w14:textId="77777777" w:rsidR="00BB2979" w:rsidRPr="006F32E5" w:rsidRDefault="00BB2979" w:rsidP="00BB2979">
      <w:pPr>
        <w:pStyle w:val="CONCLU-RECO-Texte"/>
      </w:pPr>
      <w:r w:rsidRPr="006F32E5">
        <w:t xml:space="preserve">La Banque Postale a engagé </w:t>
      </w:r>
      <w:r>
        <w:t xml:space="preserve">la création d’une offre omnicanale et réfléchit au </w:t>
      </w:r>
      <w:r w:rsidRPr="006F32E5">
        <w:t xml:space="preserve">lancement d’une </w:t>
      </w:r>
      <w:r>
        <w:t>banque</w:t>
      </w:r>
      <w:r w:rsidRPr="006F32E5">
        <w:t xml:space="preserve"> purement digitale.</w:t>
      </w:r>
    </w:p>
    <w:p w14:paraId="2E50E7A7" w14:textId="77777777" w:rsidR="00BB2979" w:rsidRDefault="00BB2979" w:rsidP="00BB2979">
      <w:pPr>
        <w:pStyle w:val="CONCLU-RECO-Texte"/>
      </w:pPr>
      <w:r w:rsidRPr="006F32E5">
        <w:t>En synthèse, la priorité absolue donnée au développement depuis trois ans se traduit déjà dans les activités du Groupe, dans sa transformation dig</w:t>
      </w:r>
      <w:r>
        <w:t>itale, dans sa diversification.</w:t>
      </w:r>
    </w:p>
    <w:p w14:paraId="70D3CA15" w14:textId="77777777" w:rsidR="00BB2979" w:rsidRPr="006F32E5" w:rsidRDefault="00BB2979" w:rsidP="00BB2979">
      <w:pPr>
        <w:pStyle w:val="CONCLU-RECO-Texte"/>
      </w:pPr>
      <w:r w:rsidRPr="006F32E5">
        <w:t>Le recours à la croissance externe, déjà engagé, va s’accélérer.</w:t>
      </w:r>
    </w:p>
    <w:p w14:paraId="07FC6E5C" w14:textId="77777777" w:rsidR="00BB2979" w:rsidRPr="006F32E5" w:rsidRDefault="00BB2979" w:rsidP="00BB2979">
      <w:pPr>
        <w:pStyle w:val="CONCLU-RECO-Texte"/>
      </w:pPr>
      <w:r w:rsidRPr="006F32E5">
        <w:t xml:space="preserve">Il s’agit là de la seule voie possible pour transformer le Groupe </w:t>
      </w:r>
      <w:r>
        <w:t>avec l’objectif</w:t>
      </w:r>
      <w:r w:rsidRPr="006F32E5">
        <w:t xml:space="preserve"> de le pérenniser, dans sa structure, dans ses missions, dans ses valeurs.</w:t>
      </w:r>
    </w:p>
    <w:p w14:paraId="16CCB129" w14:textId="4196121A" w:rsidR="00BB2979" w:rsidRPr="00BB2979" w:rsidRDefault="00BB2979" w:rsidP="009B1022">
      <w:pPr>
        <w:pStyle w:val="CONCLU-RECO-Texte"/>
      </w:pPr>
      <w:r w:rsidRPr="006F32E5">
        <w:t>Les actionnaires de La Poste, l’Etat et la Caisse des Dépôts</w:t>
      </w:r>
      <w:r>
        <w:t xml:space="preserve"> soutiennent cette stratégie et</w:t>
      </w:r>
      <w:r w:rsidRPr="006F32E5">
        <w:t xml:space="preserve"> </w:t>
      </w:r>
      <w:r>
        <w:t>ont accepté de limiter le montant des dividendes versés durant les premières années du plan stratégique. L’accélération de la diversification du Groupe, pour ramener la part du chiffre d’affaires du courrier traditionnel à 20 % du chiffre d’affaires global et stabiliser son modèle stratégique, nécessitera, au-delà de la mobilisation financière des moyens de La Poste, un soutien complémentaire de ses actionnaires.</w:t>
      </w:r>
    </w:p>
    <w:p w14:paraId="45B52FDC" w14:textId="77777777" w:rsidR="00BB2979" w:rsidRPr="009B1022" w:rsidRDefault="00BB2979" w:rsidP="00BB2979">
      <w:pPr>
        <w:pStyle w:val="CONCLU-RECO-Texte"/>
        <w:rPr>
          <w:b/>
        </w:rPr>
      </w:pPr>
      <w:r w:rsidRPr="009B1022">
        <w:rPr>
          <w:b/>
        </w:rPr>
        <w:t>3. L’accélération du développement et la nécessaire poursuite de l’adaptation des moyens et des organisations, grâce à l’accompagnement et à l’engagement des postiers</w:t>
      </w:r>
    </w:p>
    <w:p w14:paraId="52F9ED14" w14:textId="77777777" w:rsidR="00BB2979" w:rsidRPr="00BB2979" w:rsidRDefault="00BB2979" w:rsidP="00BB2979">
      <w:pPr>
        <w:pStyle w:val="CONCLU-RECO-Texte"/>
      </w:pPr>
      <w:r w:rsidRPr="00BB2979">
        <w:t>La Cour souligne que La Poste a « engagé une maîtrise des charges », mais appelle à « renforcer cet effort ». La Poste partage cette appréciation, mais tient à ajouter que, comme en matière de développement, ceci n’est possible que si les postiers sont les acteurs et les bénéficiaires de la transformation, ce qui suppose un fort accompagnement des évolutions et un dialogue social ouvert et permanent.</w:t>
      </w:r>
    </w:p>
    <w:p w14:paraId="5908F028" w14:textId="77777777" w:rsidR="00BB2979" w:rsidRPr="00BB2979" w:rsidRDefault="00BB2979" w:rsidP="00BB2979">
      <w:pPr>
        <w:pStyle w:val="CONCLU-RECO-Texte"/>
      </w:pPr>
      <w:r w:rsidRPr="00BB2979">
        <w:t xml:space="preserve">Depuis plusieurs années, La Poste a engagé les réorganisations industrielles, les adaptations de processus et les réductions d’effectifs nécessaires à sa pérennité. La Poste a également mis en place dès 2013 - ce que reconnaît la Cour -, l'ensemble des leviers disponibles afin de maîtriser sa masse salariale. </w:t>
      </w:r>
    </w:p>
    <w:p w14:paraId="46F20AD8" w14:textId="77777777" w:rsidR="00BB2979" w:rsidRPr="006F32E5" w:rsidRDefault="00BB2979" w:rsidP="00BB2979">
      <w:pPr>
        <w:pStyle w:val="CONCLU-RECO-Texte"/>
      </w:pPr>
      <w:r w:rsidRPr="00BB2979">
        <w:t>Elle travaille par ailleurs à l’adaptation de son réseau de bureaux de poste, en développant les partenariats, à la satisfaction de l’ensemble des parties prenantes, et elle a fortement rapproché le management du Réseau de celui de La Banque Postale.</w:t>
      </w:r>
      <w:r w:rsidRPr="006F32E5">
        <w:t xml:space="preserve"> </w:t>
      </w:r>
      <w:r>
        <w:t>La Poste partage</w:t>
      </w:r>
      <w:r w:rsidRPr="006F32E5">
        <w:t xml:space="preserve"> avec la Cour la nécessité de poursuivre la transformation du </w:t>
      </w:r>
      <w:r>
        <w:t>Réseau La Poste en zone rurale, notamment grâce au développement des m</w:t>
      </w:r>
      <w:r w:rsidRPr="006F32E5">
        <w:t xml:space="preserve">aisons de services au public et </w:t>
      </w:r>
      <w:r>
        <w:t>à l’implantation des facteurs</w:t>
      </w:r>
      <w:r w:rsidRPr="006F32E5">
        <w:t>-guichetiers</w:t>
      </w:r>
      <w:r>
        <w:t>,</w:t>
      </w:r>
      <w:r w:rsidRPr="006F32E5">
        <w:t xml:space="preserve"> </w:t>
      </w:r>
      <w:r>
        <w:t>ainsi qu’</w:t>
      </w:r>
      <w:r w:rsidRPr="006F32E5">
        <w:t>en zone urbaine.</w:t>
      </w:r>
    </w:p>
    <w:p w14:paraId="4E96D1EA" w14:textId="77777777" w:rsidR="00BB2979" w:rsidRPr="00BB2979" w:rsidRDefault="00BB2979" w:rsidP="00BB2979">
      <w:pPr>
        <w:pStyle w:val="CONCLU-RECO-Texte"/>
      </w:pPr>
      <w:r w:rsidRPr="00BB2979">
        <w:t xml:space="preserve">Le Groupe a aussi franchi une nouvelle étape d’adaptation de ses réseaux logistiques, notamment grâce au rapprochement de son activité Courrier et de son activité Colissimo. Ces premiers mouvements de réorganisation conjugués au développement commercial ont d’ailleurs contribué à compenser la baisse des volumes, les hausses tarifaires n’ayant pas été le seul vecteur de résistance des résultats de la Branche Services-Courrier-Colis. Pour poursuivre ces efforts, le Groupe a formalisé la recherche de synergies entre les réseaux logistiques à travers un ambitieux schéma directeur industriel de la Branche Services-Courrier-Colis. </w:t>
      </w:r>
    </w:p>
    <w:p w14:paraId="0AFFE8DC" w14:textId="77777777" w:rsidR="00BB2979" w:rsidRPr="00BB2979" w:rsidRDefault="00BB2979" w:rsidP="00BB2979">
      <w:pPr>
        <w:pStyle w:val="CONCLU-RECO-Texte"/>
      </w:pPr>
      <w:r w:rsidRPr="00BB2979">
        <w:t>Enfin, s’agissant de la rationalisation de ses coûts de structure, de services supports et de siège, La Poste a mis en place un programme important, intitulé « Servir le développement », dont la première étape a été le déménagement et le regroupement de l’ensemble des sièges.</w:t>
      </w:r>
    </w:p>
    <w:p w14:paraId="1694F426" w14:textId="77777777" w:rsidR="00BB2979" w:rsidRPr="00BB2979" w:rsidRDefault="00BB2979" w:rsidP="00BB2979">
      <w:pPr>
        <w:pStyle w:val="CONCLU-RECO-Texte"/>
      </w:pPr>
      <w:r w:rsidRPr="00BB2979">
        <w:t>Ces efforts d’adaptation des organisations et de réduction des charges sont indispensables et seront poursuivis.</w:t>
      </w:r>
    </w:p>
    <w:p w14:paraId="6B67206E" w14:textId="77777777" w:rsidR="00BB2979" w:rsidRPr="00BB2979" w:rsidRDefault="00BB2979" w:rsidP="00BB2979">
      <w:pPr>
        <w:pStyle w:val="CONCLU-RECO-Texte"/>
      </w:pPr>
      <w:r w:rsidRPr="00BB2979">
        <w:t>Pour que cette exigence puisse être menée à bien, certaines conditions doivent être réunies.</w:t>
      </w:r>
    </w:p>
    <w:p w14:paraId="6E5418DD" w14:textId="77777777" w:rsidR="00BB2979" w:rsidRPr="00BB2979" w:rsidRDefault="00BB2979" w:rsidP="00BB2979">
      <w:pPr>
        <w:pStyle w:val="CONCLU-RECO-Texte"/>
      </w:pPr>
      <w:r w:rsidRPr="00BB2979">
        <w:t xml:space="preserve">Il convient tout d’abord de déployer une méthode de conduite de changement transparente, coopérative et équitable. Cette méthode a été précisément décrite, a donné lieu à des formations et sa mise en œuvre est l’objet d’un suivi attentif. </w:t>
      </w:r>
    </w:p>
    <w:p w14:paraId="2B4ACEB2" w14:textId="77777777" w:rsidR="00BB2979" w:rsidRPr="00BB2979" w:rsidRDefault="00BB2979" w:rsidP="00BB2979">
      <w:pPr>
        <w:pStyle w:val="CONCLU-RECO-Texte"/>
      </w:pPr>
      <w:r w:rsidRPr="00BB2979">
        <w:t>Il faut un management exemplaire, attentif, proche. La Poste, entreprise qui réunit plusieurs dizaines de milliers de managers, s’attache à ce que cela soit toujours et partout le cas.</w:t>
      </w:r>
    </w:p>
    <w:p w14:paraId="6FE8589B" w14:textId="77777777" w:rsidR="00BB2979" w:rsidRPr="00BB2979" w:rsidRDefault="00BB2979" w:rsidP="00BB2979">
      <w:pPr>
        <w:pStyle w:val="CONCLU-RECO-Texte"/>
      </w:pPr>
      <w:r w:rsidRPr="00BB2979">
        <w:t>Il faut un accompagnement à la hauteur des enjeux, d’où le doublement durable de l’effort de formation, manifeste par exemple à travers la création de l’Institut du Management et de l’Ecole de La Banque et du Réseau.</w:t>
      </w:r>
    </w:p>
    <w:p w14:paraId="3F9C1943" w14:textId="77777777" w:rsidR="00BB2979" w:rsidRPr="00BB2979" w:rsidRDefault="00BB2979" w:rsidP="00BB2979">
      <w:pPr>
        <w:pStyle w:val="CONCLU-RECO-Texte"/>
      </w:pPr>
      <w:r w:rsidRPr="00BB2979">
        <w:t xml:space="preserve">Enfin, la poursuite d’une politique sociale ambitieuse accompagnée de pratiques de négociations et d’un dialogue social permanent est nécessaire. </w:t>
      </w:r>
    </w:p>
    <w:p w14:paraId="6281E8FE" w14:textId="77777777" w:rsidR="00BB2979" w:rsidRPr="00BB2979" w:rsidRDefault="00BB2979" w:rsidP="00BB2979">
      <w:pPr>
        <w:pStyle w:val="CONCLU-RECO-Texte"/>
      </w:pPr>
      <w:r w:rsidRPr="00BB2979">
        <w:t>C’est pourquoi je rencontre chacune des organisations syndicales représentatives deux fois par an pour un tour d’horizon stratégique large et documenté. C’est ainsi que sont régulièrement signés des accords nationaux majoritaires, dont le plus emblématique est l’accord « un avenir pour chaque postier » de février 2015, qui donne un cadre social au déploiement du projet stratégique, et chaque année plus de mille accords locaux. Force est de constater qu’au-delà de tensions ponctuelles et de difficultés réelles, inévitables dans une communauté humaine de plus de 250 000 personnes soumise à une exigence de profonde adaptation, la conflictualité se situe depuis quelques années à un niveau limité.</w:t>
      </w:r>
    </w:p>
    <w:p w14:paraId="2CD44752" w14:textId="77777777" w:rsidR="00BB2979" w:rsidRPr="00BB2979" w:rsidRDefault="00BB2979" w:rsidP="00BB2979">
      <w:pPr>
        <w:pStyle w:val="CONCLU-RECO-Texte"/>
      </w:pPr>
      <w:r w:rsidRPr="00BB2979">
        <w:t>L’accélération du développement, l’adaptation des moyens, comme la réduction des charges passent par cet engagement des postiers, qui repose sur leur accompagnement et le dialogue social.</w:t>
      </w:r>
    </w:p>
    <w:p w14:paraId="66C0CF9B" w14:textId="77777777" w:rsidR="00BB2979" w:rsidRPr="009B1022" w:rsidRDefault="00BB2979" w:rsidP="00BB2979">
      <w:pPr>
        <w:pStyle w:val="CONCLU-RECO-Texte"/>
        <w:rPr>
          <w:b/>
        </w:rPr>
      </w:pPr>
      <w:r w:rsidRPr="009B1022">
        <w:rPr>
          <w:b/>
        </w:rPr>
        <w:t xml:space="preserve">4. Une adaptation et un enrichissement des missions de service public </w:t>
      </w:r>
    </w:p>
    <w:p w14:paraId="0DE95DB4" w14:textId="77777777" w:rsidR="00BB2979" w:rsidRDefault="00BB2979" w:rsidP="00BB2979">
      <w:pPr>
        <w:pStyle w:val="CONCLU-RECO-Texte"/>
      </w:pPr>
      <w:r>
        <w:t>La bonne exécution des missions de service public est une raison d’être de La Poste et un moteur essentiel de l’engagement des postiers.</w:t>
      </w:r>
    </w:p>
    <w:p w14:paraId="4CBC878D" w14:textId="77777777" w:rsidR="00BB2979" w:rsidRDefault="00BB2979" w:rsidP="00BB2979">
      <w:pPr>
        <w:pStyle w:val="CONCLU-RECO-Texte"/>
      </w:pPr>
      <w:r>
        <w:t>L</w:t>
      </w:r>
      <w:r w:rsidRPr="006F32E5">
        <w:t>e respect des objectifs de qualité de service assignés à La Poste mobilise</w:t>
      </w:r>
      <w:r>
        <w:t xml:space="preserve"> notamment</w:t>
      </w:r>
      <w:r w:rsidRPr="006F32E5">
        <w:t xml:space="preserve"> jour après jour ses équipes. Les résultats obtenus par La Poste en matière de qualité de service sont en progression et garantissent l’atteinte des objectifs réglementaires, eux-mêmes de plus en plus exigeants</w:t>
      </w:r>
      <w:r>
        <w:t>, qui</w:t>
      </w:r>
      <w:r w:rsidRPr="006F32E5">
        <w:t xml:space="preserve"> s’inscrivent dans une trajectoire pluriannuelle détermi</w:t>
      </w:r>
      <w:r>
        <w:t>née par le contrat d’entreprise et surveillée par l’ARCEP</w:t>
      </w:r>
      <w:r w:rsidRPr="006F32E5">
        <w:t xml:space="preserve">. </w:t>
      </w:r>
      <w:r>
        <w:t>Au-delà, La Poste s’est engagée dans la recherche d’une qualité totale, dans toutes ses activités, à la hauteur de l’exigence des clients d’aujourd’hui envers une entreprise de services.</w:t>
      </w:r>
    </w:p>
    <w:p w14:paraId="77A8F8CC" w14:textId="77777777" w:rsidR="00BB2979" w:rsidRDefault="00BB2979" w:rsidP="00BB2979">
      <w:pPr>
        <w:pStyle w:val="CONCLU-RECO-Texte"/>
      </w:pPr>
      <w:r>
        <w:t xml:space="preserve">La Cour appelle à </w:t>
      </w:r>
      <w:r w:rsidRPr="003965A2">
        <w:t>« actualiser le contenu des missions de service public de La Poste »</w:t>
      </w:r>
      <w:r>
        <w:t xml:space="preserve">, </w:t>
      </w:r>
      <w:r w:rsidRPr="003965A2">
        <w:t>« résultat d’une histoire et qui doivent pouvoir évoluer »</w:t>
      </w:r>
      <w:r>
        <w:t>.</w:t>
      </w:r>
    </w:p>
    <w:p w14:paraId="285D9C60" w14:textId="77777777" w:rsidR="00BB2979" w:rsidRDefault="00BB2979" w:rsidP="00BB2979">
      <w:pPr>
        <w:pStyle w:val="CONCLU-RECO-Texte"/>
      </w:pPr>
      <w:r>
        <w:t>La Poste partage ce constat et ce souhait, qui ne doit toutefois laisser place à aucune ambigüité : La Poste n’appelle pas à la suppression de ces missions, qui sont répétons-le une raison d’être et qui sont utiles à la société tout entière.</w:t>
      </w:r>
    </w:p>
    <w:p w14:paraId="2A44E8DE" w14:textId="77777777" w:rsidR="00BB2979" w:rsidRDefault="00BB2979" w:rsidP="00BB2979">
      <w:pPr>
        <w:pStyle w:val="CONCLU-RECO-Texte"/>
      </w:pPr>
      <w:r>
        <w:t>Nous avons ainsi engagé des programmes prioritaires visant à ce que les postiers contribuent à des défis sociétaux contemporains, comme la transition énergétique, la modernisation de l’action publique, l’inclusion numérique… Nous avons également mené à bien un programme de création en moins de deux ans de 500 maisons de service au public partout sur le territoire.</w:t>
      </w:r>
    </w:p>
    <w:p w14:paraId="30A645E5" w14:textId="77777777" w:rsidR="00BB2979" w:rsidRDefault="00BB2979" w:rsidP="00BB2979">
      <w:pPr>
        <w:pStyle w:val="CONCLU-RECO-Texte"/>
      </w:pPr>
      <w:r>
        <w:t>Pour autant, face aux mutations des usages et des outils qu’entraîne la transformation numérique de toute la société, il est légitime et opportun de réfléchir à une actualisation du contenu, des modalités d’exécution et de la soutenabilité économique de chacune de nos missions, notamment au travers de la compensation de leur coût, afin que La Poste demeure une entreprise appréciée de tous et utile à la société. Il appartiendra aux Pouvoirs publics et à La Poste d’engager cette actualisation lors de la discussion en 2017 du prochain contrat d’entreprise, en associant les citoyens, les clients, et bien entendu le Parlement.</w:t>
      </w:r>
    </w:p>
    <w:p w14:paraId="75D43356" w14:textId="77777777" w:rsidR="00BB2979" w:rsidRPr="00BB2979" w:rsidRDefault="00BB2979" w:rsidP="009B1022">
      <w:pPr>
        <w:pStyle w:val="CONCLU-RECO-Texte"/>
      </w:pPr>
      <w:r w:rsidRPr="00BB2979">
        <w:t>Dans un contexte très exigeant (chute des volumes du courrier, taux d’intérêt bas), La Poste confirme pleinement sa volonté de transformation avec pour objectif, à l’issue de son projet stratégique « La Poste 2020 : conquérir l’avenir », de devenir la première entreprise de proximité humaine du pays.</w:t>
      </w:r>
    </w:p>
    <w:p w14:paraId="68C25F94" w14:textId="77777777" w:rsidR="00BB2979" w:rsidRPr="00BB2979" w:rsidRDefault="00BB2979" w:rsidP="00BB2979">
      <w:pPr>
        <w:pStyle w:val="CONCLU-RECO-Texte"/>
      </w:pPr>
      <w:r w:rsidRPr="00BB2979">
        <w:t>Le développement et la diversification forment une priorité absolue, que ses actionnaires soutiennent et seront amenés à accompagner.</w:t>
      </w:r>
    </w:p>
    <w:p w14:paraId="03D99BFE" w14:textId="77777777" w:rsidR="00BB2979" w:rsidRPr="00BB2979" w:rsidRDefault="00BB2979" w:rsidP="00BB2979">
      <w:pPr>
        <w:pStyle w:val="CONCLU-RECO-Texte"/>
      </w:pPr>
      <w:r w:rsidRPr="00BB2979">
        <w:t xml:space="preserve">La Poste entend poursuivre ses efforts d’adaptation et de réduction des charges. La Poste partage le souhait d’une adaptation concertée de ses missions de service public, de leurs modalités d’exécution et de compensation dans le cadre de la révolution numérique. </w:t>
      </w:r>
    </w:p>
    <w:p w14:paraId="4E420FFA" w14:textId="77777777" w:rsidR="00BB2979" w:rsidRPr="00BB2979" w:rsidRDefault="00BB2979" w:rsidP="00BB2979">
      <w:pPr>
        <w:pStyle w:val="CONCLU-RECO-Texte"/>
      </w:pPr>
      <w:r w:rsidRPr="00BB2979">
        <w:t>Enfin, la réussite de ces actions passe par l’engagement des postiers et la poursuite d’une politique sociale ambitieuse ainsi que d’un dialogue social ouvert et permanent.</w:t>
      </w:r>
    </w:p>
    <w:p w14:paraId="576BC635" w14:textId="77777777" w:rsidR="00BB2979" w:rsidRPr="00BB2979" w:rsidRDefault="00BB2979" w:rsidP="00BB2979">
      <w:pPr>
        <w:pStyle w:val="CONCLU-RECO-Texte"/>
      </w:pPr>
      <w:r w:rsidRPr="00BB2979">
        <w:t>Compte tenu de son ampleur, la transformation de La Poste demande du temps et exige une constance dans l’effort.</w:t>
      </w:r>
    </w:p>
    <w:p w14:paraId="5C9FB7AB" w14:textId="77777777" w:rsidR="00BB2979" w:rsidRPr="00BB2979" w:rsidRDefault="00BB2979" w:rsidP="00BB2979">
      <w:pPr>
        <w:pStyle w:val="CONCLU-RECO-Texte"/>
      </w:pPr>
      <w:r w:rsidRPr="00BB2979">
        <w:t>Elle aura réussi si en 2020 le nouveau modèle stratégique repose sur des métiers rentables et en croissance avec une part du courrier traditionnel dans le chiffre d’affaires inférieure à 20 % ; si les postières et les postiers sont fiers de leur entreprise et se sont engagés avec confiance dans les évolutions de leurs métiers ; si, parce qu’elle est au service de la société tout entière, ses clients la considèrent comme la première entreprise de proximité.</w:t>
      </w:r>
    </w:p>
    <w:p w14:paraId="765601D8" w14:textId="77777777" w:rsidR="00BB2979" w:rsidRPr="00C92F46" w:rsidRDefault="00BB2979" w:rsidP="00BB2979">
      <w:pPr>
        <w:pStyle w:val="CONCLU-RECO-Traitdefin"/>
      </w:pPr>
    </w:p>
    <w:p w14:paraId="5E04A55D" w14:textId="77777777" w:rsidR="00BB2979" w:rsidRPr="00BB2979" w:rsidRDefault="00BB2979" w:rsidP="009B1022">
      <w:pPr>
        <w:pStyle w:val="Rponse"/>
        <w:pageBreakBefore w:val="0"/>
        <w:spacing w:before="360"/>
      </w:pPr>
      <w:bookmarkStart w:id="2285" w:name="_Toc468281423"/>
      <w:r w:rsidRPr="00EA376C">
        <w:t>Réponse du président de l'Autorité de régulation des communications électroniques et des postes (ARCEP)</w:t>
      </w:r>
      <w:bookmarkEnd w:id="2285"/>
    </w:p>
    <w:p w14:paraId="7348D705" w14:textId="77777777" w:rsidR="00BB2979" w:rsidRPr="00695349" w:rsidRDefault="00BB2979" w:rsidP="009B1022">
      <w:pPr>
        <w:pStyle w:val="CONCLU-RECO-Texte"/>
      </w:pPr>
      <w:r w:rsidRPr="00695349">
        <w:t>À travers ce rapport, la Cour réalise une revue de la stratégie du groupe La Poste et de sa politique de transformation. Je tiens à souligner la qualité et l’utilité de ces travaux.</w:t>
      </w:r>
    </w:p>
    <w:p w14:paraId="4C6DCCC8" w14:textId="77777777" w:rsidR="00BB2979" w:rsidRPr="00695349" w:rsidRDefault="00BB2979" w:rsidP="00BB2979">
      <w:pPr>
        <w:pStyle w:val="CONCLU-RECO-Texte"/>
      </w:pPr>
      <w:r>
        <w:t>L</w:t>
      </w:r>
      <w:r w:rsidRPr="00695349">
        <w:t xml:space="preserve">’Arcep n’exerce aucune fonction de tutelle sur le groupe La Poste mais principalement un contrôle, tant en termes de prix que de qualité, des prestations de service universel postal assurées par sa maison-mère. Pour ce faire, l’Arcep s’appuie sur les résultats de la comptabilité réglementaire de La Poste, dont elle spécifie les règles et en fait contrôler la mise en œuvre. L’Arcep assure également une fonction d’évaluation du coût de l’obligation, qui relève du service public et non du service universel, de La Poste en matière d’aménagement du territoire. Par ailleurs, l’Arcep a été sollicitée en 2015 par le ministre chargé de l’économie sur la correcte allocation des coûts à l’offre de transport </w:t>
      </w:r>
      <w:r>
        <w:t>et de distribution de la presse, offre qui relève également des seules obligations de service public de La Poste.</w:t>
      </w:r>
    </w:p>
    <w:p w14:paraId="2B55F923" w14:textId="77777777" w:rsidR="00BB2979" w:rsidRPr="00695349" w:rsidRDefault="00BB2979" w:rsidP="00BB2979">
      <w:pPr>
        <w:pStyle w:val="CONCLU-RECO-Texte"/>
      </w:pPr>
      <w:r w:rsidRPr="00695349">
        <w:t>Ainsi, si l’Autorité n’entend pas intervenir sur la politique du groupe, elle a, à travers les différentes fonctions qu’elle exerce, développé une expertise économique sur les activités postales de La Poste et, plus indirectement, sur les enjeux qui s’attachent à l’équilibre économi</w:t>
      </w:r>
      <w:r>
        <w:t>qu</w:t>
      </w:r>
      <w:r w:rsidRPr="00695349">
        <w:t>e du groupe.</w:t>
      </w:r>
    </w:p>
    <w:p w14:paraId="1C437D72" w14:textId="77777777" w:rsidR="00BB2979" w:rsidRPr="00695349" w:rsidRDefault="00BB2979" w:rsidP="00BB2979">
      <w:pPr>
        <w:pStyle w:val="CONCLU-RECO-Texte"/>
      </w:pPr>
      <w:r w:rsidRPr="00695349">
        <w:t xml:space="preserve">La Cour relève </w:t>
      </w:r>
      <w:r>
        <w:t xml:space="preserve">ainsi </w:t>
      </w:r>
      <w:r w:rsidRPr="00695349">
        <w:t>avec raison l’importance des enjeux auxquels La Poste fait face du fait de l’accélération de la baisse des volumes de courrier ce qui lui impose, à la fois, une adaptation rigoureuse de ses charges et le développement de nouvelles activités. L’Arcep a eu l’occasion de faire ce constat lors des travaux menés en 2014 avec La Poste, travaux qui ont abouti à la fixation de l’encadrement pluriannuel des tarifs des prestations de service universel postal pour les années 2015 à 2018. Ce dispositif plafonne l’augmentation annuelle moyenne des tarifs du service universel sur la période à l’inflation + 3,5 %, sous l’hypothèse d’une baisse moyenne annuelle des volumes de 6,3</w:t>
      </w:r>
      <w:r>
        <w:t> </w:t>
      </w:r>
      <w:r w:rsidRPr="00695349">
        <w:t>%. Les échanges menés alors avec La Poste permettent de considérer que ce dispositif devrait assurer, sur cette période, le maintien de l’équilibre économique du service universel postal, moyennant une adaptation rigoureuse de ses charges. Les résultats 2015 observés à l’été 2016 à l’occasion du rendez-vous à mi-parcours prévu par la décision d’encadrement tarifaire confirment cette trajectoire. Naturellement, il est crucial pour La Poste de maintenir cette bonne maîtrise des charges sur les années à venir.</w:t>
      </w:r>
    </w:p>
    <w:p w14:paraId="64304E10" w14:textId="77777777" w:rsidR="00BB2979" w:rsidRDefault="00BB2979" w:rsidP="00BB2979">
      <w:pPr>
        <w:pStyle w:val="CONCLU-RECO-Texte"/>
      </w:pPr>
      <w:r w:rsidRPr="00695349">
        <w:t xml:space="preserve">La Cour souligne également l’importance des charges de service public de La Poste. </w:t>
      </w:r>
      <w:r>
        <w:t>Elle relève que « </w:t>
      </w:r>
      <w:r w:rsidRPr="00695349">
        <w:t>L’ARCEP pourrait utilement produire une évaluation annuelle exhaustive du coût des missions de service public</w:t>
      </w:r>
      <w:r>
        <w:t> ».</w:t>
      </w:r>
    </w:p>
    <w:p w14:paraId="2C2F98E0" w14:textId="77777777" w:rsidR="00BB2979" w:rsidRPr="00684C35" w:rsidRDefault="00BB2979" w:rsidP="00BB2979">
      <w:pPr>
        <w:pStyle w:val="CONCLU-RECO-Texte"/>
      </w:pPr>
      <w:r>
        <w:t xml:space="preserve">L’Arcep est d’accord sur cette suggestion, cohérente avec </w:t>
      </w:r>
      <w:r w:rsidRPr="00695349">
        <w:t>sa volonté</w:t>
      </w:r>
      <w:r>
        <w:t>, exprimée lors de sa revue stratégique,</w:t>
      </w:r>
      <w:r w:rsidRPr="00695349">
        <w:t xml:space="preserve"> </w:t>
      </w:r>
      <w:r>
        <w:t xml:space="preserve">d’assurer un rôle de tiers de confiance </w:t>
      </w:r>
      <w:r w:rsidRPr="00695349">
        <w:t>au service de l’Etat et des autorités de concurrence</w:t>
      </w:r>
      <w:r>
        <w:t xml:space="preserve">. </w:t>
      </w:r>
      <w:r w:rsidRPr="00684C35">
        <w:t xml:space="preserve">Elle a d’ailleurs engagé avec La Poste des échanges en vue d’améliorer la qualité et la pertinence de l’information économique </w:t>
      </w:r>
      <w:r>
        <w:t>issue</w:t>
      </w:r>
      <w:r w:rsidRPr="00684C35">
        <w:t xml:space="preserve"> de la comptabilité réglementaire de La Poste</w:t>
      </w:r>
      <w:r>
        <w:t>.</w:t>
      </w:r>
    </w:p>
    <w:p w14:paraId="390893C8" w14:textId="77777777" w:rsidR="00BB2979" w:rsidRPr="00C92F46" w:rsidRDefault="00BB2979" w:rsidP="00BB2979">
      <w:pPr>
        <w:pStyle w:val="CONCLU-RECO-Traitdefin"/>
      </w:pPr>
    </w:p>
    <w:p w14:paraId="191A214C" w14:textId="77777777" w:rsidR="00BB2979" w:rsidRPr="00BB2979" w:rsidRDefault="00BB2979" w:rsidP="009B1022">
      <w:pPr>
        <w:pStyle w:val="Rponse"/>
        <w:pageBreakBefore w:val="0"/>
        <w:spacing w:before="360"/>
      </w:pPr>
      <w:bookmarkStart w:id="2286" w:name="_Toc468281424"/>
      <w:r w:rsidRPr="00EA376C">
        <w:t>Réponse du directeur général du groupe Caisse des dépôts et consignations</w:t>
      </w:r>
      <w:bookmarkEnd w:id="2286"/>
    </w:p>
    <w:p w14:paraId="1A7C1895" w14:textId="77777777" w:rsidR="00BB2979" w:rsidRPr="00F75EFB" w:rsidRDefault="00BB2979" w:rsidP="00BB2979">
      <w:pPr>
        <w:pStyle w:val="CONCLU-RECO-Texte"/>
      </w:pPr>
      <w:r w:rsidRPr="00F75EFB">
        <w:t>Je partage l’appréciation de la Cour sur la capacité d’adaptation de La Poste, qui a su historiquement transformer son modèle économique avec le développement de services financiers et de l’activité de colis express afin de compenser la baisse de revenus du métier de distribution du courrier. Ces évolutions</w:t>
      </w:r>
      <w:r>
        <w:t>,</w:t>
      </w:r>
      <w:r w:rsidRPr="00F75EFB">
        <w:t xml:space="preserve"> et comme le </w:t>
      </w:r>
      <w:r>
        <w:t xml:space="preserve">rapport le </w:t>
      </w:r>
      <w:r w:rsidRPr="00F75EFB">
        <w:t xml:space="preserve">souligne, l’ouverture du capital à laquelle la Caisse des </w:t>
      </w:r>
      <w:r>
        <w:t>D</w:t>
      </w:r>
      <w:r w:rsidRPr="00F75EFB">
        <w:t>épôts a participé, ont permis à La Poste de résister à date à une conjoncture défavorable et de consolider sa structure financière.</w:t>
      </w:r>
    </w:p>
    <w:p w14:paraId="25C7D9E8" w14:textId="77777777" w:rsidR="00BB2979" w:rsidRPr="00F75EFB" w:rsidRDefault="00BB2979" w:rsidP="00BB2979">
      <w:pPr>
        <w:pStyle w:val="CONCLU-RECO-Texte"/>
      </w:pPr>
      <w:r w:rsidRPr="00F75EFB">
        <w:t xml:space="preserve">Comme le relève la Cour, des fragilités persistent. Elles constituent des points de vigilance pour les actionnaires, qui s’assurent à travers leur participation à la gouvernance de la société que des plans d’actions sont mis en œuvre par la direction de La Poste pour y faire face. S’agissant de la réalisation des trajectoires financières associées aux plans stratégiques, </w:t>
      </w:r>
      <w:r>
        <w:t xml:space="preserve">je partage </w:t>
      </w:r>
      <w:r w:rsidRPr="00F75EFB">
        <w:t xml:space="preserve">le constat que les trajectoires financières de La Poste et leur révision fréquente reflètent les chocs économiques et réglementaires majeurs auxquels le Groupe a été confronté durant cette période, ainsi que la difficulté de l’entreprise à les anticiper et à transformer son modèle économique pour y faire face. </w:t>
      </w:r>
    </w:p>
    <w:p w14:paraId="7EFF6195" w14:textId="77777777" w:rsidR="00BB2979" w:rsidRPr="00F75EFB" w:rsidRDefault="00BB2979" w:rsidP="00BB2979">
      <w:pPr>
        <w:pStyle w:val="CONCLU-RECO-Texte"/>
      </w:pPr>
      <w:r w:rsidRPr="00F75EFB">
        <w:t xml:space="preserve">Les objectifs fixés à moyen terme, notamment dans le cadre de la trajectoire financière « La Poste 2020 » restent, comme le rapport l’indique, particulièrement ambitieux. Ce choix de La Poste démontre une volonté de transformer le modèle économique du Groupe et d’activer l’ensemble des leviers disponibles (réduction des coûts, évolution du réseau, développement des branches, …) pour retrouver des niveaux de résultat d’avant crise. Les incertitudes sur la capacité des leviers mobilisés par La Poste </w:t>
      </w:r>
      <w:r>
        <w:t xml:space="preserve">pour </w:t>
      </w:r>
      <w:r w:rsidRPr="00F75EFB">
        <w:t>répondre aux enjeux sont fortes, alors que l’environnement, notamment de taux d’intérêts</w:t>
      </w:r>
      <w:r>
        <w:t>,</w:t>
      </w:r>
      <w:r w:rsidRPr="00F75EFB">
        <w:t xml:space="preserve"> est défavorable au Groupe. </w:t>
      </w:r>
    </w:p>
    <w:p w14:paraId="264F9C33" w14:textId="77777777" w:rsidR="00BB2979" w:rsidRPr="00F75EFB" w:rsidRDefault="00BB2979" w:rsidP="00BB2979">
      <w:pPr>
        <w:pStyle w:val="CONCLU-RECO-Texte"/>
      </w:pPr>
      <w:r w:rsidRPr="00F75EFB">
        <w:t xml:space="preserve">Dans ce contexte, </w:t>
      </w:r>
      <w:r>
        <w:t xml:space="preserve">je </w:t>
      </w:r>
      <w:r w:rsidRPr="00F75EFB">
        <w:t>partage les constats et recommandations de la Cour quant à la nécessité de poursuivre et d’accélérer les réformes. La maitrise des charges et la nécessaire adaptation des métiers, tout en maintenant, et c’est primordial, un dialogue social de qualité, doi</w:t>
      </w:r>
      <w:r>
        <w:t>vent</w:t>
      </w:r>
      <w:r w:rsidRPr="00F75EFB">
        <w:t xml:space="preserve"> demeurer une priorité et la poursuite de la transformation du réseau constitue à ce titre un enjeu important. </w:t>
      </w:r>
    </w:p>
    <w:p w14:paraId="572808CC" w14:textId="77777777" w:rsidR="00BB2979" w:rsidRPr="00F75EFB" w:rsidRDefault="00BB2979" w:rsidP="00BB2979">
      <w:pPr>
        <w:pStyle w:val="CONCLU-RECO-Texte"/>
      </w:pPr>
      <w:r w:rsidRPr="00F75EFB">
        <w:t>La recherche de relais de croissance pour atteindre les ambitions du Groupe nécessite de maintenir des investissements importants. Comme le rapport le souligne, les actionnaires ont démontré leur volonté d’accompagner le Groupe dans la nécessaire transformation de son modèle économique, en appuyant notamment la stratégie de développement de Geopost à l’international. La Cour recommande de formaliser un cadre stratégique et financier relatif à la croissance externe du Groupe La Poste. La Poste devra en effet continuer, au regard de ses contraintes financières, à se montrer sélective dans ses acquisitions et dans la diversification de ses activités, en sélectionnant des projets présentant un potentiel de développement et cohérents avec les différentes activités du Groupe.</w:t>
      </w:r>
    </w:p>
    <w:p w14:paraId="35E663C2" w14:textId="77777777" w:rsidR="00BB2979" w:rsidRPr="008C1DFC" w:rsidRDefault="00BB2979" w:rsidP="00BB2979">
      <w:pPr>
        <w:pStyle w:val="CONCLU-RECO-Traitdefin"/>
      </w:pPr>
    </w:p>
    <w:p w14:paraId="211BF324" w14:textId="3F0C361F" w:rsidR="00902FC8" w:rsidRPr="00633116" w:rsidRDefault="00902FC8" w:rsidP="00633116"/>
    <w:sectPr w:rsidR="00902FC8" w:rsidRPr="00633116" w:rsidSect="0014605E">
      <w:headerReference w:type="default" r:id="rId94"/>
      <w:type w:val="oddPage"/>
      <w:pgSz w:w="11907" w:h="16840" w:code="9"/>
      <w:pgMar w:top="3515" w:right="2835" w:bottom="2722" w:left="2835" w:header="2665" w:footer="26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10" w:author="Grivel, Veronique" w:date="2016-10-17T18:20:00Z" w:initials="GV">
    <w:p w14:paraId="4FC3A59D" w14:textId="08E4FDA1" w:rsidR="007615CC" w:rsidRDefault="007615CC">
      <w:pPr>
        <w:pStyle w:val="Commentaire"/>
      </w:pPr>
      <w:r>
        <w:rPr>
          <w:rStyle w:val="Marquedecommentaire"/>
        </w:rPr>
        <w:annotationRef/>
      </w:r>
      <w:r>
        <w:t>Inversion des parties I et II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C3A59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508028" w14:textId="77777777" w:rsidR="007615CC" w:rsidRDefault="007615CC" w:rsidP="00D27AD1">
      <w:pPr>
        <w:spacing w:before="0" w:after="0"/>
      </w:pPr>
      <w:r>
        <w:separator/>
      </w:r>
    </w:p>
  </w:endnote>
  <w:endnote w:type="continuationSeparator" w:id="0">
    <w:p w14:paraId="27F63E5B" w14:textId="77777777" w:rsidR="007615CC" w:rsidRDefault="007615CC" w:rsidP="00D27AD1">
      <w:pPr>
        <w:spacing w:before="0" w:after="0"/>
      </w:pPr>
      <w:r>
        <w:continuationSeparator/>
      </w:r>
    </w:p>
  </w:endnote>
  <w:endnote w:type="continuationNotice" w:id="1">
    <w:p w14:paraId="4D1FC815" w14:textId="77777777" w:rsidR="007615CC" w:rsidRDefault="007615C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Gras">
    <w:panose1 w:val="020B07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BNPP Sans Light">
    <w:altName w:val="Times New Roman"/>
    <w:charset w:val="00"/>
    <w:family w:val="auto"/>
    <w:pitch w:val="variable"/>
    <w:sig w:usb0="A00002AF" w:usb1="4000204A" w:usb2="00000000" w:usb3="00000000" w:csb0="00000097"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Times New Roman Gras">
    <w:panose1 w:val="02020803070505020304"/>
    <w:charset w:val="00"/>
    <w:family w:val="roman"/>
    <w:notTrueType/>
    <w:pitch w:val="default"/>
  </w:font>
  <w:font w:name="Calibri, Calibri">
    <w:altName w:val="Arial"/>
    <w:charset w:val="00"/>
    <w:family w:val="swiss"/>
    <w:pitch w:val="default"/>
  </w:font>
  <w:font w:name="MS Gothic">
    <w:altName w:val="ＭＳ ゴシック"/>
    <w:panose1 w:val="020B0609070205080204"/>
    <w:charset w:val="80"/>
    <w:family w:val="modern"/>
    <w:pitch w:val="fixed"/>
    <w:sig w:usb0="E00002FF" w:usb1="6AC7FDFB" w:usb2="00000012" w:usb3="00000000" w:csb0="0002009F" w:csb1="00000000"/>
  </w:font>
  <w:font w:name="Optima LT">
    <w:altName w:val="Optima LT"/>
    <w:panose1 w:val="00000000000000000000"/>
    <w:charset w:val="00"/>
    <w:family w:val="swiss"/>
    <w:notTrueType/>
    <w:pitch w:val="default"/>
    <w:sig w:usb0="00000003" w:usb1="00000000" w:usb2="00000000" w:usb3="00000000" w:csb0="00000001" w:csb1="00000000"/>
  </w:font>
  <w:font w:name="Myriad Pro">
    <w:altName w:val="Myriad Pro"/>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87" w14:textId="77777777" w:rsidR="007615CC" w:rsidRDefault="007615CC" w:rsidP="00633116">
    <w:r>
      <w:t>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A7EF4" w14:textId="77777777" w:rsidR="007615CC" w:rsidRPr="00992B0E" w:rsidRDefault="007615CC" w:rsidP="008E4D94">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87341" w14:textId="77777777" w:rsidR="007615CC" w:rsidRPr="00992B0E" w:rsidRDefault="007615CC" w:rsidP="008E4D94">
    <w:pPr>
      <w:pStyle w:val="Pieddepage"/>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EF8D4" w14:textId="77777777" w:rsidR="007615CC" w:rsidRPr="00992B0E" w:rsidRDefault="007615CC" w:rsidP="008E4D9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88" w14:textId="77777777" w:rsidR="007615CC" w:rsidRDefault="007615CC" w:rsidP="00633116">
    <w:r>
      <w:t>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8A" w14:textId="77777777" w:rsidR="007615CC" w:rsidRDefault="007615CC" w:rsidP="00633116">
    <w:r>
      <w:t>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91" w14:textId="77777777" w:rsidR="007615CC" w:rsidRPr="00992B0E" w:rsidRDefault="007615CC" w:rsidP="00633116">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92" w14:textId="77777777" w:rsidR="007615CC" w:rsidRPr="00992B0E" w:rsidRDefault="007615CC" w:rsidP="00633116">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94" w14:textId="77777777" w:rsidR="007615CC" w:rsidRPr="00992B0E" w:rsidRDefault="007615CC" w:rsidP="00633116">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9B" w14:textId="77777777" w:rsidR="007615CC" w:rsidRPr="00992B0E" w:rsidRDefault="007615CC" w:rsidP="00633116">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9C" w14:textId="77777777" w:rsidR="007615CC" w:rsidRPr="00992B0E" w:rsidRDefault="007615CC" w:rsidP="00633116">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9E" w14:textId="77777777" w:rsidR="007615CC" w:rsidRPr="00992B0E" w:rsidRDefault="007615CC" w:rsidP="006331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141F5" w14:textId="77777777" w:rsidR="007615CC" w:rsidRDefault="007615CC" w:rsidP="0080035A">
      <w:pPr>
        <w:pStyle w:val="Sparateurdesnotesdebasdepage"/>
      </w:pPr>
      <w:r>
        <w:separator/>
      </w:r>
    </w:p>
  </w:footnote>
  <w:footnote w:type="continuationSeparator" w:id="0">
    <w:p w14:paraId="1341C967" w14:textId="77777777" w:rsidR="007615CC" w:rsidRDefault="007615CC" w:rsidP="00C64B0B">
      <w:pPr>
        <w:pStyle w:val="Sparateurdesnotesdebasdepage"/>
      </w:pPr>
      <w:r>
        <w:continuationSeparator/>
      </w:r>
    </w:p>
  </w:footnote>
  <w:footnote w:type="continuationNotice" w:id="1">
    <w:p w14:paraId="49AA406A" w14:textId="77777777" w:rsidR="007615CC" w:rsidRDefault="007615CC">
      <w:pPr>
        <w:spacing w:before="0" w:after="0"/>
      </w:pPr>
    </w:p>
  </w:footnote>
  <w:footnote w:id="2">
    <w:p w14:paraId="211BF3C9"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w:t>
      </w:r>
      <w:r w:rsidRPr="005C0FD7">
        <w:rPr>
          <w:rFonts w:ascii="Times New Roman" w:hAnsi="Times New Roman"/>
          <w:szCs w:val="18"/>
        </w:rPr>
        <w:t>Effectif total en personnes physiques au 31 décembre 2015.</w:t>
      </w:r>
    </w:p>
  </w:footnote>
  <w:footnote w:id="3">
    <w:p w14:paraId="211BF3CA"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w:t>
      </w:r>
      <w:r w:rsidRPr="005C0FD7">
        <w:rPr>
          <w:rFonts w:ascii="Times New Roman" w:hAnsi="Times New Roman"/>
          <w:szCs w:val="18"/>
        </w:rPr>
        <w:t>Avril 2016.</w:t>
      </w:r>
    </w:p>
  </w:footnote>
  <w:footnote w:id="4">
    <w:p w14:paraId="211BF3CB" w14:textId="77777777" w:rsidR="007615CC" w:rsidRPr="005C0FD7" w:rsidRDefault="007615CC" w:rsidP="00633116">
      <w:pPr>
        <w:pStyle w:val="Notedebasdepage"/>
        <w:rPr>
          <w:rFonts w:ascii="Times New Roman" w:hAnsi="Times New Roman"/>
          <w:szCs w:val="18"/>
        </w:rPr>
      </w:pPr>
      <w:r w:rsidRPr="005C0FD7">
        <w:rPr>
          <w:rStyle w:val="Appelnotedebasdep"/>
          <w:szCs w:val="18"/>
        </w:rPr>
        <w:footnoteRef/>
      </w:r>
      <w:r w:rsidRPr="005C0FD7">
        <w:rPr>
          <w:szCs w:val="18"/>
        </w:rPr>
        <w:t xml:space="preserve"> </w:t>
      </w:r>
      <w:r w:rsidRPr="005C0FD7">
        <w:rPr>
          <w:rFonts w:ascii="Times New Roman" w:hAnsi="Times New Roman"/>
          <w:szCs w:val="18"/>
        </w:rPr>
        <w:t>Effectifs permanents.</w:t>
      </w:r>
    </w:p>
  </w:footnote>
  <w:footnote w:id="5">
    <w:p w14:paraId="6ECE968D" w14:textId="7FAEBDD5" w:rsidR="007615CC" w:rsidRDefault="007615CC">
      <w:pPr>
        <w:pStyle w:val="Notedebasdepage"/>
      </w:pPr>
      <w:r>
        <w:rPr>
          <w:rStyle w:val="Appelnotedebasdep"/>
        </w:rPr>
        <w:footnoteRef/>
      </w:r>
      <w:r>
        <w:t xml:space="preserve"> Cour des comptes, </w:t>
      </w:r>
      <w:r w:rsidRPr="00487033">
        <w:rPr>
          <w:i/>
        </w:rPr>
        <w:t xml:space="preserve">Rapport public thématique : </w:t>
      </w:r>
      <w:r>
        <w:t>L</w:t>
      </w:r>
      <w:r w:rsidRPr="00487033">
        <w:rPr>
          <w:i/>
        </w:rPr>
        <w:t>es comptes et la gestion de La Poste</w:t>
      </w:r>
      <w:r>
        <w:t xml:space="preserve">. La Documentation française, octobre 2003, 175 p. disponible sur </w:t>
      </w:r>
      <w:hyperlink r:id="rId1" w:history="1">
        <w:r w:rsidRPr="00111ECE">
          <w:rPr>
            <w:rStyle w:val="Lienhypertexte"/>
          </w:rPr>
          <w:t>www.ccomptes.fr</w:t>
        </w:r>
      </w:hyperlink>
      <w:r>
        <w:t xml:space="preserve"> </w:t>
      </w:r>
    </w:p>
  </w:footnote>
  <w:footnote w:id="6">
    <w:p w14:paraId="15B7B2FD" w14:textId="33EE328D" w:rsidR="007615CC" w:rsidRDefault="007615CC">
      <w:pPr>
        <w:pStyle w:val="Notedebasdepage"/>
      </w:pPr>
      <w:r>
        <w:rPr>
          <w:rStyle w:val="Appelnotedebasdep"/>
        </w:rPr>
        <w:footnoteRef/>
      </w:r>
      <w:r>
        <w:t xml:space="preserve"> Cour des comptes, </w:t>
      </w:r>
      <w:r w:rsidRPr="007B57A1">
        <w:rPr>
          <w:i/>
        </w:rPr>
        <w:t>Rapport public thématique : La Poste : un service public face à un défi sans précédent, une mutation nécessaire</w:t>
      </w:r>
      <w:r>
        <w:t xml:space="preserve">. La Documentation française, juillet 2010, 190 p., disponible sur </w:t>
      </w:r>
      <w:hyperlink r:id="rId2" w:history="1">
        <w:r w:rsidRPr="00824DB0">
          <w:rPr>
            <w:rStyle w:val="Lienhypertexte"/>
          </w:rPr>
          <w:t>www.ccomptes.fr</w:t>
        </w:r>
      </w:hyperlink>
    </w:p>
  </w:footnote>
  <w:footnote w:id="7">
    <w:p w14:paraId="211BF3CC"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Certains des rapports finaux (rapports particuliers) issus de ces enquêtes ont été publiés : </w:t>
      </w:r>
    </w:p>
    <w:p w14:paraId="211BF3CD" w14:textId="77777777" w:rsidR="007615CC" w:rsidRPr="005C0FD7" w:rsidRDefault="007615CC" w:rsidP="00730817">
      <w:pPr>
        <w:pStyle w:val="Notedebasdepage"/>
        <w:numPr>
          <w:ilvl w:val="0"/>
          <w:numId w:val="24"/>
        </w:numPr>
        <w:ind w:left="284" w:hanging="141"/>
        <w:rPr>
          <w:rStyle w:val="Lienhypertexte"/>
          <w:szCs w:val="18"/>
        </w:rPr>
      </w:pPr>
      <w:r w:rsidRPr="005C0FD7">
        <w:rPr>
          <w:rStyle w:val="Lienhypertexte"/>
          <w:szCs w:val="18"/>
        </w:rPr>
        <w:t>http://www.ccomptes.fr/Publications/Publications/La-remuneration-des-cadres-dirigeants-dans-le-Groupe-La-Poste</w:t>
      </w:r>
    </w:p>
    <w:p w14:paraId="211BF3CE" w14:textId="77777777" w:rsidR="007615CC" w:rsidRPr="005C0FD7" w:rsidRDefault="003236DE" w:rsidP="00730817">
      <w:pPr>
        <w:pStyle w:val="Notedebasdepage"/>
        <w:numPr>
          <w:ilvl w:val="0"/>
          <w:numId w:val="24"/>
        </w:numPr>
        <w:ind w:left="284" w:hanging="141"/>
        <w:rPr>
          <w:rStyle w:val="Lienhypertexte"/>
          <w:szCs w:val="18"/>
        </w:rPr>
      </w:pPr>
      <w:hyperlink r:id="rId3" w:history="1">
        <w:r w:rsidR="007615CC" w:rsidRPr="005C0FD7">
          <w:rPr>
            <w:rStyle w:val="Lienhypertexte"/>
            <w:szCs w:val="18"/>
          </w:rPr>
          <w:t>http://www.ccomptes.fr/Publications/Publications/La-gestion-immobiliere-du-Groupe-La-Poste</w:t>
        </w:r>
      </w:hyperlink>
    </w:p>
    <w:p w14:paraId="211BF3CF" w14:textId="77777777" w:rsidR="007615CC" w:rsidRPr="005C0FD7" w:rsidRDefault="007615CC" w:rsidP="00730817">
      <w:pPr>
        <w:pStyle w:val="Notedebasdepage"/>
        <w:numPr>
          <w:ilvl w:val="0"/>
          <w:numId w:val="24"/>
        </w:numPr>
        <w:ind w:left="284" w:hanging="141"/>
        <w:rPr>
          <w:rStyle w:val="Lienhypertexte"/>
          <w:szCs w:val="18"/>
        </w:rPr>
      </w:pPr>
      <w:r w:rsidRPr="005C0FD7">
        <w:rPr>
          <w:rStyle w:val="Lienhypertexte"/>
          <w:szCs w:val="18"/>
        </w:rPr>
        <w:t>http://www.ccomptes.fr/Publications/Publications/Les-activites-sociales-et-culturelles-destinees-aux-agents-de-La-Poste</w:t>
      </w:r>
    </w:p>
    <w:p w14:paraId="211BF3D0" w14:textId="77777777" w:rsidR="007615CC" w:rsidRPr="005C0FD7" w:rsidRDefault="007615CC" w:rsidP="00730817">
      <w:pPr>
        <w:pStyle w:val="Notedebasdepage"/>
        <w:numPr>
          <w:ilvl w:val="0"/>
          <w:numId w:val="24"/>
        </w:numPr>
        <w:ind w:left="284" w:hanging="141"/>
        <w:rPr>
          <w:rStyle w:val="Lienhypertexte"/>
          <w:szCs w:val="18"/>
        </w:rPr>
      </w:pPr>
      <w:r w:rsidRPr="005C0FD7">
        <w:rPr>
          <w:rStyle w:val="Lienhypertexte"/>
          <w:szCs w:val="18"/>
        </w:rPr>
        <w:t>http://www.ccomptes.fr/Publications/Publications/La-modernisation-du-reseau-La-Poste</w:t>
      </w:r>
    </w:p>
  </w:footnote>
  <w:footnote w:id="8">
    <w:p w14:paraId="211BF3D1"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Conseil d'État, Assemblée, 13 novembre 1998, 188824 188826, publié au recueil Lebon.</w:t>
      </w:r>
    </w:p>
  </w:footnote>
  <w:footnote w:id="9">
    <w:p w14:paraId="211BF3D2"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w:t>
      </w:r>
      <w:r>
        <w:rPr>
          <w:rFonts w:ascii="Times New Roman" w:hAnsi="Times New Roman"/>
          <w:szCs w:val="18"/>
        </w:rPr>
        <w:t>La</w:t>
      </w:r>
      <w:r w:rsidRPr="005C0FD7">
        <w:rPr>
          <w:rFonts w:ascii="Times New Roman" w:hAnsi="Times New Roman"/>
          <w:szCs w:val="18"/>
        </w:rPr>
        <w:t xml:space="preserve"> souscription des personnels, envisagée</w:t>
      </w:r>
      <w:r w:rsidRPr="005C0FD7">
        <w:rPr>
          <w:szCs w:val="18"/>
        </w:rPr>
        <w:t xml:space="preserve"> à hauteur de 2,99 % du capital, </w:t>
      </w:r>
      <w:r w:rsidRPr="005C0FD7">
        <w:rPr>
          <w:rFonts w:ascii="Times New Roman" w:hAnsi="Times New Roman"/>
          <w:szCs w:val="18"/>
        </w:rPr>
        <w:t>n’a pas été mise en œuvre</w:t>
      </w:r>
      <w:r w:rsidRPr="005C0FD7">
        <w:rPr>
          <w:szCs w:val="18"/>
        </w:rPr>
        <w:t>. Elle a fait l’objet d’un vote défavorable des organisations syndicales lors du conseil d’administration du 8 mars 2012.</w:t>
      </w:r>
    </w:p>
  </w:footnote>
  <w:footnote w:id="10">
    <w:p w14:paraId="211BF3D3"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w:t>
      </w:r>
      <w:r w:rsidRPr="005C0FD7">
        <w:rPr>
          <w:rFonts w:ascii="Times New Roman" w:hAnsi="Times New Roman"/>
          <w:szCs w:val="18"/>
        </w:rPr>
        <w:t>Les besoins de financement minimaux du groupe avaient été estimés à 6,3 Md€ sur trois ans (2009-2012) par la commission préparatoire, cette somme couvrant les besoins de dépenses en capital des différents métiers en matière de modernisation, de croissance organique et d’opérations de croissance externe.</w:t>
      </w:r>
    </w:p>
  </w:footnote>
  <w:footnote w:id="11">
    <w:p w14:paraId="211BF3D4"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Cinq branches reprenant tout ou partie des activités des</w:t>
      </w:r>
      <w:r>
        <w:rPr>
          <w:szCs w:val="18"/>
        </w:rPr>
        <w:t xml:space="preserve"> « métiers » ont été créées : « </w:t>
      </w:r>
      <w:r w:rsidRPr="005C0FD7">
        <w:rPr>
          <w:szCs w:val="18"/>
        </w:rPr>
        <w:t>Services-Courrier-Colis », « GeoPost », « Banque postale », « Réseau La Poste » et enfin, « Numérique ».</w:t>
      </w:r>
    </w:p>
  </w:footnote>
  <w:footnote w:id="12">
    <w:p w14:paraId="211BF3D5"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Ces établissements étaient encore au nombre de 1 200 avant la mise en œuvre </w:t>
      </w:r>
      <w:r w:rsidRPr="005C0FD7">
        <w:rPr>
          <w:rFonts w:ascii="Times New Roman" w:hAnsi="Times New Roman"/>
          <w:szCs w:val="18"/>
        </w:rPr>
        <w:t>le plan « 2015 Réinventons le courrier » (2010-2015).</w:t>
      </w:r>
    </w:p>
  </w:footnote>
  <w:footnote w:id="13">
    <w:p w14:paraId="211BF3D6" w14:textId="606547E2"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Voir fiches en annexe </w:t>
      </w:r>
      <w:r>
        <w:rPr>
          <w:szCs w:val="18"/>
        </w:rPr>
        <w:t>n° </w:t>
      </w:r>
      <w:r w:rsidRPr="005C0FD7">
        <w:rPr>
          <w:szCs w:val="18"/>
        </w:rPr>
        <w:t>3.</w:t>
      </w:r>
    </w:p>
  </w:footnote>
  <w:footnote w:id="14">
    <w:p w14:paraId="211BF3D7"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Directive du 20 février 2008 modifiant la directive 97/67/CE en ce qui concerne l’achèvement du marché intérieur des services postaux de la Communauté.</w:t>
      </w:r>
    </w:p>
  </w:footnote>
  <w:footnote w:id="15">
    <w:p w14:paraId="211BF3D8"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Loi n° 90-568 du 2 juillet 1990 relative à l'organisation du service public de la poste et des télécommunications.</w:t>
      </w:r>
    </w:p>
  </w:footnote>
  <w:footnote w:id="16">
    <w:p w14:paraId="211BF3D9"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Voir </w:t>
      </w:r>
      <w:r w:rsidRPr="005C0FD7">
        <w:rPr>
          <w:i/>
          <w:szCs w:val="18"/>
        </w:rPr>
        <w:t xml:space="preserve">infra </w:t>
      </w:r>
      <w:r w:rsidRPr="005C0FD7">
        <w:rPr>
          <w:szCs w:val="18"/>
        </w:rPr>
        <w:t>chapitre II, II- A.</w:t>
      </w:r>
    </w:p>
  </w:footnote>
  <w:footnote w:id="17">
    <w:p w14:paraId="211BF3DA"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La mise en œuvre du contrat et des financements associés repose sur les commissions départementales de présence postale territoriale et est suivie par l’observatoire national de la présence postale territoriale, instances composées principalement d’élus.</w:t>
      </w:r>
    </w:p>
  </w:footnote>
  <w:footnote w:id="18">
    <w:p w14:paraId="211BF3DB"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Celui-ci devait s’achever en 2010 mais La Poste a repoussé son achèvement de trois ans.</w:t>
      </w:r>
    </w:p>
  </w:footnote>
  <w:footnote w:id="19">
    <w:p w14:paraId="211BF3DC" w14:textId="1846B233" w:rsidR="007615CC" w:rsidRDefault="007615CC" w:rsidP="00633116">
      <w:pPr>
        <w:pStyle w:val="Notedebasdepage"/>
      </w:pPr>
      <w:r>
        <w:rPr>
          <w:rStyle w:val="Appelnotedebasdep"/>
        </w:rPr>
        <w:footnoteRef/>
      </w:r>
      <w:r>
        <w:t xml:space="preserve"> À la fin de 2015, le réseau comptait 38 plateformes industrielles et d’autres transformations étaient en cours.</w:t>
      </w:r>
    </w:p>
  </w:footnote>
  <w:footnote w:id="20">
    <w:p w14:paraId="211BF3DD" w14:textId="251E8F53" w:rsidR="007615CC" w:rsidRDefault="007615CC" w:rsidP="00633116">
      <w:pPr>
        <w:pStyle w:val="Notedebasdepage"/>
      </w:pPr>
      <w:r>
        <w:rPr>
          <w:rStyle w:val="Appelnotedebasdep"/>
        </w:rPr>
        <w:footnoteRef/>
      </w:r>
      <w:r>
        <w:t xml:space="preserve"> </w:t>
      </w:r>
      <w:r w:rsidRPr="005C0FD7">
        <w:rPr>
          <w:szCs w:val="18"/>
        </w:rPr>
        <w:t xml:space="preserve">Le smartphone Facteo a été lancé sur les modèles des smartphones commercialisés en 2011 dans le but de réaliser les actes courants de la distribution (bordereau, remises contre signature, procurations, ventes, etc.) et </w:t>
      </w:r>
      <w:r>
        <w:rPr>
          <w:szCs w:val="18"/>
        </w:rPr>
        <w:t xml:space="preserve">de mettre en œuvre </w:t>
      </w:r>
      <w:r w:rsidRPr="005C0FD7">
        <w:rPr>
          <w:szCs w:val="18"/>
        </w:rPr>
        <w:t xml:space="preserve">les nouveaux services du facteur (photographies géolocalisées, preuves de passage à domicile, ouverture des </w:t>
      </w:r>
      <w:r>
        <w:rPr>
          <w:szCs w:val="18"/>
        </w:rPr>
        <w:t>boîtes à lettres</w:t>
      </w:r>
      <w:r w:rsidRPr="005C0FD7">
        <w:rPr>
          <w:szCs w:val="18"/>
        </w:rPr>
        <w:t xml:space="preserve"> connectées, etc.). Le coût par smartphone s’élève </w:t>
      </w:r>
      <w:r>
        <w:rPr>
          <w:szCs w:val="18"/>
        </w:rPr>
        <w:t xml:space="preserve">à </w:t>
      </w:r>
      <w:r w:rsidRPr="005C0FD7">
        <w:rPr>
          <w:szCs w:val="18"/>
        </w:rPr>
        <w:t>130</w:t>
      </w:r>
      <w:r>
        <w:rPr>
          <w:szCs w:val="18"/>
        </w:rPr>
        <w:t> €</w:t>
      </w:r>
      <w:r w:rsidRPr="005C0FD7">
        <w:rPr>
          <w:szCs w:val="18"/>
        </w:rPr>
        <w:t xml:space="preserve">. En 2015, 90 000 facteurs </w:t>
      </w:r>
      <w:r>
        <w:rPr>
          <w:szCs w:val="18"/>
        </w:rPr>
        <w:t xml:space="preserve">et agents de La Poste </w:t>
      </w:r>
      <w:r w:rsidRPr="005C0FD7">
        <w:rPr>
          <w:szCs w:val="18"/>
        </w:rPr>
        <w:t>étaient équipés de Facteo.</w:t>
      </w:r>
    </w:p>
  </w:footnote>
  <w:footnote w:id="21">
    <w:p w14:paraId="211BF3DE" w14:textId="77777777" w:rsidR="007615CC" w:rsidRDefault="007615CC" w:rsidP="00633116">
      <w:pPr>
        <w:pStyle w:val="Notedebasdepage"/>
      </w:pPr>
      <w:r>
        <w:rPr>
          <w:rStyle w:val="Appelnotedebasdep"/>
        </w:rPr>
        <w:footnoteRef/>
      </w:r>
      <w:r>
        <w:t xml:space="preserve"> Des terminaux permettant le recueil d’informations sur le terrain existaient dès la fin des années quatre-vingt-dix et l’on peut noter qu’</w:t>
      </w:r>
      <w:r w:rsidRPr="00FA37A9">
        <w:t>un Français sur deux était d</w:t>
      </w:r>
      <w:r w:rsidRPr="006C4998">
        <w:t>éjà équipé d’un smartphone quand le plan a été lancé</w:t>
      </w:r>
      <w:r>
        <w:t xml:space="preserve">. </w:t>
      </w:r>
    </w:p>
  </w:footnote>
  <w:footnote w:id="22">
    <w:p w14:paraId="211BF3DF"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w:t>
      </w:r>
      <w:r w:rsidRPr="005C0FD7">
        <w:rPr>
          <w:rFonts w:ascii="Times New Roman" w:hAnsi="Times New Roman"/>
          <w:szCs w:val="18"/>
        </w:rPr>
        <w:t xml:space="preserve">457 bureaux Smarteo étaient déployés fin mai 2016 et un total de 1 000 sont attendus pour la fin de l’année. Le </w:t>
      </w:r>
      <w:r w:rsidRPr="005C0FD7">
        <w:rPr>
          <w:szCs w:val="18"/>
        </w:rPr>
        <w:t>projet concerne aussi les points de contact en partenariat public sous forme de tablettes en libre-service pour les clients (1837 agences équipées en mai 2016, 4409 attendues au total pour fin 2016) et les relais poste commerçants, sous forme de smartphones (1373 relais équipés en mai 2016 et 2065 attendues au total pour fin 2016).</w:t>
      </w:r>
    </w:p>
  </w:footnote>
  <w:footnote w:id="23">
    <w:p w14:paraId="211BF3E0"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Enquête de 2013.</w:t>
      </w:r>
    </w:p>
  </w:footnote>
  <w:footnote w:id="24">
    <w:p w14:paraId="211BF3E1"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Il s’agit d’un réseau très dense : s’agissant des commerces, </w:t>
      </w:r>
      <w:r w:rsidRPr="005C0FD7">
        <w:rPr>
          <w:rFonts w:ascii="Times New Roman" w:hAnsi="Times New Roman"/>
          <w:szCs w:val="18"/>
        </w:rPr>
        <w:t>le nombre de points de contact de La Poste n’est aujourd’hui dépassé que par celui des boulangeries.</w:t>
      </w:r>
    </w:p>
  </w:footnote>
  <w:footnote w:id="25">
    <w:p w14:paraId="211BF3E2"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Voir chapitre II – I.</w:t>
      </w:r>
    </w:p>
  </w:footnote>
  <w:footnote w:id="26">
    <w:p w14:paraId="211BF3E3" w14:textId="612DFC20" w:rsidR="007615CC" w:rsidRPr="005C0FD7" w:rsidRDefault="007615CC" w:rsidP="00633116">
      <w:pPr>
        <w:pStyle w:val="Notedebasdepage"/>
        <w:rPr>
          <w:szCs w:val="18"/>
        </w:rPr>
      </w:pPr>
      <w:r w:rsidRPr="005C0FD7">
        <w:rPr>
          <w:rStyle w:val="Appelnotedebasdep"/>
          <w:rFonts w:ascii="Times New Roman" w:hAnsi="Times New Roman"/>
          <w:szCs w:val="18"/>
        </w:rPr>
        <w:footnoteRef/>
      </w:r>
      <w:r w:rsidRPr="005C0FD7">
        <w:rPr>
          <w:rFonts w:ascii="Times New Roman" w:hAnsi="Times New Roman"/>
          <w:szCs w:val="18"/>
        </w:rPr>
        <w:t xml:space="preserve"> Le dividende est passé de 25 à 35</w:t>
      </w:r>
      <w:r>
        <w:rPr>
          <w:rFonts w:ascii="Times New Roman" w:hAnsi="Times New Roman"/>
          <w:szCs w:val="18"/>
        </w:rPr>
        <w:t> </w:t>
      </w:r>
      <w:r w:rsidRPr="005C0FD7">
        <w:rPr>
          <w:rFonts w:ascii="Times New Roman" w:hAnsi="Times New Roman"/>
          <w:szCs w:val="18"/>
        </w:rPr>
        <w:t>% du résultat distribuable entre 2010 et 2013</w:t>
      </w:r>
      <w:r>
        <w:rPr>
          <w:rFonts w:ascii="Times New Roman" w:hAnsi="Times New Roman"/>
          <w:szCs w:val="18"/>
        </w:rPr>
        <w:br/>
      </w:r>
      <w:r w:rsidRPr="005C0FD7">
        <w:rPr>
          <w:rFonts w:ascii="Times New Roman" w:hAnsi="Times New Roman"/>
          <w:szCs w:val="18"/>
        </w:rPr>
        <w:t>(soit 136 M€ au titre des résultats 2010, 144 M€ au titre de 2011 et 171 M€ au titre de 2012). La trajectoire d’augmentation a ensuite été interrompue, les deux actionnaires décidant de stabiliser le dividende en valeur absolue, à 171 M€ au titre des exercices 2013 à 2015 correspondant à un taux de distribution de 27</w:t>
      </w:r>
      <w:r>
        <w:rPr>
          <w:rFonts w:ascii="Times New Roman" w:hAnsi="Times New Roman"/>
          <w:szCs w:val="18"/>
        </w:rPr>
        <w:t> </w:t>
      </w:r>
      <w:r w:rsidRPr="005C0FD7">
        <w:rPr>
          <w:rFonts w:ascii="Times New Roman" w:hAnsi="Times New Roman"/>
          <w:szCs w:val="18"/>
        </w:rPr>
        <w:t xml:space="preserve">% en 2015. </w:t>
      </w:r>
      <w:r w:rsidRPr="005C0FD7">
        <w:rPr>
          <w:szCs w:val="18"/>
        </w:rPr>
        <w:t>À titre de comparaison, Deutsche Post DHL et Poste Italiane ont distribué respectivement 65</w:t>
      </w:r>
      <w:r>
        <w:rPr>
          <w:szCs w:val="18"/>
        </w:rPr>
        <w:t> </w:t>
      </w:r>
      <w:r w:rsidRPr="005C0FD7">
        <w:rPr>
          <w:szCs w:val="18"/>
        </w:rPr>
        <w:t>% et 80</w:t>
      </w:r>
      <w:r>
        <w:rPr>
          <w:szCs w:val="18"/>
        </w:rPr>
        <w:t> </w:t>
      </w:r>
      <w:r w:rsidRPr="005C0FD7">
        <w:rPr>
          <w:szCs w:val="18"/>
        </w:rPr>
        <w:t>% de leur résultat net 2015.</w:t>
      </w:r>
    </w:p>
  </w:footnote>
  <w:footnote w:id="27">
    <w:p w14:paraId="01866CB6" w14:textId="34590476" w:rsidR="007615CC" w:rsidRDefault="007615CC">
      <w:pPr>
        <w:pStyle w:val="Notedebasdepage"/>
      </w:pPr>
      <w:r>
        <w:rPr>
          <w:rStyle w:val="Appelnotedebasdep"/>
        </w:rPr>
        <w:footnoteRef/>
      </w:r>
      <w:r>
        <w:t xml:space="preserve"> </w:t>
      </w:r>
      <w:r w:rsidRPr="00A90440">
        <w:rPr>
          <w:rFonts w:ascii="Times New Roman" w:hAnsi="Times New Roman" w:cs="Times New Roman"/>
          <w:szCs w:val="18"/>
        </w:rPr>
        <w:t>Les chiffres figurant dans ce tableau correspondent à ceux publiés par La Poste dans ses comptes annuels au titre de l’exercice. Ils intègrent les changements de méthode comptable intervenus au cours de l’exercice</w:t>
      </w:r>
      <w:r>
        <w:rPr>
          <w:rFonts w:ascii="Times New Roman" w:hAnsi="Times New Roman" w:cs="Times New Roman"/>
          <w:szCs w:val="18"/>
        </w:rPr>
        <w:t>.</w:t>
      </w:r>
    </w:p>
  </w:footnote>
  <w:footnote w:id="28">
    <w:p w14:paraId="211BF3E4" w14:textId="77777777" w:rsidR="007615CC" w:rsidRPr="005C0FD7" w:rsidRDefault="007615CC" w:rsidP="00AE33EA">
      <w:pPr>
        <w:pStyle w:val="Notedebasdepage"/>
      </w:pPr>
      <w:r w:rsidRPr="005C0FD7">
        <w:rPr>
          <w:rStyle w:val="Appelnotedebasdep"/>
          <w:rFonts w:eastAsiaTheme="majorEastAsia"/>
          <w:szCs w:val="18"/>
        </w:rPr>
        <w:footnoteRef/>
      </w:r>
      <w:r w:rsidRPr="005C0FD7">
        <w:t xml:space="preserve"> En 2015, le ratio dette / capitaux propres de Royal Mail s’établissait à 0,37 ; celui de TNT à 0,1 et celui de Deutsche Post à 0,09.</w:t>
      </w:r>
    </w:p>
  </w:footnote>
  <w:footnote w:id="29">
    <w:p w14:paraId="6289762A" w14:textId="3F5430B6" w:rsidR="007615CC" w:rsidRDefault="007615CC">
      <w:pPr>
        <w:pStyle w:val="Notedebasdepage"/>
      </w:pPr>
      <w:r>
        <w:rPr>
          <w:rStyle w:val="Appelnotedebasdep"/>
        </w:rPr>
        <w:footnoteRef/>
      </w:r>
      <w:r>
        <w:t xml:space="preserve"> </w:t>
      </w:r>
      <w:r w:rsidRPr="00A90440">
        <w:rPr>
          <w:rFonts w:ascii="Times New Roman" w:hAnsi="Times New Roman" w:cs="Times New Roman"/>
          <w:szCs w:val="18"/>
        </w:rPr>
        <w:t>Les chiffres figurant dans ce tableau correspondent à ceux publiés par La Poste dans ses comptes annuels au titre de l’exercice. Ils intègrent les changements de méthode comptable intervenus au cours de l’exercice</w:t>
      </w:r>
      <w:r>
        <w:rPr>
          <w:rFonts w:ascii="Times New Roman" w:hAnsi="Times New Roman" w:cs="Times New Roman"/>
          <w:szCs w:val="18"/>
        </w:rPr>
        <w:t>.</w:t>
      </w:r>
    </w:p>
  </w:footnote>
  <w:footnote w:id="30">
    <w:p w14:paraId="211BF3E7"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Le modèle économique du colis-express repose en effet, pour une très large part, sur le recours à des sous-traitants, à l’exception de la gestion des hubs dont GeoPost est propriétaire. </w:t>
      </w:r>
    </w:p>
  </w:footnote>
  <w:footnote w:id="31">
    <w:p w14:paraId="211BF3E8"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À titre d’exemple, le poste « amortissements et provisions » des comptes consolidés de Deutsche Post – DHL a augmenté en moyenne de 5,1</w:t>
      </w:r>
      <w:r>
        <w:rPr>
          <w:szCs w:val="18"/>
        </w:rPr>
        <w:t> </w:t>
      </w:r>
      <w:r w:rsidRPr="005C0FD7">
        <w:rPr>
          <w:szCs w:val="18"/>
        </w:rPr>
        <w:t>% par an entre 2010 et 2015.</w:t>
      </w:r>
    </w:p>
  </w:footnote>
  <w:footnote w:id="32">
    <w:p w14:paraId="211BF3E9" w14:textId="77777777" w:rsidR="007615CC" w:rsidRPr="005C0FD7" w:rsidRDefault="007615CC" w:rsidP="00E80207">
      <w:pPr>
        <w:spacing w:before="0" w:after="0"/>
        <w:ind w:firstLine="0"/>
        <w:rPr>
          <w:sz w:val="18"/>
          <w:szCs w:val="18"/>
        </w:rPr>
      </w:pPr>
      <w:r w:rsidRPr="005C0FD7">
        <w:rPr>
          <w:rStyle w:val="Appelnotedebasdep"/>
          <w:rFonts w:eastAsiaTheme="majorEastAsia"/>
          <w:sz w:val="18"/>
          <w:szCs w:val="18"/>
        </w:rPr>
        <w:footnoteRef/>
      </w:r>
      <w:r w:rsidRPr="005C0FD7">
        <w:rPr>
          <w:sz w:val="18"/>
          <w:szCs w:val="18"/>
        </w:rPr>
        <w:t xml:space="preserve"> Définie comme le rapport entre le résultat d’exploitation et les produits opérationnels.</w:t>
      </w:r>
    </w:p>
  </w:footnote>
  <w:footnote w:id="33">
    <w:p w14:paraId="77836403" w14:textId="0A7C9A29" w:rsidR="007615CC" w:rsidRDefault="007615CC">
      <w:pPr>
        <w:pStyle w:val="Notedebasdepage"/>
      </w:pPr>
      <w:r>
        <w:rPr>
          <w:rStyle w:val="Appelnotedebasdep"/>
        </w:rPr>
        <w:footnoteRef/>
      </w:r>
      <w:r>
        <w:t xml:space="preserve"> Augmentation du chiffre d’affaires de 2,7 % et du résultat d’exploitation de 38,3 % (+11,2 % hors éléments exceptionnels).</w:t>
      </w:r>
    </w:p>
  </w:footnote>
  <w:footnote w:id="34">
    <w:p w14:paraId="211BF3EA"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Le résultat net de cette co-entreprise est encore négatif en 2015 (-</w:t>
      </w:r>
      <w:r>
        <w:rPr>
          <w:szCs w:val="18"/>
        </w:rPr>
        <w:t> </w:t>
      </w:r>
      <w:r w:rsidRPr="005C0FD7">
        <w:rPr>
          <w:szCs w:val="18"/>
        </w:rPr>
        <w:t>9 M€) malgré un dynamisme commercial certain (augmentation du chiffre d’affaires de 14 % en 2015, soit près de 200 M€ au total).</w:t>
      </w:r>
    </w:p>
  </w:footnote>
  <w:footnote w:id="35">
    <w:p w14:paraId="211BF3EB"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Le PNB des six premiers groupes bancaires français a augmenté de 1,6 % en moyenne annuelle entre 2010 et 2014.</w:t>
      </w:r>
    </w:p>
  </w:footnote>
  <w:footnote w:id="36">
    <w:p w14:paraId="211BF3EC" w14:textId="7EB2E9E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Mesurée par le ratio résultat net part du groupe/capitaux propres. Elle s’établissait en 201</w:t>
      </w:r>
      <w:r>
        <w:rPr>
          <w:szCs w:val="18"/>
        </w:rPr>
        <w:t>5</w:t>
      </w:r>
      <w:r w:rsidRPr="005C0FD7">
        <w:rPr>
          <w:szCs w:val="18"/>
        </w:rPr>
        <w:t xml:space="preserve"> à 8,</w:t>
      </w:r>
      <w:r>
        <w:rPr>
          <w:szCs w:val="18"/>
        </w:rPr>
        <w:t>4 %</w:t>
      </w:r>
      <w:r w:rsidRPr="005C0FD7">
        <w:rPr>
          <w:szCs w:val="18"/>
        </w:rPr>
        <w:t xml:space="preserve"> pour LBP contre </w:t>
      </w:r>
      <w:r>
        <w:rPr>
          <w:szCs w:val="18"/>
        </w:rPr>
        <w:t>7,0 %</w:t>
      </w:r>
      <w:r w:rsidRPr="005C0FD7">
        <w:rPr>
          <w:szCs w:val="18"/>
        </w:rPr>
        <w:t xml:space="preserve"> en moyenne pour les six premiers groupes bancaires français</w:t>
      </w:r>
      <w:r>
        <w:rPr>
          <w:szCs w:val="18"/>
        </w:rPr>
        <w:t xml:space="preserve"> (source : ACPR)</w:t>
      </w:r>
      <w:r w:rsidRPr="005C0FD7">
        <w:rPr>
          <w:szCs w:val="18"/>
        </w:rPr>
        <w:t>.</w:t>
      </w:r>
    </w:p>
  </w:footnote>
  <w:footnote w:id="37">
    <w:p w14:paraId="4CA1F746" w14:textId="09185391" w:rsidR="007615CC" w:rsidRDefault="007615CC">
      <w:pPr>
        <w:pStyle w:val="Notedebasdepage"/>
      </w:pPr>
      <w:r>
        <w:rPr>
          <w:rStyle w:val="Appelnotedebasdep"/>
        </w:rPr>
        <w:footnoteRef/>
      </w:r>
      <w:r>
        <w:t xml:space="preserve"> Le ratio crédits/dépôts de LBP s’établit à 0,75 contre plus de 1 pour les six premiers groupes français. </w:t>
      </w:r>
    </w:p>
  </w:footnote>
  <w:footnote w:id="38">
    <w:p w14:paraId="79780192" w14:textId="77777777" w:rsidR="007615CC" w:rsidRDefault="007615CC" w:rsidP="0067377A">
      <w:pPr>
        <w:pStyle w:val="Notedebasdepage"/>
      </w:pPr>
      <w:r>
        <w:rPr>
          <w:rStyle w:val="Appelnotedebasdep"/>
        </w:rPr>
        <w:footnoteRef/>
      </w:r>
      <w:r>
        <w:t xml:space="preserve"> Il faut néanmoins relever que la part des services gratuits s’est fortement réduite depuis 2010 ; en outre, la banque a annoncé une multiplication par deux des frais de tenue de compte au 1</w:t>
      </w:r>
      <w:r w:rsidRPr="00252B25">
        <w:rPr>
          <w:vertAlign w:val="superscript"/>
        </w:rPr>
        <w:t>er</w:t>
      </w:r>
      <w:r>
        <w:t xml:space="preserve"> janvier 2017.</w:t>
      </w:r>
    </w:p>
  </w:footnote>
  <w:footnote w:id="39">
    <w:p w14:paraId="0BE12EF6" w14:textId="77777777" w:rsidR="007615CC" w:rsidRPr="005C0FD7" w:rsidRDefault="007615CC" w:rsidP="0067377A">
      <w:pPr>
        <w:pStyle w:val="Notedebasdepage"/>
        <w:rPr>
          <w:szCs w:val="18"/>
        </w:rPr>
      </w:pPr>
      <w:r w:rsidRPr="005C0FD7">
        <w:rPr>
          <w:rStyle w:val="Appelnotedebasdep"/>
          <w:szCs w:val="18"/>
        </w:rPr>
        <w:footnoteRef/>
      </w:r>
      <w:r w:rsidRPr="005C0FD7">
        <w:rPr>
          <w:szCs w:val="18"/>
        </w:rPr>
        <w:t xml:space="preserve"> Définis comme les clients ayant une relation suivie avec la banque dans les domaines de l’argent au quotidien (comptes courants, moyens de paiement), de l’équipement (crédit immobilier, prévoyance) ou de la gestion de patrimoine.</w:t>
      </w:r>
    </w:p>
  </w:footnote>
  <w:footnote w:id="40">
    <w:p w14:paraId="211BF3F1"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Mesurée par le ratio REX/PNB.</w:t>
      </w:r>
    </w:p>
  </w:footnote>
  <w:footnote w:id="41">
    <w:p w14:paraId="211BF3F2"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Les deux actionnaires ont dû recapitaliser la co-entreprise à hauteur de 24 M€ en 2014 et de 25,5 M€ en 2015, pour éponger les pertes cumulées (77 M€ entre 2010 et 2014). </w:t>
      </w:r>
      <w:r>
        <w:rPr>
          <w:szCs w:val="18"/>
        </w:rPr>
        <w:t>Elle</w:t>
      </w:r>
      <w:r w:rsidRPr="005C0FD7">
        <w:rPr>
          <w:szCs w:val="18"/>
        </w:rPr>
        <w:t xml:space="preserve"> demeur</w:t>
      </w:r>
      <w:r>
        <w:rPr>
          <w:szCs w:val="18"/>
        </w:rPr>
        <w:t>e déficitaire en 2015 (-12 M€).</w:t>
      </w:r>
    </w:p>
  </w:footnote>
  <w:footnote w:id="42">
    <w:p w14:paraId="211BF3F3"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w:t>
      </w:r>
      <w:r w:rsidRPr="005C0FD7">
        <w:rPr>
          <w:i/>
          <w:szCs w:val="18"/>
        </w:rPr>
        <w:t>Cf.</w:t>
      </w:r>
      <w:r w:rsidRPr="005C0FD7">
        <w:rPr>
          <w:szCs w:val="18"/>
        </w:rPr>
        <w:t xml:space="preserve"> glossaire.</w:t>
      </w:r>
    </w:p>
  </w:footnote>
  <w:footnote w:id="43">
    <w:p w14:paraId="3BB7BC7C" w14:textId="0AF33518" w:rsidR="007615CC" w:rsidRPr="005C0FD7" w:rsidRDefault="007615CC" w:rsidP="006A5EE1">
      <w:pPr>
        <w:pStyle w:val="Notedebasdepage"/>
        <w:rPr>
          <w:szCs w:val="18"/>
        </w:rPr>
      </w:pPr>
      <w:r w:rsidRPr="005C0FD7">
        <w:rPr>
          <w:rStyle w:val="Appelnotedebasdep"/>
          <w:szCs w:val="18"/>
        </w:rPr>
        <w:footnoteRef/>
      </w:r>
      <w:r w:rsidRPr="005C0FD7">
        <w:rPr>
          <w:szCs w:val="18"/>
        </w:rPr>
        <w:t xml:space="preserve"> LBP </w:t>
      </w:r>
      <w:r>
        <w:rPr>
          <w:szCs w:val="18"/>
        </w:rPr>
        <w:t>est la 3</w:t>
      </w:r>
      <w:r w:rsidRPr="00434720">
        <w:rPr>
          <w:vertAlign w:val="superscript"/>
        </w:rPr>
        <w:t>ème</w:t>
      </w:r>
      <w:r>
        <w:rPr>
          <w:szCs w:val="18"/>
        </w:rPr>
        <w:t xml:space="preserve"> banque de détail française au regard du PNB réalisé en France. Elle </w:t>
      </w:r>
      <w:r w:rsidRPr="005C0FD7">
        <w:rPr>
          <w:szCs w:val="18"/>
        </w:rPr>
        <w:t>n’est en revanche que le 6</w:t>
      </w:r>
      <w:r w:rsidRPr="005C0FD7">
        <w:rPr>
          <w:szCs w:val="18"/>
          <w:vertAlign w:val="superscript"/>
        </w:rPr>
        <w:t>ème</w:t>
      </w:r>
      <w:r w:rsidRPr="005C0FD7">
        <w:rPr>
          <w:szCs w:val="18"/>
        </w:rPr>
        <w:t xml:space="preserve"> groupe bancaire français (derrière BNP Paribas, Crédit Agricole, Société générale, BPCE et le Crédit mutuel)</w:t>
      </w:r>
      <w:r>
        <w:rPr>
          <w:szCs w:val="18"/>
        </w:rPr>
        <w:t xml:space="preserve"> du fait de son absence d’</w:t>
      </w:r>
      <w:r w:rsidRPr="005C0FD7">
        <w:rPr>
          <w:szCs w:val="18"/>
        </w:rPr>
        <w:t>activité significative à l’international.</w:t>
      </w:r>
    </w:p>
  </w:footnote>
  <w:footnote w:id="44">
    <w:p w14:paraId="211BF3F4"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GeoPost possède également Chronopost, Pickup, Stuart et Exapaq (devenu DPD en 2015) qui sont principalement actives sur le marché français.</w:t>
      </w:r>
    </w:p>
  </w:footnote>
  <w:footnote w:id="45">
    <w:p w14:paraId="211BF3F5" w14:textId="08679BED"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Les flux BtoC sont structurellement moins rentables que les flux inter-entreprises (dits </w:t>
      </w:r>
      <w:r w:rsidRPr="005C0FD7">
        <w:rPr>
          <w:i/>
          <w:szCs w:val="18"/>
        </w:rPr>
        <w:t>business to business</w:t>
      </w:r>
      <w:r w:rsidRPr="005C0FD7">
        <w:rPr>
          <w:szCs w:val="18"/>
        </w:rPr>
        <w:t xml:space="preserve"> ou BtoB) puisqu’ils obligent à desservir un nombre beaucoup plus élevé de points de livraison pour des prix plus bas, et avec des clients moins nombreux et plus puissants que les clients BtoB qui poussent les prix à la baisse. Ces flux représentaient environ 30</w:t>
      </w:r>
      <w:r>
        <w:rPr>
          <w:szCs w:val="18"/>
        </w:rPr>
        <w:t xml:space="preserve"> </w:t>
      </w:r>
      <w:r w:rsidRPr="005C0FD7">
        <w:rPr>
          <w:szCs w:val="18"/>
        </w:rPr>
        <w:t>% des flux totaux du marché européen en 2015.</w:t>
      </w:r>
    </w:p>
  </w:footnote>
  <w:footnote w:id="46">
    <w:p w14:paraId="211BF3F6"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45 M€ en 2014 et 99 M€ en 2015. Exapaq-DPD et Chronopost ont été condamnés à des amendes correspondant aux montants provisionnés, suite à une décision de l’Autorité de la concurrence n° 15-D-19 du 15 décembre 2015 portant sur des pratiques antérieures à 2010. Retraité du montant de cette provision, le REX a en fait augmenté de 67 % entre 2010 et 2015.</w:t>
      </w:r>
    </w:p>
  </w:footnote>
  <w:footnote w:id="47">
    <w:p w14:paraId="211BF3F7"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Sa marge opérationnelle (REX/CA) s’établit à 5,6</w:t>
      </w:r>
      <w:r>
        <w:rPr>
          <w:szCs w:val="18"/>
        </w:rPr>
        <w:t> </w:t>
      </w:r>
      <w:r w:rsidRPr="005C0FD7">
        <w:rPr>
          <w:szCs w:val="18"/>
        </w:rPr>
        <w:t>% en 2015 contre 2,5</w:t>
      </w:r>
      <w:r>
        <w:rPr>
          <w:szCs w:val="18"/>
        </w:rPr>
        <w:t> </w:t>
      </w:r>
      <w:r w:rsidRPr="005C0FD7">
        <w:rPr>
          <w:szCs w:val="18"/>
        </w:rPr>
        <w:t>% en 2010</w:t>
      </w:r>
      <w:r>
        <w:rPr>
          <w:szCs w:val="18"/>
        </w:rPr>
        <w:t>.</w:t>
      </w:r>
    </w:p>
  </w:footnote>
  <w:footnote w:id="48">
    <w:p w14:paraId="211BF3F8" w14:textId="67260FDE" w:rsidR="007615CC" w:rsidRDefault="007615CC" w:rsidP="00633116">
      <w:pPr>
        <w:pStyle w:val="Notedebasdepage"/>
        <w:rPr>
          <w:rFonts w:ascii="Times New Roman" w:hAnsi="Times New Roman"/>
        </w:rPr>
      </w:pPr>
      <w:r>
        <w:rPr>
          <w:rStyle w:val="Appelnotedebasdep"/>
        </w:rPr>
        <w:footnoteRef/>
      </w:r>
      <w:r>
        <w:t xml:space="preserve"> Dans sa </w:t>
      </w:r>
      <w:r w:rsidRPr="00BC6EA0">
        <w:rPr>
          <w:i/>
        </w:rPr>
        <w:t>communication à la commission des finances du Sénat sur La masse salariale de l’État, enjeux et leviers</w:t>
      </w:r>
      <w:r>
        <w:t xml:space="preserve">, juillet 2015, 150 p., disponible sur </w:t>
      </w:r>
      <w:hyperlink r:id="rId4" w:history="1">
        <w:r w:rsidRPr="00824DB0">
          <w:rPr>
            <w:rStyle w:val="Lienhypertexte"/>
          </w:rPr>
          <w:t>www.ccomptes.fr</w:t>
        </w:r>
      </w:hyperlink>
      <w:r>
        <w:t>, la Cour a estimé que, dans la fonction publique, ce taux de recyclage (taux de « retour catégoriel » visant, en théorie, à rétrocéder aux agents la moitié des économies générées par le non remplacement d’un départ en retraite sur deux dans le cadre de la révision générale des politiques publiques) avait atteint 61 % pour l’ensemble des ministères entre 2008 et 2012.</w:t>
      </w:r>
    </w:p>
  </w:footnote>
  <w:footnote w:id="49">
    <w:p w14:paraId="211BF3F9"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Ce calcul tient compte des évolutions de périmètre du Réseau, qui ont eu lieu en 2014 et 2015 (impact de la mise en œuvre du « management commercial unique », intégration dans le périmètre du Réseau de la Direction du support et de la maintenance).</w:t>
      </w:r>
    </w:p>
  </w:footnote>
  <w:footnote w:id="50">
    <w:p w14:paraId="211BF3FA"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Départ en retraite de fonctionnaires situés en haut des grilles indiciaires, remplacés par des salariés jeunes en bas des grilles salariales.</w:t>
      </w:r>
    </w:p>
  </w:footnote>
  <w:footnote w:id="51">
    <w:p w14:paraId="211BF3FB"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w:t>
      </w:r>
      <w:r w:rsidRPr="005C0FD7">
        <w:rPr>
          <w:rFonts w:ascii="Times New Roman" w:hAnsi="Times New Roman"/>
          <w:szCs w:val="18"/>
        </w:rPr>
        <w:t xml:space="preserve">Temps partiel aménagé senior (TPAS) : voir </w:t>
      </w:r>
      <w:r w:rsidRPr="005C0FD7">
        <w:rPr>
          <w:rFonts w:ascii="Times New Roman" w:hAnsi="Times New Roman"/>
          <w:i/>
          <w:szCs w:val="18"/>
        </w:rPr>
        <w:t>infra</w:t>
      </w:r>
      <w:r w:rsidRPr="005C0FD7">
        <w:rPr>
          <w:rFonts w:ascii="Times New Roman" w:hAnsi="Times New Roman"/>
          <w:szCs w:val="18"/>
        </w:rPr>
        <w:t xml:space="preserve">. </w:t>
      </w:r>
    </w:p>
  </w:footnote>
  <w:footnote w:id="52">
    <w:p w14:paraId="211BF3FC"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Le rapport Gallois proposait de cibler le dispositif sur le secteur industriel avec une réduction de charges s’étendant aux salaires compris jusqu’à 3,5 fois le SMIC.</w:t>
      </w:r>
    </w:p>
  </w:footnote>
  <w:footnote w:id="53">
    <w:p w14:paraId="211BF3FD"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La hausse annoncée du taux du CICE à 7 % devrait en outre se traduire par 53</w:t>
      </w:r>
      <w:r>
        <w:rPr>
          <w:szCs w:val="18"/>
        </w:rPr>
        <w:t> </w:t>
      </w:r>
      <w:r w:rsidRPr="005C0FD7">
        <w:rPr>
          <w:szCs w:val="18"/>
        </w:rPr>
        <w:t>M€ supplémentaires pour La Poste à compter de 2017 (estimations Cour des comptes).</w:t>
      </w:r>
    </w:p>
  </w:footnote>
  <w:footnote w:id="54">
    <w:p w14:paraId="211BF3FE" w14:textId="77777777" w:rsidR="007615CC" w:rsidRPr="005C0FD7" w:rsidRDefault="007615CC" w:rsidP="00633116">
      <w:pPr>
        <w:pStyle w:val="Notedebasdepage"/>
        <w:rPr>
          <w:szCs w:val="18"/>
        </w:rPr>
      </w:pPr>
      <w:r w:rsidRPr="005C0FD7">
        <w:rPr>
          <w:rStyle w:val="Appelnotedebasdep"/>
          <w:szCs w:val="18"/>
        </w:rPr>
        <w:footnoteRef/>
      </w:r>
      <w:r w:rsidRPr="005C0FD7">
        <w:rPr>
          <w:szCs w:val="18"/>
        </w:rPr>
        <w:t xml:space="preserve"> La Poste, « Benchmark 2014 des opérateurs postaux européens ».</w:t>
      </w:r>
    </w:p>
  </w:footnote>
  <w:footnote w:id="55">
    <w:p w14:paraId="211BF3FF" w14:textId="088BA4A4" w:rsidR="007615CC" w:rsidRPr="005C6487" w:rsidRDefault="007615CC" w:rsidP="00861C52">
      <w:pPr>
        <w:pStyle w:val="Notedebasdepage"/>
        <w:rPr>
          <w:szCs w:val="18"/>
        </w:rPr>
      </w:pPr>
      <w:r w:rsidRPr="005C0FD7">
        <w:rPr>
          <w:rStyle w:val="Appelnotedebasdep"/>
          <w:szCs w:val="18"/>
        </w:rPr>
        <w:footnoteRef/>
      </w:r>
      <w:r w:rsidRPr="005C0FD7">
        <w:rPr>
          <w:szCs w:val="18"/>
        </w:rPr>
        <w:t xml:space="preserve"> </w:t>
      </w:r>
      <w:r>
        <w:rPr>
          <w:szCs w:val="18"/>
        </w:rPr>
        <w:t xml:space="preserve">Par exemple </w:t>
      </w:r>
      <w:r w:rsidRPr="005C0FD7">
        <w:rPr>
          <w:szCs w:val="18"/>
        </w:rPr>
        <w:t>dans le cas de la réorganisation de la distribution dans le 1</w:t>
      </w:r>
      <w:r w:rsidRPr="00861C52">
        <w:rPr>
          <w:szCs w:val="18"/>
          <w:vertAlign w:val="superscript"/>
        </w:rPr>
        <w:t xml:space="preserve">er </w:t>
      </w:r>
      <w:r w:rsidRPr="005C0FD7">
        <w:rPr>
          <w:szCs w:val="18"/>
        </w:rPr>
        <w:t>et le 2</w:t>
      </w:r>
      <w:r w:rsidRPr="00861C52">
        <w:rPr>
          <w:szCs w:val="18"/>
          <w:vertAlign w:val="superscript"/>
        </w:rPr>
        <w:t xml:space="preserve">e </w:t>
      </w:r>
      <w:r w:rsidRPr="005C0FD7">
        <w:rPr>
          <w:szCs w:val="18"/>
        </w:rPr>
        <w:t>arrondissement de Paris, en 2014</w:t>
      </w:r>
      <w:r>
        <w:rPr>
          <w:szCs w:val="18"/>
        </w:rPr>
        <w:t xml:space="preserve">. Cf. </w:t>
      </w:r>
      <w:r w:rsidRPr="005C6487">
        <w:rPr>
          <w:i/>
          <w:szCs w:val="18"/>
        </w:rPr>
        <w:t>Cour des comptes, Rapport public annuel 2016, Tome 1</w:t>
      </w:r>
      <w:r>
        <w:rPr>
          <w:szCs w:val="18"/>
        </w:rPr>
        <w:t xml:space="preserve">. </w:t>
      </w:r>
      <w:r w:rsidRPr="005C6487">
        <w:rPr>
          <w:szCs w:val="18"/>
        </w:rPr>
        <w:t>Les facteurs face au défi de la baisse du courrier : des mutations à accélérer, page 409.</w:t>
      </w:r>
      <w:r>
        <w:rPr>
          <w:szCs w:val="18"/>
        </w:rPr>
        <w:t xml:space="preserve"> La Documentation française, février 2016, 696 p., disponible sur </w:t>
      </w:r>
      <w:hyperlink r:id="rId5" w:history="1">
        <w:r w:rsidRPr="00824DB0">
          <w:rPr>
            <w:rStyle w:val="Lienhypertexte"/>
            <w:szCs w:val="18"/>
          </w:rPr>
          <w:t>www.ccomptes.fr</w:t>
        </w:r>
      </w:hyperlink>
      <w:r>
        <w:rPr>
          <w:szCs w:val="18"/>
        </w:rPr>
        <w:t xml:space="preserve"> </w:t>
      </w:r>
    </w:p>
  </w:footnote>
  <w:footnote w:id="56">
    <w:p w14:paraId="211BF400"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La répartition des sièges est la suivante : 2 sièges po</w:t>
      </w:r>
      <w:r>
        <w:rPr>
          <w:szCs w:val="18"/>
        </w:rPr>
        <w:t>ur la CGT (contre 3 en 2010), 2 </w:t>
      </w:r>
      <w:r w:rsidRPr="005C0FD7">
        <w:rPr>
          <w:szCs w:val="18"/>
        </w:rPr>
        <w:t>pour la CFDT (contre 1), 2 pour SUD, 1 pour FO. Lors des dernières élections en novembre 2015, le taux de participation s’est élevé à 62,11</w:t>
      </w:r>
      <w:r>
        <w:rPr>
          <w:szCs w:val="18"/>
        </w:rPr>
        <w:t> </w:t>
      </w:r>
      <w:r w:rsidRPr="005C0FD7">
        <w:rPr>
          <w:szCs w:val="18"/>
        </w:rPr>
        <w:t>%. La CGT a obtenu 26,47</w:t>
      </w:r>
      <w:r>
        <w:rPr>
          <w:szCs w:val="18"/>
        </w:rPr>
        <w:t> </w:t>
      </w:r>
      <w:r w:rsidRPr="005C0FD7">
        <w:rPr>
          <w:szCs w:val="18"/>
        </w:rPr>
        <w:t>% des voix, la CFDT 22,56</w:t>
      </w:r>
      <w:r>
        <w:rPr>
          <w:szCs w:val="18"/>
        </w:rPr>
        <w:t> </w:t>
      </w:r>
      <w:r w:rsidRPr="005C0FD7">
        <w:rPr>
          <w:szCs w:val="18"/>
        </w:rPr>
        <w:t>%, SUD 20,11</w:t>
      </w:r>
      <w:r>
        <w:rPr>
          <w:szCs w:val="18"/>
        </w:rPr>
        <w:t> </w:t>
      </w:r>
      <w:r w:rsidRPr="005C0FD7">
        <w:rPr>
          <w:szCs w:val="18"/>
        </w:rPr>
        <w:t>%, FO 19,46</w:t>
      </w:r>
      <w:r>
        <w:rPr>
          <w:szCs w:val="18"/>
        </w:rPr>
        <w:t> </w:t>
      </w:r>
      <w:r w:rsidRPr="005C0FD7">
        <w:rPr>
          <w:szCs w:val="18"/>
        </w:rPr>
        <w:t>%, CGC 6,46</w:t>
      </w:r>
      <w:r>
        <w:rPr>
          <w:szCs w:val="18"/>
        </w:rPr>
        <w:t> </w:t>
      </w:r>
      <w:r w:rsidRPr="005C0FD7">
        <w:rPr>
          <w:szCs w:val="18"/>
        </w:rPr>
        <w:t>% et la CFTC 4,95</w:t>
      </w:r>
      <w:r>
        <w:rPr>
          <w:szCs w:val="18"/>
        </w:rPr>
        <w:t> </w:t>
      </w:r>
      <w:r w:rsidRPr="005C0FD7">
        <w:rPr>
          <w:szCs w:val="18"/>
        </w:rPr>
        <w:t>%.</w:t>
      </w:r>
    </w:p>
  </w:footnote>
  <w:footnote w:id="57">
    <w:p w14:paraId="211BF401"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La répartition des sièges est la suivante : 4 sièges po</w:t>
      </w:r>
      <w:r>
        <w:rPr>
          <w:szCs w:val="18"/>
        </w:rPr>
        <w:t>ur la CGT (contre 4 en 2011), 3 </w:t>
      </w:r>
      <w:r w:rsidRPr="005C0FD7">
        <w:rPr>
          <w:szCs w:val="18"/>
        </w:rPr>
        <w:t>pour la CFDT (contre 3), 3 pour SUD, 3 pour FO et 3 pour CFTC CGC UNSA. Lors des dernières élections en décembre 2014, le taux de participation s’est élevé à 75,63</w:t>
      </w:r>
      <w:r>
        <w:rPr>
          <w:szCs w:val="18"/>
        </w:rPr>
        <w:t> </w:t>
      </w:r>
      <w:r w:rsidRPr="005C0FD7">
        <w:rPr>
          <w:szCs w:val="18"/>
        </w:rPr>
        <w:t>%. La CGT a obtenu 26,54</w:t>
      </w:r>
      <w:r>
        <w:rPr>
          <w:szCs w:val="18"/>
        </w:rPr>
        <w:t> </w:t>
      </w:r>
      <w:r w:rsidRPr="005C0FD7">
        <w:rPr>
          <w:szCs w:val="18"/>
        </w:rPr>
        <w:t>% des voix, la CFDT 22,51</w:t>
      </w:r>
      <w:r>
        <w:rPr>
          <w:szCs w:val="18"/>
        </w:rPr>
        <w:t> </w:t>
      </w:r>
      <w:r w:rsidRPr="005C0FD7">
        <w:rPr>
          <w:szCs w:val="18"/>
        </w:rPr>
        <w:t>%, SUD 20,17</w:t>
      </w:r>
      <w:r>
        <w:rPr>
          <w:szCs w:val="18"/>
        </w:rPr>
        <w:t> </w:t>
      </w:r>
      <w:r w:rsidRPr="005C0FD7">
        <w:rPr>
          <w:szCs w:val="18"/>
        </w:rPr>
        <w:t>%, FO 19,97</w:t>
      </w:r>
      <w:r>
        <w:rPr>
          <w:szCs w:val="18"/>
        </w:rPr>
        <w:t> </w:t>
      </w:r>
      <w:r w:rsidRPr="005C0FD7">
        <w:rPr>
          <w:szCs w:val="18"/>
        </w:rPr>
        <w:t>%, FTC CGC UNSA 9,71</w:t>
      </w:r>
      <w:r>
        <w:rPr>
          <w:szCs w:val="18"/>
        </w:rPr>
        <w:t> </w:t>
      </w:r>
      <w:r w:rsidRPr="005C0FD7">
        <w:rPr>
          <w:szCs w:val="18"/>
        </w:rPr>
        <w:t>% et CNT 1,10</w:t>
      </w:r>
      <w:r>
        <w:rPr>
          <w:szCs w:val="18"/>
        </w:rPr>
        <w:t> </w:t>
      </w:r>
      <w:r w:rsidRPr="005C0FD7">
        <w:rPr>
          <w:szCs w:val="18"/>
        </w:rPr>
        <w:t>%.</w:t>
      </w:r>
    </w:p>
  </w:footnote>
  <w:footnote w:id="58">
    <w:p w14:paraId="211BF402"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Depuis l’origine, en effet, les deux vice-présidents du COGAS sont issus de FO et de la CFDT, qui bénéficient de l’appui historique de la majorité des associations, alors que la CGT et SUD, organisations arrivant en tête aux élections professionnelles (du moins jusqu’en décembre 2014, date à laquelle la CFDT a dépassé SUD) sont minoritaires au sein du collège.</w:t>
      </w:r>
    </w:p>
  </w:footnote>
  <w:footnote w:id="59">
    <w:p w14:paraId="211BF403"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Plus d’un million d’euros par an (estimation Cour des comptes), alors que la plupart des commissions territoriales se contentent de valider les options retenues par les instances nationales.</w:t>
      </w:r>
    </w:p>
  </w:footnote>
  <w:footnote w:id="60">
    <w:p w14:paraId="7B3FC377" w14:textId="689D5636" w:rsidR="007615CC" w:rsidRDefault="007615CC">
      <w:pPr>
        <w:pStyle w:val="Notedebasdepage"/>
      </w:pPr>
      <w:r>
        <w:rPr>
          <w:rStyle w:val="Appelnotedebasdep"/>
        </w:rPr>
        <w:footnoteRef/>
      </w:r>
      <w:r>
        <w:t xml:space="preserve"> Cour des comptes, Rapport particulier, </w:t>
      </w:r>
      <w:r w:rsidRPr="00E21E02">
        <w:rPr>
          <w:i/>
        </w:rPr>
        <w:t>les activités sociales et culturelles destinées aux agents de La Poste, exercices 2009-2013</w:t>
      </w:r>
      <w:r>
        <w:t xml:space="preserve">, 92 p., disponible sur </w:t>
      </w:r>
      <w:hyperlink r:id="rId6" w:history="1">
        <w:r w:rsidRPr="00824DB0">
          <w:rPr>
            <w:rStyle w:val="Lienhypertexte"/>
          </w:rPr>
          <w:t>www.ccomptes.fr</w:t>
        </w:r>
      </w:hyperlink>
      <w:r>
        <w:t xml:space="preserve"> </w:t>
      </w:r>
    </w:p>
  </w:footnote>
  <w:footnote w:id="61">
    <w:p w14:paraId="211BF404" w14:textId="0B3FAD0D"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w:t>
      </w:r>
      <w:r w:rsidRPr="00E21E02">
        <w:rPr>
          <w:szCs w:val="18"/>
        </w:rPr>
        <w:t>Cour des comptes,</w:t>
      </w:r>
      <w:r w:rsidRPr="005C6487">
        <w:rPr>
          <w:i/>
          <w:szCs w:val="18"/>
        </w:rPr>
        <w:t xml:space="preserve"> Rapport public annuel 2016, Tome 1</w:t>
      </w:r>
      <w:r>
        <w:rPr>
          <w:szCs w:val="18"/>
        </w:rPr>
        <w:t xml:space="preserve">. </w:t>
      </w:r>
      <w:r w:rsidRPr="005C6487">
        <w:rPr>
          <w:szCs w:val="18"/>
        </w:rPr>
        <w:t>Les facteurs face au défi de la baisse du courrier : des mutations à accélérer, page 409.</w:t>
      </w:r>
      <w:r>
        <w:rPr>
          <w:szCs w:val="18"/>
        </w:rPr>
        <w:t xml:space="preserve"> La Documentation française, février 2016, 696 p., disponible sur </w:t>
      </w:r>
      <w:hyperlink r:id="rId7" w:history="1">
        <w:r w:rsidRPr="00824DB0">
          <w:rPr>
            <w:rStyle w:val="Lienhypertexte"/>
            <w:szCs w:val="18"/>
          </w:rPr>
          <w:t>www.ccomptes.fr</w:t>
        </w:r>
      </w:hyperlink>
    </w:p>
  </w:footnote>
  <w:footnote w:id="62">
    <w:p w14:paraId="211BF405"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D’après les données de comptabilité analytique de 2013. L’absentéisme oblige à des remplacements, parfois inopinés, avec paiement d’heures supplémentaires ou de main d’œuvre non permanente (CDD, intérim).</w:t>
      </w:r>
    </w:p>
  </w:footnote>
  <w:footnote w:id="63">
    <w:p w14:paraId="25148B08" w14:textId="2058A201" w:rsidR="007615CC" w:rsidRDefault="007615CC">
      <w:pPr>
        <w:pStyle w:val="Notedebasdepage"/>
      </w:pPr>
      <w:r>
        <w:rPr>
          <w:rStyle w:val="Appelnotedebasdep"/>
        </w:rPr>
        <w:footnoteRef/>
      </w:r>
      <w:r>
        <w:t xml:space="preserve"> La Poste a engagé en octobre 2016 une </w:t>
      </w:r>
      <w:r w:rsidRPr="00EC0ED4">
        <w:t>négociation nationale avec les organisations syndicales sur les métiers et les conditions de travail des facteurs et des encadrants au sein des activités services-courrier-colis</w:t>
      </w:r>
      <w:r>
        <w:t>.</w:t>
      </w:r>
    </w:p>
  </w:footnote>
  <w:footnote w:id="64">
    <w:p w14:paraId="211BF406"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Lettre prioritaire, Lettre recommandée, avis de réception, Lettre verte, réexpédition, courrier transfrontière communautaire, Colissimo guichet.</w:t>
      </w:r>
    </w:p>
  </w:footnote>
  <w:footnote w:id="65">
    <w:p w14:paraId="211BF407"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L'ARCEP émet un avis sur les objectifs arrêtés par le ministre, veille au respect de ces objectifs ainsi qu'à la publication et à la fiabilité des mesures correspondantes. Elle peut prononcer une sanction en cas de méconnaissance par La Poste de ses obligations au titre du service universel.</w:t>
      </w:r>
    </w:p>
  </w:footnote>
  <w:footnote w:id="66">
    <w:p w14:paraId="211BF408"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Alors que l’arrêté du 22 octobre 2014 avait fixé, pour la Lettre Verte, un objectif correspondant à un taux de 94 % de distribution en « J+2 », les résultats 2014 publiés par La Poste en avril 2015 ont mis en évidence un taux de distribution de 93,2 % seulement. La Poste ayant en outre indiqué qu’elle ne serait pas en mesure de tenir les objectifs fixés à 95 % pour 2015, l’arrêté du 14 octobre 2015 a substitué à l’objectif initialement fixé une trajectoire plus conforme aux performances effectivement réalisées par La Poste soit 93,5 % pour 2015, 93,75 % pour 2016 et 94 % pour 2017.</w:t>
      </w:r>
    </w:p>
  </w:footnote>
  <w:footnote w:id="67">
    <w:p w14:paraId="211BF409"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Or, aux termes de l’article L. 1 du code des postes et communications électroniques, les prix des services proposés dans le cadre du service universel postal « sont orientés sur les coûts »</w:t>
      </w:r>
      <w:r>
        <w:rPr>
          <w:szCs w:val="18"/>
        </w:rPr>
        <w:t>.</w:t>
      </w:r>
    </w:p>
  </w:footnote>
  <w:footnote w:id="68">
    <w:p w14:paraId="211BF40A"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Services de réexpédition du courrier, lettres recommandées et accusés de réception.</w:t>
      </w:r>
    </w:p>
  </w:footnote>
  <w:footnote w:id="69">
    <w:p w14:paraId="211BF40B" w14:textId="1B65A085"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Ne pas sonner pour une lettre recommandée raccourcit la durée de la tournée, et donc, abrège la journée de travail, alors que, parallèlement, le taux d’instance n’est en général pas suivi individuellement et que chaque établissement du courrier ne se voit pas assign</w:t>
      </w:r>
      <w:r>
        <w:rPr>
          <w:szCs w:val="18"/>
        </w:rPr>
        <w:t>er</w:t>
      </w:r>
      <w:r w:rsidRPr="005C0FD7">
        <w:rPr>
          <w:szCs w:val="18"/>
        </w:rPr>
        <w:t xml:space="preserve"> d’objectifs propres de délais de distribution.</w:t>
      </w:r>
    </w:p>
  </w:footnote>
  <w:footnote w:id="70">
    <w:p w14:paraId="211BF40C" w14:textId="354C7028"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La Poste ne s’engage pas formellement sur le délai d’acheminement du courrier, le délai de livraison en « J+1 » d’une lettre prioritaire étant simplement indicatif, de même que le « J+2 » pour la lettre recommandée qui, contrairement à une idée répandue chez les consommateurs, ne comporte pas de garantie de rapidité. Par ailleurs, pour ouvrir droit à indemnisation en cas de perte, il faut évidemment prouver le dépôt à La Poste, ce qui est impossible dans le cas d’une lettre simple</w:t>
      </w:r>
      <w:r>
        <w:rPr>
          <w:szCs w:val="18"/>
        </w:rPr>
        <w:t>.</w:t>
      </w:r>
    </w:p>
  </w:footnote>
  <w:footnote w:id="71">
    <w:p w14:paraId="211BF40D"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Avis du 29 septembre 2015.</w:t>
      </w:r>
    </w:p>
  </w:footnote>
  <w:footnote w:id="72">
    <w:p w14:paraId="211BF40E" w14:textId="24CBD36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245 bénévoles présents dans 78 départements de France métropolitaine ont échangé des courriers  (équivalant à 303 flux) entre le 28 septembre et le 26 octobre 2015 (« Service universel postal : hausse massive des tarifs aux fondements opaques et critères de qualité en berne », UFC-Que choisir, service des études, novembre 2015).</w:t>
      </w:r>
    </w:p>
  </w:footnote>
  <w:footnote w:id="73">
    <w:p w14:paraId="211BF40F"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Le nombre de réclamations déposé par des particuliers est en constante diminution : il est passé d’un peu plus de 400 000 en 2010 à environ 150 000 en 2015. La tendance est inverse pour les entreprises, dont le nombre de réc</w:t>
      </w:r>
      <w:r>
        <w:rPr>
          <w:szCs w:val="18"/>
        </w:rPr>
        <w:t>lamations a presque doublé en 5 </w:t>
      </w:r>
      <w:r w:rsidRPr="005C0FD7">
        <w:rPr>
          <w:szCs w:val="18"/>
        </w:rPr>
        <w:t>ans, passant de 1 million à 1,8 million.</w:t>
      </w:r>
    </w:p>
  </w:footnote>
  <w:footnote w:id="74">
    <w:p w14:paraId="211BF410"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Par exemple, alors que les taux d’instance de l’ensemble des zones géographiques ont convergé depuis 2013, le taux du Sud-Est reste nettement plus élevé et ne converge pas.</w:t>
      </w:r>
    </w:p>
  </w:footnote>
  <w:footnote w:id="75">
    <w:p w14:paraId="211BF411"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Ainsi, au mois de décembre, les volumes font plus que doubler certains jour (jusqu’à 2,3 millions de colis contre 1 million en moyenne).</w:t>
      </w:r>
    </w:p>
  </w:footnote>
  <w:footnote w:id="76">
    <w:p w14:paraId="211BF412"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Il atteint 99,26 % contre 98,81 % en 2014. Ce taux est de de 99,78 % en ACP.</w:t>
      </w:r>
    </w:p>
  </w:footnote>
  <w:footnote w:id="77">
    <w:p w14:paraId="211BF413"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Voir notamment l’offre d’Amazon intitulée « Prime Now » qui propose un service de livraison de « produits du quotidien » réservé à ses abonnés Premium gratuit pour une livraison dans un créneau de 2 heures et facturé 5,90 euros pour une livraison dans l’heure. </w:t>
      </w:r>
    </w:p>
  </w:footnote>
  <w:footnote w:id="78">
    <w:p w14:paraId="211BF414"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w:t>
      </w:r>
      <w:r w:rsidRPr="005C0FD7">
        <w:rPr>
          <w:i/>
          <w:szCs w:val="18"/>
        </w:rPr>
        <w:t>Étude sur les besoins et attentes de consommateurs sur les prestations offertes dans le cadre du service universel postal</w:t>
      </w:r>
      <w:r w:rsidRPr="005C0FD7">
        <w:rPr>
          <w:szCs w:val="18"/>
        </w:rPr>
        <w:t>, réalisée par les cabinets TERA Consultants et CODA Stratégies pour le compte de la Direction Générale des Entreprises, novembre 2014.</w:t>
      </w:r>
    </w:p>
  </w:footnote>
  <w:footnote w:id="79">
    <w:p w14:paraId="211BF415" w14:textId="134EEB3C" w:rsidR="007615CC" w:rsidRDefault="007615CC" w:rsidP="00861C52">
      <w:pPr>
        <w:pStyle w:val="Notedebasdepage"/>
      </w:pPr>
      <w:r>
        <w:rPr>
          <w:rStyle w:val="Appelnotedebasdep"/>
        </w:rPr>
        <w:footnoteRef/>
      </w:r>
      <w:r>
        <w:t xml:space="preserve"> Voir fiche en annexe n° 3.</w:t>
      </w:r>
    </w:p>
  </w:footnote>
  <w:footnote w:id="80">
    <w:p w14:paraId="211BF416"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À l’exception de quatre d’entre eux, soit en raison d’une situation locale exceptionnelle, soit du fait de la difficulté de créer des points de contact en partenariat.</w:t>
      </w:r>
    </w:p>
  </w:footnote>
  <w:footnote w:id="81">
    <w:p w14:paraId="211BF417"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w:t>
      </w:r>
      <w:r w:rsidRPr="005C0FD7">
        <w:rPr>
          <w:rFonts w:eastAsia="Calibri"/>
          <w:szCs w:val="18"/>
        </w:rPr>
        <w:t>Bien qu’en diminution de 3,3 % depuis 2012, ce réseau compte encore 136 930 boîtes en 2015 ; chaque boîte, en zone rurale, dessert 200 habitants.</w:t>
      </w:r>
    </w:p>
  </w:footnote>
  <w:footnote w:id="82">
    <w:p w14:paraId="211BF418"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w:t>
      </w:r>
      <w:r w:rsidRPr="005C0FD7">
        <w:rPr>
          <w:i/>
          <w:szCs w:val="18"/>
        </w:rPr>
        <w:t>Cf.</w:t>
      </w:r>
      <w:r w:rsidRPr="005C0FD7">
        <w:rPr>
          <w:szCs w:val="18"/>
        </w:rPr>
        <w:t xml:space="preserve"> Glossaire. </w:t>
      </w:r>
    </w:p>
  </w:footnote>
  <w:footnote w:id="83">
    <w:p w14:paraId="211BF419"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Enquête </w:t>
      </w:r>
      <w:r w:rsidRPr="005C0FD7">
        <w:rPr>
          <w:rFonts w:ascii="Times New Roman" w:eastAsia="Calibri" w:hAnsi="Times New Roman"/>
          <w:szCs w:val="18"/>
        </w:rPr>
        <w:t>menée par l’institut BVA dans neuf « La Poste Relais » où sont implantés des services postaux de proximité à titre d’expérimentation depuis un an et demi</w:t>
      </w:r>
      <w:r w:rsidRPr="005C0FD7">
        <w:rPr>
          <w:szCs w:val="18"/>
        </w:rPr>
        <w:t>.</w:t>
      </w:r>
    </w:p>
  </w:footnote>
  <w:footnote w:id="84">
    <w:p w14:paraId="211BF41A" w14:textId="77777777" w:rsidR="007615CC" w:rsidRPr="003B2B3C" w:rsidRDefault="007615CC" w:rsidP="00861C52">
      <w:pPr>
        <w:pStyle w:val="Notedebasdepage"/>
        <w:rPr>
          <w:lang w:val="it-IT"/>
        </w:rPr>
      </w:pPr>
      <w:r>
        <w:rPr>
          <w:rStyle w:val="Appelnotedebasdep"/>
        </w:rPr>
        <w:footnoteRef/>
      </w:r>
      <w:r w:rsidRPr="003B2B3C">
        <w:rPr>
          <w:lang w:val="it-IT"/>
        </w:rPr>
        <w:t xml:space="preserve"> </w:t>
      </w:r>
      <w:r w:rsidRPr="00194707">
        <w:rPr>
          <w:lang w:val="it-IT"/>
        </w:rPr>
        <w:t>Cf</w:t>
      </w:r>
      <w:r w:rsidRPr="003B2B3C">
        <w:rPr>
          <w:i/>
          <w:lang w:val="it-IT"/>
        </w:rPr>
        <w:t xml:space="preserve">. supra </w:t>
      </w:r>
      <w:r w:rsidRPr="003B2B3C">
        <w:rPr>
          <w:lang w:val="it-IT"/>
        </w:rPr>
        <w:t>chapitre I, II-A.</w:t>
      </w:r>
    </w:p>
  </w:footnote>
  <w:footnote w:id="85">
    <w:p w14:paraId="211BF41B" w14:textId="2406006E"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Par exemple, alors que la branche numérique estime à 35</w:t>
      </w:r>
      <w:r>
        <w:rPr>
          <w:szCs w:val="18"/>
        </w:rPr>
        <w:t xml:space="preserve"> </w:t>
      </w:r>
      <w:r w:rsidRPr="005C0FD7">
        <w:rPr>
          <w:szCs w:val="18"/>
        </w:rPr>
        <w:t>M€ les coûts d’externalisation supportés par le groupe sur des activités qui pourraient être effectuées par Docapost, cet axe de travail n’est pas formalisé au sein de la stratégie numérique. Par ailleurs, les recrutements externes de compétences informatiques ou liées aux données se font par une procédure dérogatoire, lente, dans un contexte de forte concurrence.</w:t>
      </w:r>
    </w:p>
  </w:footnote>
  <w:footnote w:id="86">
    <w:p w14:paraId="211BF41C"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Les projets de courriers numériques des postes anglaises et néerlandaises ont été lancés en 2011, ceux de Canada Mail, dès 2000.</w:t>
      </w:r>
    </w:p>
  </w:footnote>
  <w:footnote w:id="87">
    <w:p w14:paraId="211BF41D" w14:textId="77777777" w:rsidR="007615CC" w:rsidRDefault="007615CC" w:rsidP="00861C52">
      <w:pPr>
        <w:pStyle w:val="Notedebasdepage"/>
      </w:pPr>
      <w:r>
        <w:rPr>
          <w:rStyle w:val="Appelnotedebasdep"/>
        </w:rPr>
        <w:footnoteRef/>
      </w:r>
      <w:r>
        <w:t xml:space="preserve"> Proportion d’achats sur le</w:t>
      </w:r>
      <w:r w:rsidRPr="00AB1ACF">
        <w:t xml:space="preserve"> site </w:t>
      </w:r>
      <w:r>
        <w:t>internet </w:t>
      </w:r>
      <w:r w:rsidRPr="00AB1ACF">
        <w:t>par rapport au nombre de visiteurs</w:t>
      </w:r>
    </w:p>
  </w:footnote>
  <w:footnote w:id="88">
    <w:p w14:paraId="211BF41E"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Il s’agit du projet « La Poste en ligne », visant à l’homogénéisation et la simplification du parcours client sur le seul site laposte.fr, par agrégation progressive des boutiques en ligne existantes.</w:t>
      </w:r>
    </w:p>
  </w:footnote>
  <w:footnote w:id="89">
    <w:p w14:paraId="211BF41F" w14:textId="7DE6C7C1"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En 2015, La Poste n’était qu’à la 8</w:t>
      </w:r>
      <w:r w:rsidRPr="00F1268F">
        <w:rPr>
          <w:szCs w:val="18"/>
          <w:vertAlign w:val="superscript"/>
        </w:rPr>
        <w:t>ème</w:t>
      </w:r>
      <w:r>
        <w:rPr>
          <w:szCs w:val="18"/>
        </w:rPr>
        <w:t xml:space="preserve"> </w:t>
      </w:r>
      <w:r w:rsidRPr="005C0FD7">
        <w:rPr>
          <w:szCs w:val="18"/>
        </w:rPr>
        <w:t>place des entreprises grand public sur le critère « des services internet facilement accessibles », par exemple derrière Orange, Free, la SNCF et Crédit Agricole.</w:t>
      </w:r>
    </w:p>
  </w:footnote>
  <w:footnote w:id="90">
    <w:p w14:paraId="211BF420"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Depuis 2010, le conseil d’administration de La Poste a examiné 16 projets d’acquisitions, soit entre 2 et 3 par an.</w:t>
      </w:r>
    </w:p>
  </w:footnote>
  <w:footnote w:id="91">
    <w:p w14:paraId="211BF421"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La société par actions simplifiée Synaxio, c</w:t>
      </w:r>
      <w:r w:rsidRPr="005C0FD7">
        <w:rPr>
          <w:rFonts w:ascii="Times New Roman" w:hAnsi="Times New Roman"/>
          <w:szCs w:val="18"/>
        </w:rPr>
        <w:t>réée à la fin de 2007 conjointement avec un fournisseur, dissoute le 31 décembre 2010, dont l’objet était de développer le logiciel pilotant le tri dans les plateformes industrielles du courrier alors en construction, mission accomplie avec succès.</w:t>
      </w:r>
    </w:p>
  </w:footnote>
  <w:footnote w:id="92">
    <w:p w14:paraId="211BF422"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Cinq ans après la transformation en SA, le décret n°2015-1148 du 15 septembre 2015 a précisé et actualisé ce champ, mais sans remédier à la coexistence à La Banque Postale du commissaire du gouvernement prévu par la loi bancaire et du contrôle général économique et financier</w:t>
      </w:r>
      <w:r>
        <w:rPr>
          <w:szCs w:val="18"/>
        </w:rPr>
        <w:t>.</w:t>
      </w:r>
    </w:p>
  </w:footnote>
  <w:footnote w:id="93">
    <w:p w14:paraId="211BF423"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w:t>
      </w:r>
      <w:r>
        <w:rPr>
          <w:szCs w:val="18"/>
        </w:rPr>
        <w:t xml:space="preserve">Elle </w:t>
      </w:r>
      <w:r w:rsidRPr="000D51A7">
        <w:t>délivre un avis sur les projets de marchés les plus importants (plus de 10 M€</w:t>
      </w:r>
      <w:r>
        <w:t>) ; c</w:t>
      </w:r>
      <w:r w:rsidRPr="005C0FD7">
        <w:rPr>
          <w:szCs w:val="18"/>
        </w:rPr>
        <w:t>e seuil est de 1,5 M€ pour les achats de prestations intellectuelles ; dix contrats tirés au sort sont en outre présentés chaque année à la commission.</w:t>
      </w:r>
    </w:p>
  </w:footnote>
  <w:footnote w:id="94">
    <w:p w14:paraId="211BF424" w14:textId="77777777" w:rsidR="007615CC" w:rsidRDefault="007615CC" w:rsidP="00861C52">
      <w:pPr>
        <w:pStyle w:val="Notedebasdepage"/>
      </w:pPr>
      <w:r>
        <w:rPr>
          <w:rStyle w:val="Appelnotedebasdep"/>
        </w:rPr>
        <w:footnoteRef/>
      </w:r>
      <w:r>
        <w:t xml:space="preserve"> </w:t>
      </w:r>
      <w:r w:rsidRPr="00CC7463">
        <w:t>Décret n° 2012-915 du 26 juillet 2012 relatif au contrôle de l'État sur les rémunérations des dirigeants d'entreprises publiques</w:t>
      </w:r>
      <w:r>
        <w:t>.</w:t>
      </w:r>
    </w:p>
  </w:footnote>
  <w:footnote w:id="95">
    <w:p w14:paraId="211BF425"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Matériel (sous forme de compensation) et immatériel (en contribuant à son image de marque).</w:t>
      </w:r>
    </w:p>
  </w:footnote>
  <w:footnote w:id="96">
    <w:p w14:paraId="211BF426"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La mission de transport et de distribution de la presse fait l’objet d’une compensation budgétaire ; la contribution de La Poste à l’aménagement du territoire est financée par le biais d’un abattement de taxes locales ; l’accessibilité bancaire est compensée par une dotation du Fonds d’épargne</w:t>
      </w:r>
      <w:r>
        <w:rPr>
          <w:szCs w:val="18"/>
        </w:rPr>
        <w:t xml:space="preserve"> géré par la Caisse des dépôts et consignations</w:t>
      </w:r>
      <w:r w:rsidRPr="005C0FD7">
        <w:rPr>
          <w:szCs w:val="18"/>
        </w:rPr>
        <w:t>.</w:t>
      </w:r>
    </w:p>
  </w:footnote>
  <w:footnote w:id="97">
    <w:p w14:paraId="211BF427" w14:textId="3A79DC0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Après prise en compte du chiffre d’affaires </w:t>
      </w:r>
      <w:r>
        <w:rPr>
          <w:szCs w:val="18"/>
        </w:rPr>
        <w:t xml:space="preserve">de </w:t>
      </w:r>
      <w:r w:rsidRPr="005C0FD7">
        <w:rPr>
          <w:szCs w:val="18"/>
        </w:rPr>
        <w:t>certaines missions (le service universel postal et, dans une moindre mesure, le transport postal de la presse et le livret A) et des compensations versées pour les missions presse, accessibilité bancaire et aménagement du territoire.</w:t>
      </w:r>
    </w:p>
  </w:footnote>
  <w:footnote w:id="98">
    <w:p w14:paraId="211BF428"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Tout en soulignant la nécessité d’actualiser certains paramètres de calcul, l’ARCEP n’a pas remis en cause les estimations de La Poste : </w:t>
      </w:r>
      <w:r w:rsidRPr="00F1268F">
        <w:rPr>
          <w:szCs w:val="18"/>
        </w:rPr>
        <w:t xml:space="preserve">« Ni les analyses de sensibilité, ni ces simulations ne sont de nature à remettre en cause le caractère très largement déficitaire du compte presse constaté en 2014 » </w:t>
      </w:r>
      <w:r>
        <w:rPr>
          <w:szCs w:val="18"/>
        </w:rPr>
        <w:t>(avis n° 2015-0831 en date du 7</w:t>
      </w:r>
      <w:r>
        <w:t> </w:t>
      </w:r>
      <w:r w:rsidRPr="005C0FD7">
        <w:rPr>
          <w:szCs w:val="18"/>
        </w:rPr>
        <w:t>juillet 2015 relatif à la demande du Gouvernement sur les coûts de l’offre de transport et de distribution de la presse de La Poste).</w:t>
      </w:r>
    </w:p>
  </w:footnote>
  <w:footnote w:id="99">
    <w:p w14:paraId="211BF429"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w:t>
      </w:r>
      <w:r>
        <w:rPr>
          <w:szCs w:val="18"/>
        </w:rPr>
        <w:t>L</w:t>
      </w:r>
      <w:r w:rsidRPr="005C0FD7">
        <w:rPr>
          <w:szCs w:val="18"/>
        </w:rPr>
        <w:t xml:space="preserve">a loi du 6 août 2015 pour la croissance, l’activité et l’égalité des chances économiques prévoit </w:t>
      </w:r>
      <w:r>
        <w:rPr>
          <w:szCs w:val="18"/>
        </w:rPr>
        <w:t>d’ailleurs</w:t>
      </w:r>
      <w:r w:rsidRPr="005C0FD7">
        <w:rPr>
          <w:szCs w:val="18"/>
        </w:rPr>
        <w:t xml:space="preserve"> la possibilité pour le ministre chargé des postes de saisir l’ARCEP pour avis sur toute question relevant de sa compétence.</w:t>
      </w:r>
    </w:p>
  </w:footnote>
  <w:footnote w:id="100">
    <w:p w14:paraId="211BF42A"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Les compensations sont notifiées à la Commission au titre des aides d’État. </w:t>
      </w:r>
    </w:p>
  </w:footnote>
  <w:footnote w:id="101">
    <w:p w14:paraId="211BF42B"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Méthode du coût net évité reposant sur la construction d’un réseau théorique qui serait celui de La Poste en l’absence d’obligation de mettre en œuvre la mission d’aménagement du territoire</w:t>
      </w:r>
      <w:r>
        <w:rPr>
          <w:szCs w:val="18"/>
        </w:rPr>
        <w:t xml:space="preserve"> (scénario dit « contrefactuel »)</w:t>
      </w:r>
      <w:r w:rsidRPr="005C0FD7">
        <w:rPr>
          <w:szCs w:val="18"/>
        </w:rPr>
        <w:t>.</w:t>
      </w:r>
    </w:p>
  </w:footnote>
  <w:footnote w:id="102">
    <w:p w14:paraId="211BF42C"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Décision 2012/21/UE de la Commission du 20 décembre 2011 relative à l’application de l’article 106, paragraphe 2, du traité sur le fonctionnement de l’Union européenne aux aides d’État sous forme de compensations de service public octroyées à certaines entreprises chargées de la gestion de services d’intérêt économique général et c</w:t>
      </w:r>
      <w:r w:rsidRPr="005C0FD7">
        <w:rPr>
          <w:rFonts w:eastAsia="Calibri"/>
          <w:szCs w:val="18"/>
        </w:rPr>
        <w:t>ommunication de la Commission européenne 2012/C8/03 du 11 janvier 2012 sur l’encadrement de l’Union européenne applicable aux aides d’État sous forme de compensations de service public.</w:t>
      </w:r>
    </w:p>
  </w:footnote>
  <w:footnote w:id="103">
    <w:p w14:paraId="211BF42D"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Établi sur la base de la comptabilité réglementaire.</w:t>
      </w:r>
    </w:p>
  </w:footnote>
  <w:footnote w:id="104">
    <w:p w14:paraId="211BF42E"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Évaluation figurant dans l’avis</w:t>
      </w:r>
      <w:r>
        <w:rPr>
          <w:szCs w:val="18"/>
        </w:rPr>
        <w:t xml:space="preserve"> </w:t>
      </w:r>
      <w:r w:rsidRPr="005C0FD7">
        <w:rPr>
          <w:szCs w:val="18"/>
        </w:rPr>
        <w:t>de l’ARCEP du 7 juillet 2015.</w:t>
      </w:r>
    </w:p>
  </w:footnote>
  <w:footnote w:id="105">
    <w:p w14:paraId="211BF42F"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Chiffres LBP.</w:t>
      </w:r>
    </w:p>
  </w:footnote>
  <w:footnote w:id="106">
    <w:p w14:paraId="211BF430" w14:textId="77777777" w:rsidR="007615CC" w:rsidRDefault="007615CC" w:rsidP="00861C52">
      <w:pPr>
        <w:pStyle w:val="Notedebasdepage"/>
      </w:pPr>
      <w:r>
        <w:rPr>
          <w:rStyle w:val="Appelnotedebasdep"/>
        </w:rPr>
        <w:footnoteRef/>
      </w:r>
      <w:r>
        <w:t xml:space="preserve"> Pour 2015, la comptabilité réglementaire de La Poste fait état d’un déficit avant compensation de 465 M€ pour la Presse et de 535 M€ pour l’Accessibilité bancaire.</w:t>
      </w:r>
    </w:p>
  </w:footnote>
  <w:footnote w:id="107">
    <w:p w14:paraId="211BF431" w14:textId="77777777" w:rsidR="007615CC" w:rsidRDefault="007615CC" w:rsidP="00861C52">
      <w:pPr>
        <w:pStyle w:val="Notedebasdepage"/>
      </w:pPr>
      <w:r>
        <w:rPr>
          <w:rStyle w:val="Appelnotedebasdep"/>
        </w:rPr>
        <w:footnoteRef/>
      </w:r>
      <w:r>
        <w:t xml:space="preserve"> Cette mission préexistait à sa reconnaissance par la loi de modernisation de l’économie consécutive à la libéralisation du livret A. La possibilité, par exemple, de domicilier le versement de prestations sociales et pensions de retraite sur un livret A de La Poste remonte aux années 1960.</w:t>
      </w:r>
    </w:p>
  </w:footnote>
  <w:footnote w:id="108">
    <w:p w14:paraId="211BF432"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Décision du 23 janvier 2013 sur la compensation accordée à La Banque Postale au titre de sa mission d’accessibilité pour la période de 2009 à 2014.</w:t>
      </w:r>
    </w:p>
  </w:footnote>
  <w:footnote w:id="109">
    <w:p w14:paraId="211BF433"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Projection d’une situation théorique dans laquelle LBP n’assumerait pas la mission Accessibilité, permettant de distinguer le coût spécifique de cette mission dans le compte du livret A.</w:t>
      </w:r>
    </w:p>
  </w:footnote>
  <w:footnote w:id="110">
    <w:p w14:paraId="211BF434" w14:textId="77777777" w:rsidR="007615CC" w:rsidRDefault="007615CC" w:rsidP="00861C52">
      <w:pPr>
        <w:pStyle w:val="Notedebasdepage"/>
      </w:pPr>
      <w:r>
        <w:rPr>
          <w:rStyle w:val="Appelnotedebasdep"/>
        </w:rPr>
        <w:footnoteRef/>
      </w:r>
      <w:r>
        <w:t xml:space="preserve"> 67 M€ en 2015 (602 M€ de coûts attribuables, 300 M€ de CA et 235 M€ de compensation).</w:t>
      </w:r>
    </w:p>
  </w:footnote>
  <w:footnote w:id="111">
    <w:p w14:paraId="211BF435"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Données ARCEP (avis n° 2015-0831 du 7 juillet 2015).</w:t>
      </w:r>
    </w:p>
  </w:footnote>
  <w:footnote w:id="112">
    <w:p w14:paraId="211BF436"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En 2014, l’État a décidé de supprimer la compensation versée à La Poste en raison du report d’un an des hausses tarifaires qui devaient s’appliquer à compter de 2009, laissant à l’entreprise un reliquat de près de 5 M€, et de diminuer </w:t>
      </w:r>
      <w:r w:rsidRPr="005C0FD7">
        <w:rPr>
          <w:rFonts w:ascii="Times New Roman" w:eastAsia="Calibri" w:hAnsi="Times New Roman"/>
          <w:szCs w:val="18"/>
        </w:rPr>
        <w:t>le montant de la compensation versée à La Poste de près de 50 M€ au motif que le groupe bénéficiait par ailleurs d’un soutien conséquent au titre du CICE.</w:t>
      </w:r>
    </w:p>
  </w:footnote>
  <w:footnote w:id="113">
    <w:p w14:paraId="211BF437" w14:textId="235771E4" w:rsidR="007615CC" w:rsidRDefault="007615CC" w:rsidP="00861C52">
      <w:pPr>
        <w:pStyle w:val="Notedebasdepage"/>
      </w:pPr>
      <w:r>
        <w:rPr>
          <w:rStyle w:val="Appelnotedebasdep"/>
        </w:rPr>
        <w:footnoteRef/>
      </w:r>
      <w:r>
        <w:t xml:space="preserve"> Cette réforme visait à créer, conformément aux recommandations de la Cour en faveur d’un meilleur ciblage des aides à la presse (« Les aides de l’État à la presse écrite », 2013), une catégorie de titres dits « de la connaissance et du savoir », bénéficiant de tarifs inférieurs à ceux des autres titres de la presse de loisir.</w:t>
      </w:r>
    </w:p>
  </w:footnote>
  <w:footnote w:id="114">
    <w:p w14:paraId="211BF438"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w:t>
      </w:r>
      <w:r>
        <w:rPr>
          <w:szCs w:val="18"/>
        </w:rPr>
        <w:t>3 % par an sur la période au lieu des</w:t>
      </w:r>
      <w:r w:rsidRPr="005C0FD7">
        <w:rPr>
          <w:szCs w:val="18"/>
        </w:rPr>
        <w:t xml:space="preserve"> 5 % </w:t>
      </w:r>
      <w:r>
        <w:rPr>
          <w:szCs w:val="18"/>
        </w:rPr>
        <w:t>prévus dans le cadre de la réforme</w:t>
      </w:r>
      <w:r w:rsidRPr="004C2BC8">
        <w:rPr>
          <w:szCs w:val="18"/>
        </w:rPr>
        <w:t xml:space="preserve"> </w:t>
      </w:r>
      <w:r w:rsidRPr="005C0FD7">
        <w:rPr>
          <w:szCs w:val="18"/>
        </w:rPr>
        <w:t>initialement</w:t>
      </w:r>
      <w:r>
        <w:rPr>
          <w:szCs w:val="18"/>
        </w:rPr>
        <w:t xml:space="preserve"> envisagée</w:t>
      </w:r>
      <w:r w:rsidRPr="005C0FD7">
        <w:rPr>
          <w:szCs w:val="18"/>
        </w:rPr>
        <w:t>.</w:t>
      </w:r>
    </w:p>
  </w:footnote>
  <w:footnote w:id="115">
    <w:p w14:paraId="211BF439"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Alors qu’ils bénéficiaient jusqu’à présent des mêmes tarifs que les quotidiens auxquels ils sont associés, ceux-ci devraient désormais se voir appliquer la grille tarifaire, plus élevée, des magazines. </w:t>
      </w:r>
    </w:p>
  </w:footnote>
  <w:footnote w:id="116">
    <w:p w14:paraId="211BF43A"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Décision n° 2015-1122 en date du 22 septembre 2015 relative à l’évaluation pour l’année 2014 du coût net du maillage complémentaire permettant à La Poste d’assurer sa mission d’aménagement du territoire.</w:t>
      </w:r>
    </w:p>
  </w:footnote>
  <w:footnote w:id="117">
    <w:p w14:paraId="211BF43B"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Projection du plan stratégique 2014-2020.</w:t>
      </w:r>
    </w:p>
  </w:footnote>
  <w:footnote w:id="118">
    <w:p w14:paraId="211BF43C"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V</w:t>
      </w:r>
      <w:r w:rsidRPr="005C0FD7">
        <w:rPr>
          <w:rFonts w:eastAsia="Calibri"/>
          <w:szCs w:val="18"/>
        </w:rPr>
        <w:t>oire 174 M€ en tenant compte de la participation de l’État au financement des maisons de service au public.</w:t>
      </w:r>
    </w:p>
  </w:footnote>
  <w:footnote w:id="119">
    <w:p w14:paraId="211BF43D"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Rapport d’information n° 2495 sur « Les conditions du maintien de services publics dans les territoires et la contribution que La Poste pourrait y apporter » (janvier 2015).</w:t>
      </w:r>
    </w:p>
  </w:footnote>
  <w:footnote w:id="120">
    <w:p w14:paraId="211BF43E"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La Poste souhaiterait à cet égard proposer des offres complémentaires rémunérées en sus par les opérateurs (accueil de permanences, réalisation d’opérations de caisse), mais n’a pour l’heure pas été sollicitée en ce sens par ses partenaires. </w:t>
      </w:r>
    </w:p>
  </w:footnote>
  <w:footnote w:id="121">
    <w:p w14:paraId="211BF43F"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Ces derniers devraient bénéficier d’une formation à la médiation et l’accompagnement numérique, complétée par des modules spécifiques délivrés par les opérateurs partenaires.</w:t>
      </w:r>
    </w:p>
  </w:footnote>
  <w:footnote w:id="122">
    <w:p w14:paraId="4362F7CA" w14:textId="46BA0FA1" w:rsidR="007615CC" w:rsidRDefault="007615CC" w:rsidP="00654F63">
      <w:pPr>
        <w:pStyle w:val="Notedebasdepage"/>
      </w:pPr>
      <w:r>
        <w:rPr>
          <w:rStyle w:val="Appelnotedebasdep"/>
        </w:rPr>
        <w:footnoteRef/>
      </w:r>
      <w:r>
        <w:t xml:space="preserve"> Enquête demandée par le </w:t>
      </w:r>
      <w:r w:rsidRPr="00716B1D">
        <w:rPr>
          <w:i/>
        </w:rPr>
        <w:t>Comité d’évaluation et de contrôle des politiques publiques de l’Assemblée nationale sur les Relations aux usagers et modernisation de l’État, vers une généralisation des services publics numériques</w:t>
      </w:r>
      <w:r>
        <w:t xml:space="preserve">, janvier 2016, 129 p., disponible sur </w:t>
      </w:r>
      <w:hyperlink r:id="rId8" w:history="1">
        <w:r w:rsidRPr="00824DB0">
          <w:rPr>
            <w:rStyle w:val="Lienhypertexte"/>
          </w:rPr>
          <w:t>www.ccomptes.fr</w:t>
        </w:r>
      </w:hyperlink>
      <w:r>
        <w:t xml:space="preserve"> </w:t>
      </w:r>
    </w:p>
  </w:footnote>
  <w:footnote w:id="123">
    <w:p w14:paraId="211BF440" w14:textId="77777777" w:rsidR="007615CC" w:rsidRPr="005C0FD7" w:rsidRDefault="007615CC" w:rsidP="00861C52">
      <w:pPr>
        <w:pStyle w:val="Notedebasdepage"/>
        <w:rPr>
          <w:szCs w:val="18"/>
        </w:rPr>
      </w:pPr>
      <w:r w:rsidRPr="005C0FD7">
        <w:rPr>
          <w:rStyle w:val="Appelnotedebasdep"/>
          <w:szCs w:val="18"/>
        </w:rPr>
        <w:footnoteRef/>
      </w:r>
      <w:r w:rsidRPr="005C0FD7">
        <w:rPr>
          <w:szCs w:val="18"/>
        </w:rPr>
        <w:t xml:space="preserve"> Alimenté par Pôle Emploi, les caisses d’assurance maladie, de retraite, d’allocations familiales, de mutualité sociale agricole, GrDF, etc.</w:t>
      </w:r>
    </w:p>
  </w:footnote>
  <w:footnote w:id="124">
    <w:p w14:paraId="211BF441"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w:t>
      </w:r>
      <w:r>
        <w:t xml:space="preserve">Alors que le précédent plan </w:t>
      </w:r>
      <w:r>
        <w:rPr>
          <w:szCs w:val="18"/>
        </w:rPr>
        <w:t xml:space="preserve">avait </w:t>
      </w:r>
      <w:r>
        <w:t>abouti à</w:t>
      </w:r>
      <w:r w:rsidRPr="00324B84">
        <w:t xml:space="preserve"> </w:t>
      </w:r>
      <w:r>
        <w:t xml:space="preserve">un </w:t>
      </w:r>
      <w:r w:rsidRPr="00E24171">
        <w:t>redressement de la situation financière du groupe</w:t>
      </w:r>
      <w:r>
        <w:t xml:space="preserve"> avec une m</w:t>
      </w:r>
      <w:r w:rsidRPr="005C0FD7">
        <w:rPr>
          <w:szCs w:val="18"/>
        </w:rPr>
        <w:t>ultiplication du REX par quatre</w:t>
      </w:r>
      <w:r>
        <w:rPr>
          <w:szCs w:val="18"/>
        </w:rPr>
        <w:t xml:space="preserve"> (</w:t>
      </w:r>
      <w:r w:rsidRPr="005C0FD7">
        <w:rPr>
          <w:szCs w:val="18"/>
        </w:rPr>
        <w:t>de 0,3 Md€ en 2003 à 1,3 Md€ en 2007</w:t>
      </w:r>
      <w:r>
        <w:rPr>
          <w:szCs w:val="18"/>
        </w:rPr>
        <w:t>)</w:t>
      </w:r>
      <w:r>
        <w:t>, l</w:t>
      </w:r>
      <w:r w:rsidRPr="00B43F5B">
        <w:t>a crise économique et</w:t>
      </w:r>
      <w:r w:rsidRPr="00046D29">
        <w:t xml:space="preserve"> </w:t>
      </w:r>
      <w:r w:rsidRPr="00B43F5B">
        <w:t>financière</w:t>
      </w:r>
      <w:r>
        <w:t xml:space="preserve"> a entraîné une stagnation puis un recul de l’</w:t>
      </w:r>
      <w:r w:rsidRPr="00B43F5B">
        <w:t>activité en 2008</w:t>
      </w:r>
      <w:r>
        <w:t xml:space="preserve"> et 2009 qui s’est traduit par un recul puis une stagnation du </w:t>
      </w:r>
      <w:r w:rsidRPr="00E4089E">
        <w:t xml:space="preserve">REX </w:t>
      </w:r>
      <w:r>
        <w:t xml:space="preserve">de La Poste </w:t>
      </w:r>
      <w:r w:rsidRPr="00E4089E">
        <w:t>autour de 800 M€ par an</w:t>
      </w:r>
      <w:r>
        <w:t xml:space="preserve">, et ce en dépit d’un redressement de l’activité à un rythme proche des prévisions à partir de 2010, avec le rebond de l’économie. </w:t>
      </w:r>
    </w:p>
  </w:footnote>
  <w:footnote w:id="125">
    <w:p w14:paraId="211BF442"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Cette performance de GeoPost est à souligner, si l’on se souvient qu’au tournant des années 2000 son activité était fortement déficitaire.</w:t>
      </w:r>
    </w:p>
  </w:footnote>
  <w:footnote w:id="126">
    <w:p w14:paraId="211BF443"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Dont 191 M€ de dépréciation d’écart d’acquisition. </w:t>
      </w:r>
    </w:p>
  </w:footnote>
  <w:footnote w:id="127">
    <w:p w14:paraId="211BF444"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Ainsi, le réseau doit garantir une baisse de ses coûts, malgré la hausse tendancielle de ses coûts unitaires et de ses coûts fixes.</w:t>
      </w:r>
    </w:p>
  </w:footnote>
  <w:footnote w:id="128">
    <w:p w14:paraId="211BF445"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50 % du </w:t>
      </w:r>
      <w:r w:rsidRPr="005C0FD7">
        <w:rPr>
          <w:i/>
          <w:szCs w:val="18"/>
        </w:rPr>
        <w:t xml:space="preserve">price cap </w:t>
      </w:r>
      <w:r w:rsidRPr="005C0FD7">
        <w:rPr>
          <w:szCs w:val="18"/>
        </w:rPr>
        <w:t>(</w:t>
      </w:r>
      <w:r w:rsidRPr="00BA0643">
        <w:rPr>
          <w:szCs w:val="18"/>
        </w:rPr>
        <w:t>cf</w:t>
      </w:r>
      <w:r w:rsidRPr="005C0FD7">
        <w:rPr>
          <w:i/>
          <w:szCs w:val="18"/>
        </w:rPr>
        <w:t xml:space="preserve">. </w:t>
      </w:r>
      <w:r w:rsidRPr="005C0FD7">
        <w:rPr>
          <w:szCs w:val="18"/>
        </w:rPr>
        <w:t>glossaire) ont été consommés en 2015, 20 % en 2016</w:t>
      </w:r>
      <w:r>
        <w:rPr>
          <w:szCs w:val="18"/>
        </w:rPr>
        <w:t xml:space="preserve"> : il ne reste donc en principe que </w:t>
      </w:r>
      <w:r w:rsidRPr="005C0FD7">
        <w:rPr>
          <w:szCs w:val="18"/>
        </w:rPr>
        <w:t>10 % en 2017 et  2018.</w:t>
      </w:r>
    </w:p>
  </w:footnote>
  <w:footnote w:id="129">
    <w:p w14:paraId="211BF446"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Dénommé ainsi car adopté en 2012 sous la présidence danoise de l’Union européenne, ce dispositif permet à certains groupes bancaires européens ayant des filiales d’assurance d’utiliser un traitement prudentiel avantageux.</w:t>
      </w:r>
    </w:p>
  </w:footnote>
  <w:footnote w:id="130">
    <w:p w14:paraId="1B8F9613" w14:textId="5EA9CD8E" w:rsidR="007615CC" w:rsidRDefault="007615CC">
      <w:pPr>
        <w:pStyle w:val="Notedebasdepage"/>
      </w:pPr>
      <w:r>
        <w:rPr>
          <w:rStyle w:val="Appelnotedebasdep"/>
        </w:rPr>
        <w:footnoteRef/>
      </w:r>
      <w:r>
        <w:t xml:space="preserve"> En effet, la Banque centrale européenne (BCE) a refusé la dérogation demandée par les banques françaises, et acceptée antérieurement par acte délégué de la Commission européenne d’octobre 2014, de déduire de l’assiette du levier l’encours du livret A centralisé à la Caisse des dépôts, qui est pour LBP de 100 %. L’affaire a été portée devant la Cour de justice de l’Union européenne.</w:t>
      </w:r>
    </w:p>
  </w:footnote>
  <w:footnote w:id="131">
    <w:p w14:paraId="211BF447"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L’ouverture à la concurrence des « colis postaux » s’est faite en 2005, alors que le marché de l’express a toujours été concurrentiel.</w:t>
      </w:r>
    </w:p>
  </w:footnote>
  <w:footnote w:id="132">
    <w:p w14:paraId="211BF448" w14:textId="77777777" w:rsidR="007615CC" w:rsidRPr="005C0FD7" w:rsidRDefault="007615CC" w:rsidP="00DA6737">
      <w:pPr>
        <w:pStyle w:val="Notedebasdepage"/>
        <w:rPr>
          <w:szCs w:val="18"/>
        </w:rPr>
      </w:pPr>
      <w:r w:rsidRPr="005C0FD7">
        <w:rPr>
          <w:rStyle w:val="Appelnotedebasdep"/>
          <w:rFonts w:eastAsiaTheme="majorEastAsia"/>
          <w:szCs w:val="18"/>
        </w:rPr>
        <w:footnoteRef/>
      </w:r>
      <w:r w:rsidRPr="005C0FD7">
        <w:rPr>
          <w:szCs w:val="18"/>
        </w:rPr>
        <w:t xml:space="preserve"> GeoPost compte environ 550 000 clients BtoB mais une poignée de clients BtoC, concentrés autour des grands acteurs du e-commerce (Amazon, CDiscount, Zalando, Fnac.com, etc.).</w:t>
      </w:r>
    </w:p>
  </w:footnote>
  <w:footnote w:id="133">
    <w:p w14:paraId="211BF449" w14:textId="77777777" w:rsidR="007615CC" w:rsidRPr="005C0FD7" w:rsidRDefault="007615CC" w:rsidP="00DA6737">
      <w:pPr>
        <w:pStyle w:val="Notebaspage"/>
        <w:rPr>
          <w:sz w:val="18"/>
          <w:szCs w:val="18"/>
        </w:rPr>
      </w:pPr>
      <w:r w:rsidRPr="005C0FD7">
        <w:rPr>
          <w:rStyle w:val="Appelnotedebasdep"/>
          <w:rFonts w:eastAsiaTheme="majorEastAsia"/>
          <w:sz w:val="18"/>
          <w:szCs w:val="18"/>
        </w:rPr>
        <w:footnoteRef/>
      </w:r>
      <w:r w:rsidRPr="005C0FD7">
        <w:rPr>
          <w:sz w:val="18"/>
          <w:szCs w:val="18"/>
        </w:rPr>
        <w:t xml:space="preserve"> Le lancement d’Amazon Fresh aux États-Unis et, depuis juin 2016, au Royaume-Uni devrait inciter les acteurs de la grande distribution européenne à accélérer et moderniser leurs offres de e-commerce.</w:t>
      </w:r>
    </w:p>
  </w:footnote>
  <w:footnote w:id="134">
    <w:p w14:paraId="211BF44A" w14:textId="77777777" w:rsidR="007615CC" w:rsidRPr="005C0FD7" w:rsidRDefault="007615CC" w:rsidP="00DA6737">
      <w:pPr>
        <w:pStyle w:val="Notebaspage"/>
        <w:rPr>
          <w:sz w:val="18"/>
          <w:szCs w:val="18"/>
        </w:rPr>
      </w:pPr>
      <w:r w:rsidRPr="005C0FD7">
        <w:rPr>
          <w:rStyle w:val="Appelnotedebasdep"/>
          <w:rFonts w:eastAsiaTheme="majorEastAsia"/>
          <w:sz w:val="18"/>
          <w:szCs w:val="18"/>
        </w:rPr>
        <w:footnoteRef/>
      </w:r>
      <w:r w:rsidRPr="005C0FD7">
        <w:rPr>
          <w:sz w:val="18"/>
          <w:szCs w:val="18"/>
        </w:rPr>
        <w:t xml:space="preserve"> UPS a racheté le néerlandais TNT et le français Kiala. Fedex a racheté Opex en Pologne et TAT Express en France. </w:t>
      </w:r>
    </w:p>
  </w:footnote>
  <w:footnote w:id="135">
    <w:p w14:paraId="211BF44B"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La baisse des volumes de courrier s’est accélérée à partir de 2009 (</w:t>
      </w:r>
      <w:r w:rsidRPr="007632AE">
        <w:rPr>
          <w:szCs w:val="18"/>
        </w:rPr>
        <w:t>cf</w:t>
      </w:r>
      <w:r w:rsidRPr="005C0FD7">
        <w:rPr>
          <w:i/>
          <w:szCs w:val="18"/>
        </w:rPr>
        <w:t>. infra</w:t>
      </w:r>
      <w:r w:rsidRPr="005C0FD7">
        <w:rPr>
          <w:szCs w:val="18"/>
        </w:rPr>
        <w:t>).</w:t>
      </w:r>
    </w:p>
  </w:footnote>
  <w:footnote w:id="136">
    <w:p w14:paraId="211BF44C" w14:textId="77777777" w:rsidR="007615CC" w:rsidRDefault="007615CC" w:rsidP="00DA6737">
      <w:pPr>
        <w:pStyle w:val="Notedebasdepage"/>
      </w:pPr>
      <w:r>
        <w:rPr>
          <w:rStyle w:val="Appelnotedebasdep"/>
        </w:rPr>
        <w:footnoteRef/>
      </w:r>
      <w:r>
        <w:t xml:space="preserve"> Le plan stratégique 2008-2012 ne prévoyait qu’une diminution des volumes de 1,5 % par an, en légère accélération par rapport à la période précédente (- 0,8 % par an en moyenne entre 2000 et 2007) : dans les faits, la baisse a été de - 3,75 % par an en moyenne sur la période 2008-2012, soit 2,25 points de plus.</w:t>
      </w:r>
    </w:p>
  </w:footnote>
  <w:footnote w:id="137">
    <w:p w14:paraId="64AFAFDF" w14:textId="1C2A7740" w:rsidR="007615CC" w:rsidRDefault="007615CC" w:rsidP="0094561F">
      <w:pPr>
        <w:pStyle w:val="Notedebasdepage"/>
      </w:pPr>
      <w:r>
        <w:rPr>
          <w:rStyle w:val="Appelnotedebasdep"/>
        </w:rPr>
        <w:footnoteRef/>
      </w:r>
      <w:r>
        <w:t xml:space="preserve"> La baisse est</w:t>
      </w:r>
      <w:r w:rsidRPr="00BC5D4D">
        <w:t xml:space="preserve"> très marqué</w:t>
      </w:r>
      <w:r>
        <w:t>e</w:t>
      </w:r>
      <w:r w:rsidRPr="00BC5D4D">
        <w:t xml:space="preserve"> dans les pays où la dématérialisation est avancée (Danemark) et où l’opérateur historique a perdu des parts de marché suite à l’ouverture à la concurrence (Pays-Bas)</w:t>
      </w:r>
      <w:r>
        <w:t xml:space="preserve"> ; elle </w:t>
      </w:r>
      <w:r w:rsidRPr="00BC5D4D">
        <w:t>est plus faible dans les pays où le courrier n’était traditionnellement pas très développé (Allemagne). L’Estonie constitue un exemple extrême, où la politique de dématérialisation très volontariste a mené à une quasi-disparition du courrier papier</w:t>
      </w:r>
      <w:r>
        <w:t>.</w:t>
      </w:r>
    </w:p>
  </w:footnote>
  <w:footnote w:id="138">
    <w:p w14:paraId="1891E5AF" w14:textId="41FB01CB" w:rsidR="007615CC" w:rsidRDefault="007615CC">
      <w:pPr>
        <w:pStyle w:val="Notedebasdepage"/>
      </w:pPr>
      <w:r>
        <w:rPr>
          <w:rStyle w:val="Appelnotedebasdep"/>
        </w:rPr>
        <w:footnoteRef/>
      </w:r>
      <w:r>
        <w:t xml:space="preserve"> Ces phénomènes ont notamment été analysés par la Cour dans le rapport qu’elle a remis au </w:t>
      </w:r>
      <w:r w:rsidRPr="00F1268F">
        <w:rPr>
          <w:i/>
        </w:rPr>
        <w:t>Comité d’évaluation et de contrôle des politiques publiques de l’Assemblée nationale sur les Relations aux usagers et modernisation de l’État, vers une généralisation des services publics numériques</w:t>
      </w:r>
      <w:r>
        <w:t xml:space="preserve">, janvier 2016, 129 p., disponible sur </w:t>
      </w:r>
      <w:hyperlink r:id="rId9" w:history="1">
        <w:r w:rsidRPr="00824DB0">
          <w:rPr>
            <w:rStyle w:val="Lienhypertexte"/>
          </w:rPr>
          <w:t>www.ccomptes.fr</w:t>
        </w:r>
      </w:hyperlink>
      <w:r>
        <w:t xml:space="preserve"> </w:t>
      </w:r>
    </w:p>
  </w:footnote>
  <w:footnote w:id="139">
    <w:p w14:paraId="211BF44E"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w:t>
      </w:r>
      <w:r w:rsidRPr="00BA0643">
        <w:rPr>
          <w:szCs w:val="18"/>
        </w:rPr>
        <w:t>Cf</w:t>
      </w:r>
      <w:r w:rsidRPr="005C0FD7">
        <w:rPr>
          <w:i/>
          <w:szCs w:val="18"/>
        </w:rPr>
        <w:t>.</w:t>
      </w:r>
      <w:r w:rsidRPr="005C0FD7">
        <w:rPr>
          <w:szCs w:val="18"/>
        </w:rPr>
        <w:t xml:space="preserve"> Glossaire.</w:t>
      </w:r>
    </w:p>
  </w:footnote>
  <w:footnote w:id="140">
    <w:p w14:paraId="211BF44F"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Inflation + 0,3 % pour la période 2009-2012 ; inflation + 1 % pour la période 2013-2015 ; inflation + 3,5 % pour la période 2015-2018.</w:t>
      </w:r>
    </w:p>
  </w:footnote>
  <w:footnote w:id="141">
    <w:p w14:paraId="211BF450"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Il ne s’agit pas seulement du prix du timbre mais de l’ensemble de la grille tarifaire du courrier.</w:t>
      </w:r>
    </w:p>
  </w:footnote>
  <w:footnote w:id="142">
    <w:p w14:paraId="211BF451"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Cette hausse très marquée des tarifs au Royaume-Uni, destinée à restaurer l’équilibre économique de </w:t>
      </w:r>
      <w:r w:rsidRPr="005C0FD7">
        <w:rPr>
          <w:i/>
          <w:szCs w:val="18"/>
        </w:rPr>
        <w:t>Royal Mail</w:t>
      </w:r>
      <w:r w:rsidRPr="005C0FD7">
        <w:rPr>
          <w:szCs w:val="18"/>
        </w:rPr>
        <w:t xml:space="preserve"> dans le contexte de sa privatisation, a été critiquée par le régulateur Ofcom en juillet 2015, qui examine actuellement l’opportunité d’un contrôle tarifaire plus strict, pour des raisons de distorsion éventuelle de concurrence. </w:t>
      </w:r>
    </w:p>
  </w:footnote>
  <w:footnote w:id="143">
    <w:p w14:paraId="211BF452"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Elle serait quasi-nulle pour les ménages, dont c’est une très faible part du budget, relativement faible pour le courrier de gestion (les plans de dématérialisation des entreprises répondent à des déterminants plus structurels de leur activité) et forte sur le marketing direct pour lequel La Poste veille à ce que les hausses de tarif soient beaucoup plus modérées.</w:t>
      </w:r>
    </w:p>
  </w:footnote>
  <w:footnote w:id="144">
    <w:p w14:paraId="211BF453" w14:textId="77777777" w:rsidR="007615CC" w:rsidRPr="005C0FD7" w:rsidRDefault="007615CC" w:rsidP="00DA6737">
      <w:pPr>
        <w:pStyle w:val="Notebaspage"/>
        <w:rPr>
          <w:sz w:val="18"/>
          <w:szCs w:val="18"/>
        </w:rPr>
      </w:pPr>
      <w:r w:rsidRPr="005C0FD7">
        <w:rPr>
          <w:rStyle w:val="Appelnotedebasdep"/>
          <w:rFonts w:eastAsiaTheme="majorEastAsia"/>
          <w:sz w:val="18"/>
          <w:szCs w:val="18"/>
        </w:rPr>
        <w:footnoteRef/>
      </w:r>
      <w:r w:rsidRPr="005C0FD7">
        <w:rPr>
          <w:sz w:val="18"/>
          <w:szCs w:val="18"/>
        </w:rPr>
        <w:t xml:space="preserve"> L’augmentation du REX s’établit à 48 % entre 2015 et 2020 si on retraite le REX 2015 de la provision de 99 M€ constituée dans le cadre du contentieux devant l’Autorité de la concurrence (</w:t>
      </w:r>
      <w:r w:rsidRPr="007632AE">
        <w:rPr>
          <w:sz w:val="18"/>
          <w:szCs w:val="18"/>
        </w:rPr>
        <w:t>cf</w:t>
      </w:r>
      <w:r w:rsidRPr="005C0FD7">
        <w:rPr>
          <w:i/>
          <w:sz w:val="18"/>
          <w:szCs w:val="18"/>
        </w:rPr>
        <w:t>.</w:t>
      </w:r>
      <w:r w:rsidRPr="005C0FD7">
        <w:rPr>
          <w:sz w:val="18"/>
          <w:szCs w:val="18"/>
        </w:rPr>
        <w:t xml:space="preserve"> </w:t>
      </w:r>
      <w:r w:rsidRPr="005C0FD7">
        <w:rPr>
          <w:i/>
          <w:sz w:val="18"/>
          <w:szCs w:val="18"/>
        </w:rPr>
        <w:t>supra</w:t>
      </w:r>
      <w:r w:rsidRPr="005C0FD7">
        <w:rPr>
          <w:sz w:val="18"/>
          <w:szCs w:val="18"/>
        </w:rPr>
        <w:t>).</w:t>
      </w:r>
    </w:p>
  </w:footnote>
  <w:footnote w:id="145">
    <w:p w14:paraId="211BF454" w14:textId="77777777" w:rsidR="007615CC" w:rsidRPr="005C0FD7" w:rsidRDefault="007615CC" w:rsidP="00DA6737">
      <w:pPr>
        <w:pStyle w:val="Notebaspage"/>
        <w:rPr>
          <w:sz w:val="18"/>
          <w:szCs w:val="18"/>
        </w:rPr>
      </w:pPr>
      <w:r w:rsidRPr="005C0FD7">
        <w:rPr>
          <w:rStyle w:val="Appelnotedebasdep"/>
          <w:rFonts w:eastAsiaTheme="majorEastAsia"/>
          <w:sz w:val="18"/>
          <w:szCs w:val="18"/>
        </w:rPr>
        <w:footnoteRef/>
      </w:r>
      <w:r w:rsidRPr="005C0FD7">
        <w:rPr>
          <w:sz w:val="18"/>
          <w:szCs w:val="18"/>
        </w:rPr>
        <w:t xml:space="preserve"> Les projets de la Commission européenne visant à accroître la transparence sur les coûts des flux transfrontaliers (proposition de règlement du 25 mai 2016) pourraient néanmoins remettre en cause la forte rentabilité des flux intra-européens.</w:t>
      </w:r>
    </w:p>
  </w:footnote>
  <w:footnote w:id="146">
    <w:p w14:paraId="211BF455"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w:t>
      </w:r>
      <w:r>
        <w:rPr>
          <w:szCs w:val="18"/>
        </w:rPr>
        <w:t> </w:t>
      </w:r>
      <w:r w:rsidRPr="005C0FD7">
        <w:rPr>
          <w:szCs w:val="18"/>
        </w:rPr>
        <w:t>14,0 % en moyenne annuelle entre 2013 et 2015, contre +</w:t>
      </w:r>
      <w:r>
        <w:rPr>
          <w:szCs w:val="18"/>
        </w:rPr>
        <w:t> </w:t>
      </w:r>
      <w:r w:rsidRPr="005C0FD7">
        <w:rPr>
          <w:szCs w:val="18"/>
        </w:rPr>
        <w:t>9,8 % pour les flux domestiques et +</w:t>
      </w:r>
      <w:r>
        <w:rPr>
          <w:szCs w:val="18"/>
        </w:rPr>
        <w:t> </w:t>
      </w:r>
      <w:r w:rsidRPr="005C0FD7">
        <w:rPr>
          <w:szCs w:val="18"/>
        </w:rPr>
        <w:t xml:space="preserve">6,7 % pour les seuls flux domestiques B2B. </w:t>
      </w:r>
    </w:p>
  </w:footnote>
  <w:footnote w:id="147">
    <w:p w14:paraId="211BF456" w14:textId="77777777" w:rsidR="007615CC" w:rsidRPr="005C0FD7" w:rsidRDefault="007615CC" w:rsidP="00DA6737">
      <w:pPr>
        <w:pStyle w:val="Notebaspage"/>
        <w:rPr>
          <w:sz w:val="18"/>
          <w:szCs w:val="18"/>
        </w:rPr>
      </w:pPr>
      <w:r w:rsidRPr="005C0FD7">
        <w:rPr>
          <w:rStyle w:val="Appelnotedebasdep"/>
          <w:rFonts w:eastAsiaTheme="majorEastAsia"/>
          <w:sz w:val="18"/>
          <w:szCs w:val="18"/>
        </w:rPr>
        <w:footnoteRef/>
      </w:r>
      <w:r>
        <w:rPr>
          <w:sz w:val="18"/>
          <w:szCs w:val="18"/>
        </w:rPr>
        <w:t xml:space="preserve"> Seuls 2 </w:t>
      </w:r>
      <w:r w:rsidRPr="005C0FD7">
        <w:rPr>
          <w:sz w:val="18"/>
          <w:szCs w:val="18"/>
        </w:rPr>
        <w:t xml:space="preserve">% de son chiffre d’affaires sont réalisés </w:t>
      </w:r>
      <w:r>
        <w:rPr>
          <w:sz w:val="18"/>
          <w:szCs w:val="18"/>
        </w:rPr>
        <w:t xml:space="preserve">avec des clients non européens </w:t>
      </w:r>
      <w:r>
        <w:noBreakHyphen/>
      </w:r>
      <w:r w:rsidRPr="005C0FD7">
        <w:rPr>
          <w:sz w:val="18"/>
          <w:szCs w:val="18"/>
        </w:rPr>
        <w:t xml:space="preserve"> situés pour l’essentiel en Turquie, en Inde et en Afrique du sud.</w:t>
      </w:r>
    </w:p>
  </w:footnote>
  <w:footnote w:id="148">
    <w:p w14:paraId="211BF457"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w:t>
      </w:r>
      <w:r w:rsidRPr="00B70E44">
        <w:rPr>
          <w:szCs w:val="18"/>
        </w:rPr>
        <w:t>Cf</w:t>
      </w:r>
      <w:r w:rsidRPr="005C0FD7">
        <w:rPr>
          <w:i/>
          <w:szCs w:val="18"/>
        </w:rPr>
        <w:t>.</w:t>
      </w:r>
      <w:r w:rsidRPr="005C0FD7">
        <w:rPr>
          <w:szCs w:val="18"/>
        </w:rPr>
        <w:t xml:space="preserve"> glossaire</w:t>
      </w:r>
    </w:p>
  </w:footnote>
  <w:footnote w:id="149">
    <w:p w14:paraId="211BF458" w14:textId="77777777" w:rsidR="007615CC" w:rsidRPr="005C0FD7" w:rsidRDefault="007615CC" w:rsidP="00DA6737">
      <w:pPr>
        <w:pStyle w:val="Notebaspage"/>
        <w:rPr>
          <w:sz w:val="18"/>
          <w:szCs w:val="18"/>
        </w:rPr>
      </w:pPr>
      <w:r w:rsidRPr="005C0FD7">
        <w:rPr>
          <w:rStyle w:val="Appelnotedebasdep"/>
          <w:rFonts w:eastAsiaTheme="majorEastAsia"/>
          <w:sz w:val="18"/>
          <w:szCs w:val="18"/>
        </w:rPr>
        <w:footnoteRef/>
      </w:r>
      <w:r w:rsidRPr="005C0FD7">
        <w:rPr>
          <w:sz w:val="18"/>
          <w:szCs w:val="18"/>
        </w:rPr>
        <w:t xml:space="preserve"> 150 M€ de chiffre d’affaires et 2,7 M€ de REX en 2015.</w:t>
      </w:r>
    </w:p>
  </w:footnote>
  <w:footnote w:id="150">
    <w:p w14:paraId="211BF459" w14:textId="77777777" w:rsidR="007615CC" w:rsidRPr="005C0FD7" w:rsidRDefault="007615CC" w:rsidP="00DA6737">
      <w:pPr>
        <w:pStyle w:val="Notebaspage"/>
        <w:rPr>
          <w:sz w:val="18"/>
          <w:szCs w:val="18"/>
        </w:rPr>
      </w:pPr>
      <w:r w:rsidRPr="005C0FD7">
        <w:rPr>
          <w:rStyle w:val="Appelnotedebasdep"/>
          <w:rFonts w:eastAsiaTheme="majorEastAsia"/>
          <w:sz w:val="18"/>
          <w:szCs w:val="18"/>
        </w:rPr>
        <w:footnoteRef/>
      </w:r>
      <w:r w:rsidRPr="005C0FD7">
        <w:rPr>
          <w:sz w:val="18"/>
          <w:szCs w:val="18"/>
        </w:rPr>
        <w:t xml:space="preserve"> DHL, Kuehne+Nagel et DB Schenker sont les trois plus gros acteurs du secteur. Leurs chiffres d’affaires dans le </w:t>
      </w:r>
      <w:r w:rsidRPr="005C0FD7">
        <w:rPr>
          <w:i/>
          <w:sz w:val="18"/>
          <w:szCs w:val="18"/>
        </w:rPr>
        <w:t>freight forwarding</w:t>
      </w:r>
      <w:r w:rsidRPr="005C0FD7">
        <w:rPr>
          <w:sz w:val="18"/>
          <w:szCs w:val="18"/>
        </w:rPr>
        <w:t xml:space="preserve"> dépassent les 15 Md€. </w:t>
      </w:r>
    </w:p>
  </w:footnote>
  <w:footnote w:id="151">
    <w:p w14:paraId="211BF45A" w14:textId="77777777" w:rsidR="007615CC" w:rsidRPr="005C0FD7" w:rsidRDefault="007615CC" w:rsidP="00DA6737">
      <w:pPr>
        <w:pStyle w:val="Notebaspage"/>
        <w:rPr>
          <w:sz w:val="18"/>
          <w:szCs w:val="18"/>
        </w:rPr>
      </w:pPr>
      <w:r w:rsidRPr="005C0FD7">
        <w:rPr>
          <w:rStyle w:val="Appelnotedebasdep"/>
          <w:rFonts w:eastAsiaTheme="majorEastAsia"/>
          <w:sz w:val="18"/>
          <w:szCs w:val="18"/>
        </w:rPr>
        <w:footnoteRef/>
      </w:r>
      <w:r w:rsidRPr="005C0FD7">
        <w:rPr>
          <w:sz w:val="18"/>
          <w:szCs w:val="18"/>
        </w:rPr>
        <w:t xml:space="preserve"> Telles que le transport de produits frais en direction de l’Asie et l’importation en Chine de produits en provenance d’Europe.</w:t>
      </w:r>
    </w:p>
  </w:footnote>
  <w:footnote w:id="152">
    <w:p w14:paraId="211BF45B"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Étude de Xerfi-Precepta de 2014.</w:t>
      </w:r>
    </w:p>
  </w:footnote>
  <w:footnote w:id="153">
    <w:p w14:paraId="211BF45C"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PostNord s’est engagé dans la logistique du médicament et l’installation de matériel médical à domicile. Deutsche Post et Japan Post proposent des visites régulières chez les personnes âgées. Poste Italiane propose une solution de gestion du dossier électronique du patient et d’échange des données de santé, de même que la vente sur internet de médicaments et produits de santé.</w:t>
      </w:r>
    </w:p>
  </w:footnote>
  <w:footnote w:id="154">
    <w:p w14:paraId="211BF45D"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Cette offre s’adresse aux familles et consiste en : une visite de proximité (fréquence à choisir entre 2 et 6 fois par semaine) ; un système d’aide et de support pour les menus travaux ; une téléassistance.</w:t>
      </w:r>
    </w:p>
  </w:footnote>
  <w:footnote w:id="155">
    <w:p w14:paraId="211BF45E" w14:textId="77777777"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La collecte d’informations (Proxi Data), le portage de proximité (Proxi Courses), l’installation et la mise en main d’équipements (Proxi Equip), la vigie des personnes et des biens (Proxi Vigie), la remise ou collecte commentées (Proxi Contact), la collecte et le recyclage (Recy’go), auxquels s’ajoutent des propositions en direction des collectivités locales (services d’accompagnement à la rénovation énergétique, aide à la dénomination et à la numérotation des voies). </w:t>
      </w:r>
    </w:p>
  </w:footnote>
  <w:footnote w:id="156">
    <w:p w14:paraId="12C47A1A" w14:textId="776A388D" w:rsidR="007615CC" w:rsidRDefault="007615CC">
      <w:pPr>
        <w:pStyle w:val="Notedebasdepage"/>
      </w:pPr>
      <w:r>
        <w:rPr>
          <w:rStyle w:val="Appelnotedebasdep"/>
        </w:rPr>
        <w:footnoteRef/>
      </w:r>
      <w:r>
        <w:t xml:space="preserve"> Axeo Services (une franchise de 180 agences de services à la personne).</w:t>
      </w:r>
    </w:p>
  </w:footnote>
  <w:footnote w:id="157">
    <w:p w14:paraId="211BF45F" w14:textId="06557C53" w:rsidR="007615CC" w:rsidRPr="005C0FD7" w:rsidRDefault="007615CC" w:rsidP="00DA6737">
      <w:pPr>
        <w:pStyle w:val="Notedebasdepage"/>
        <w:rPr>
          <w:szCs w:val="18"/>
        </w:rPr>
      </w:pPr>
      <w:r w:rsidRPr="005C0FD7">
        <w:rPr>
          <w:rStyle w:val="Appelnotedebasdep"/>
          <w:szCs w:val="18"/>
        </w:rPr>
        <w:footnoteRef/>
      </w:r>
      <w:r w:rsidRPr="005C0FD7">
        <w:rPr>
          <w:szCs w:val="18"/>
        </w:rPr>
        <w:t xml:space="preserve"> Entre 2009 et 2012, le plein développement commercial coffre-fort électronique a été implicitement freiné, car sa cible, le courrier de gestion, représente la moitié du CA du Courrier.</w:t>
      </w:r>
    </w:p>
  </w:footnote>
  <w:footnote w:id="158">
    <w:p w14:paraId="211BF46A" w14:textId="77777777" w:rsidR="007615CC" w:rsidRPr="005C0FD7" w:rsidRDefault="007615CC" w:rsidP="00DF6F5D">
      <w:pPr>
        <w:pStyle w:val="Notedebasdepage"/>
        <w:rPr>
          <w:szCs w:val="18"/>
        </w:rPr>
      </w:pPr>
      <w:r w:rsidRPr="005C0FD7">
        <w:rPr>
          <w:rStyle w:val="Appelnotedebasdep"/>
          <w:szCs w:val="18"/>
        </w:rPr>
        <w:footnoteRef/>
      </w:r>
      <w:r w:rsidRPr="005C0FD7">
        <w:rPr>
          <w:szCs w:val="18"/>
        </w:rPr>
        <w:t xml:space="preserve"> 70 % concerne de la masse salariale, les 30 % restant comprenant notamment l’immobilier et les systèmes d’information.</w:t>
      </w:r>
    </w:p>
  </w:footnote>
  <w:footnote w:id="159">
    <w:p w14:paraId="211BF46B" w14:textId="5D75F06D" w:rsidR="007615CC" w:rsidRPr="005C0FD7" w:rsidRDefault="007615CC" w:rsidP="00DF6F5D">
      <w:pPr>
        <w:pStyle w:val="Notedebasdepage"/>
        <w:rPr>
          <w:szCs w:val="18"/>
        </w:rPr>
      </w:pPr>
      <w:r w:rsidRPr="005C0FD7">
        <w:rPr>
          <w:rStyle w:val="Appelnotedebasdep"/>
          <w:szCs w:val="18"/>
        </w:rPr>
        <w:footnoteRef/>
      </w:r>
      <w:r w:rsidRPr="005C0FD7">
        <w:rPr>
          <w:szCs w:val="18"/>
        </w:rPr>
        <w:t xml:space="preserve"> L’activité des bureaux de poste est mesurée en millions de minutes d’opérations de guichet produites dans l’année (dites minutes « ROP » pour référentiel des </w:t>
      </w:r>
      <w:r>
        <w:rPr>
          <w:szCs w:val="18"/>
        </w:rPr>
        <w:t>opération</w:t>
      </w:r>
      <w:r w:rsidRPr="005C0FD7">
        <w:rPr>
          <w:szCs w:val="18"/>
        </w:rPr>
        <w:t>s postales).</w:t>
      </w:r>
    </w:p>
  </w:footnote>
  <w:footnote w:id="160">
    <w:p w14:paraId="211BF46C" w14:textId="77777777" w:rsidR="007615CC" w:rsidRPr="005C0FD7" w:rsidRDefault="007615CC" w:rsidP="00DF6F5D">
      <w:pPr>
        <w:pStyle w:val="Notedebasdepage"/>
        <w:rPr>
          <w:szCs w:val="18"/>
        </w:rPr>
      </w:pPr>
      <w:r w:rsidRPr="005C0FD7">
        <w:rPr>
          <w:rStyle w:val="Appelnotedebasdep"/>
          <w:szCs w:val="18"/>
        </w:rPr>
        <w:footnoteRef/>
      </w:r>
      <w:r w:rsidRPr="005C0FD7">
        <w:rPr>
          <w:szCs w:val="18"/>
        </w:rPr>
        <w:t xml:space="preserve"> Correspond à une baisse des coûts (y compris masse salariale) de 3,5 % par an (hors CICE).</w:t>
      </w:r>
    </w:p>
  </w:footnote>
  <w:footnote w:id="161">
    <w:p w14:paraId="211BF46D" w14:textId="4F8365F3" w:rsidR="007615CC" w:rsidRPr="005C0FD7" w:rsidRDefault="007615CC">
      <w:pPr>
        <w:pStyle w:val="Notedebasdepage"/>
      </w:pPr>
      <w:r w:rsidRPr="005C0FD7">
        <w:rPr>
          <w:rStyle w:val="Appelnotedebasdep"/>
          <w:szCs w:val="18"/>
        </w:rPr>
        <w:footnoteRef/>
      </w:r>
      <w:r w:rsidRPr="005C0FD7">
        <w:t xml:space="preserve"> </w:t>
      </w:r>
      <w:r w:rsidRPr="00A90440">
        <w:t>La Poste a par exemple augmenté en 2015 son taux de formation par agent et le pourcentage de sa masse salariale consacré à la formation (3,9</w:t>
      </w:r>
      <w:r>
        <w:t xml:space="preserve"> </w:t>
      </w:r>
      <w:r w:rsidRPr="00A90440">
        <w:t>% en 2015 contre 3,5</w:t>
      </w:r>
      <w:r>
        <w:t> </w:t>
      </w:r>
      <w:r w:rsidRPr="00A90440">
        <w:t>% en 2014 et 3,6</w:t>
      </w:r>
      <w:r>
        <w:t xml:space="preserve"> </w:t>
      </w:r>
      <w:r w:rsidRPr="00A90440">
        <w:t>% en 2013). Sont désormais relevés 6 687 parcours qualifiants de postiers, 385 mobilités de la maison mère vers les filiales et 1 303 mobilités inter-branches.</w:t>
      </w:r>
    </w:p>
  </w:footnote>
  <w:footnote w:id="162">
    <w:p w14:paraId="211BF46E" w14:textId="0AC44637" w:rsidR="007615CC" w:rsidRPr="005C0FD7" w:rsidRDefault="007615CC" w:rsidP="00DF6F5D">
      <w:pPr>
        <w:pStyle w:val="Notedebasdepage"/>
        <w:rPr>
          <w:szCs w:val="18"/>
        </w:rPr>
      </w:pPr>
      <w:r w:rsidRPr="005C0FD7" w:rsidDel="005B3D56">
        <w:rPr>
          <w:rStyle w:val="Appelnotedebasdep"/>
          <w:szCs w:val="18"/>
        </w:rPr>
        <w:footnoteRef/>
      </w:r>
      <w:r>
        <w:t xml:space="preserve"> </w:t>
      </w:r>
      <w:r w:rsidRPr="00C25245">
        <w:t xml:space="preserve">Dans son </w:t>
      </w:r>
      <w:r>
        <w:rPr>
          <w:i/>
        </w:rPr>
        <w:t>R</w:t>
      </w:r>
      <w:r w:rsidRPr="00F9765B">
        <w:rPr>
          <w:i/>
        </w:rPr>
        <w:t>apport public thématique</w:t>
      </w:r>
      <w:r>
        <w:rPr>
          <w:i/>
        </w:rPr>
        <w:t xml:space="preserve"> </w:t>
      </w:r>
      <w:r w:rsidRPr="00F9765B">
        <w:rPr>
          <w:i/>
        </w:rPr>
        <w:t>: La Poste : un service public face à un défi sans précédent, une mutation nécessaire</w:t>
      </w:r>
      <w:r w:rsidRPr="00C25245">
        <w:t xml:space="preserve">, </w:t>
      </w:r>
      <w:r>
        <w:t xml:space="preserve">p.104. La Documentation française, juillet 2010, 190 p., disponible sur </w:t>
      </w:r>
      <w:hyperlink r:id="rId10" w:history="1">
        <w:r w:rsidRPr="00824DB0">
          <w:rPr>
            <w:rStyle w:val="Lienhypertexte"/>
          </w:rPr>
          <w:t>www.ccomptes.fr</w:t>
        </w:r>
      </w:hyperlink>
      <w:r>
        <w:t xml:space="preserve">,  </w:t>
      </w:r>
      <w:r w:rsidRPr="00C25245">
        <w:t xml:space="preserve">la Cour soulignait déjà que </w:t>
      </w:r>
      <w:r w:rsidRPr="00F9765B">
        <w:t>« la concrétisation des gains de productivité, c’est-à-dire l'ajustement des effectifs aux évolutions de l’activité, va devenir une préoccupation cruciale et difficile dans un contexte où des mesures de départs imposés ne peuvent être envisagées pour les fonctionnaires et ne sont pas envisagées par La Poste pour les autres salariés ».</w:t>
      </w:r>
    </w:p>
  </w:footnote>
  <w:footnote w:id="163">
    <w:p w14:paraId="211BF46F" w14:textId="0781D903" w:rsidR="007615CC" w:rsidRPr="005C0FD7" w:rsidRDefault="007615CC" w:rsidP="00DF6F5D">
      <w:pPr>
        <w:pStyle w:val="Notedebasdepage"/>
        <w:rPr>
          <w:szCs w:val="18"/>
        </w:rPr>
      </w:pPr>
      <w:r w:rsidRPr="005C0FD7">
        <w:rPr>
          <w:rStyle w:val="Appelnotedebasdep"/>
          <w:szCs w:val="18"/>
        </w:rPr>
        <w:footnoteRef/>
      </w:r>
      <w:r w:rsidRPr="005C0FD7">
        <w:rPr>
          <w:szCs w:val="18"/>
        </w:rPr>
        <w:t xml:space="preserve"> </w:t>
      </w:r>
      <w:r w:rsidRPr="00F9765B">
        <w:rPr>
          <w:i/>
          <w:szCs w:val="18"/>
        </w:rPr>
        <w:t>Rapport public annuel 2016, Tome 1</w:t>
      </w:r>
      <w:r>
        <w:rPr>
          <w:i/>
          <w:szCs w:val="18"/>
        </w:rPr>
        <w:t>, p. 397-428</w:t>
      </w:r>
      <w:r>
        <w:rPr>
          <w:szCs w:val="18"/>
        </w:rPr>
        <w:t>.</w:t>
      </w:r>
      <w:r w:rsidRPr="005C0FD7">
        <w:rPr>
          <w:szCs w:val="18"/>
        </w:rPr>
        <w:t xml:space="preserve"> Les facteurs face au défi de la baisse du courrier : des mutations à accélérer</w:t>
      </w:r>
      <w:r>
        <w:rPr>
          <w:szCs w:val="18"/>
        </w:rPr>
        <w:t xml:space="preserve">. La Documentation française, 696 p., disponible sur </w:t>
      </w:r>
      <w:hyperlink r:id="rId11" w:history="1">
        <w:r w:rsidRPr="00824DB0">
          <w:rPr>
            <w:rStyle w:val="Lienhypertexte"/>
            <w:szCs w:val="18"/>
          </w:rPr>
          <w:t>www.ccomptes.fr</w:t>
        </w:r>
      </w:hyperlink>
      <w:r>
        <w:rPr>
          <w:szCs w:val="18"/>
        </w:rPr>
        <w:t xml:space="preserve"> </w:t>
      </w:r>
    </w:p>
  </w:footnote>
  <w:footnote w:id="164">
    <w:p w14:paraId="211BF470" w14:textId="77777777" w:rsidR="007615CC" w:rsidRPr="005C0FD7" w:rsidRDefault="007615CC" w:rsidP="00DF6F5D">
      <w:pPr>
        <w:pStyle w:val="Notedebasdepage"/>
        <w:rPr>
          <w:szCs w:val="18"/>
        </w:rPr>
      </w:pPr>
      <w:r w:rsidRPr="005C0FD7">
        <w:rPr>
          <w:rStyle w:val="Appelnotedebasdep"/>
          <w:szCs w:val="18"/>
        </w:rPr>
        <w:footnoteRef/>
      </w:r>
      <w:r w:rsidRPr="005C0FD7">
        <w:rPr>
          <w:szCs w:val="18"/>
        </w:rPr>
        <w:t xml:space="preserve"> Rapport annuel 2015 de la mission de contrôle auprès du groupe La Poste</w:t>
      </w:r>
      <w:r>
        <w:t>.</w:t>
      </w:r>
    </w:p>
  </w:footnote>
  <w:footnote w:id="165">
    <w:p w14:paraId="4FD9621A" w14:textId="047F69D4" w:rsidR="007615CC" w:rsidRDefault="007615CC">
      <w:pPr>
        <w:pStyle w:val="Notedebasdepage"/>
      </w:pPr>
      <w:r>
        <w:rPr>
          <w:rStyle w:val="Appelnotedebasdep"/>
        </w:rPr>
        <w:footnoteRef/>
      </w:r>
      <w:r>
        <w:t xml:space="preserve"> </w:t>
      </w:r>
      <w:r>
        <w:rPr>
          <w:i/>
        </w:rPr>
        <w:t>R</w:t>
      </w:r>
      <w:r w:rsidRPr="00F9765B">
        <w:rPr>
          <w:i/>
        </w:rPr>
        <w:t>apport public thématique</w:t>
      </w:r>
      <w:r>
        <w:rPr>
          <w:i/>
        </w:rPr>
        <w:t xml:space="preserve"> </w:t>
      </w:r>
      <w:r w:rsidRPr="00F9765B">
        <w:rPr>
          <w:i/>
        </w:rPr>
        <w:t>: La Poste : un service public face à un défi sans précédent, une mutation nécessaire</w:t>
      </w:r>
      <w:r>
        <w:t xml:space="preserve">. La Documentation française, juillet 2010, 190 p., disponible sur </w:t>
      </w:r>
      <w:hyperlink r:id="rId12" w:history="1">
        <w:r w:rsidRPr="00824DB0">
          <w:rPr>
            <w:rStyle w:val="Lienhypertexte"/>
          </w:rPr>
          <w:t>www.ccomptes.fr</w:t>
        </w:r>
      </w:hyperlink>
      <w:r>
        <w:t xml:space="preserve"> </w:t>
      </w:r>
    </w:p>
  </w:footnote>
  <w:footnote w:id="166">
    <w:p w14:paraId="211BF472" w14:textId="58B3735D" w:rsidR="007615CC" w:rsidRPr="005C0FD7" w:rsidRDefault="007615CC" w:rsidP="00DF6F5D">
      <w:pPr>
        <w:pStyle w:val="Notedebasdepage"/>
        <w:rPr>
          <w:szCs w:val="18"/>
        </w:rPr>
      </w:pPr>
      <w:r w:rsidRPr="005C0FD7">
        <w:rPr>
          <w:rStyle w:val="Appelnotedebasdep"/>
          <w:szCs w:val="18"/>
        </w:rPr>
        <w:footnoteRef/>
      </w:r>
      <w:r w:rsidRPr="005C0FD7">
        <w:rPr>
          <w:szCs w:val="18"/>
        </w:rPr>
        <w:t xml:space="preserve"> Pour les 6,5 millions de mètres carrés (85 % des surfaces occupées en France par le groupe), gérés par le pôle immobilier</w:t>
      </w:r>
      <w:r>
        <w:rPr>
          <w:szCs w:val="18"/>
        </w:rPr>
        <w:t>.</w:t>
      </w:r>
    </w:p>
  </w:footnote>
  <w:footnote w:id="167">
    <w:p w14:paraId="6068E973" w14:textId="77777777" w:rsidR="007615CC" w:rsidRPr="005C0FD7" w:rsidRDefault="007615CC" w:rsidP="00BE2654">
      <w:pPr>
        <w:pStyle w:val="Notedebasdepage"/>
        <w:rPr>
          <w:szCs w:val="18"/>
        </w:rPr>
      </w:pPr>
      <w:r w:rsidRPr="005C0FD7">
        <w:rPr>
          <w:rStyle w:val="Appelnotedebasdep"/>
          <w:szCs w:val="18"/>
        </w:rPr>
        <w:footnoteRef/>
      </w:r>
      <w:r w:rsidRPr="005C0FD7">
        <w:rPr>
          <w:szCs w:val="18"/>
        </w:rPr>
        <w:t xml:space="preserve"> 90 % des effectifs qui travaillent pour LBP sont des personnels salariés de La Poste SA.</w:t>
      </w:r>
    </w:p>
  </w:footnote>
  <w:footnote w:id="168">
    <w:p w14:paraId="33D0CF73" w14:textId="77777777" w:rsidR="007615CC" w:rsidRPr="005C0FD7" w:rsidRDefault="007615CC" w:rsidP="00BE2654">
      <w:pPr>
        <w:pStyle w:val="Notedebasdepage"/>
        <w:rPr>
          <w:szCs w:val="18"/>
        </w:rPr>
      </w:pPr>
      <w:r w:rsidRPr="005C0FD7">
        <w:rPr>
          <w:rStyle w:val="Appelnotedebasdep"/>
          <w:szCs w:val="18"/>
        </w:rPr>
        <w:footnoteRef/>
      </w:r>
      <w:r w:rsidRPr="005C0FD7">
        <w:rPr>
          <w:szCs w:val="18"/>
        </w:rPr>
        <w:t xml:space="preserve"> Charges d’exploitation / PNB.</w:t>
      </w:r>
    </w:p>
  </w:footnote>
  <w:footnote w:id="169">
    <w:p w14:paraId="6CB32D1E" w14:textId="77777777" w:rsidR="007615CC" w:rsidRPr="005C0FD7" w:rsidRDefault="007615CC" w:rsidP="00BE2654">
      <w:pPr>
        <w:pStyle w:val="Notedebasdepage"/>
        <w:rPr>
          <w:szCs w:val="18"/>
        </w:rPr>
      </w:pPr>
      <w:r w:rsidRPr="005C0FD7">
        <w:rPr>
          <w:rStyle w:val="Appelnotedebasdep"/>
          <w:szCs w:val="18"/>
        </w:rPr>
        <w:footnoteRef/>
      </w:r>
      <w:r w:rsidRPr="005C0FD7">
        <w:rPr>
          <w:szCs w:val="18"/>
        </w:rPr>
        <w:t xml:space="preserve"> La Poste a créé une « École de la Banque et du Réseau », destinée à la formation interne et appuyée sur des partenariats avec des organismes de formation. Entre 2015 et 2018, l’ensemble des directeurs de terrain est appelé à faire l’objet d’une formation aux métiers de la banque, ainsi que 1500 guichetiers.</w:t>
      </w:r>
    </w:p>
  </w:footnote>
  <w:footnote w:id="170">
    <w:p w14:paraId="2D4FEBB2" w14:textId="3D483D2E" w:rsidR="007615CC" w:rsidRDefault="007615CC">
      <w:pPr>
        <w:pStyle w:val="Notedebasdepage"/>
      </w:pPr>
      <w:r>
        <w:rPr>
          <w:rStyle w:val="Appelnotedebasdep"/>
        </w:rPr>
        <w:footnoteRef/>
      </w:r>
      <w:r>
        <w:t xml:space="preserve"> </w:t>
      </w:r>
      <w:r>
        <w:rPr>
          <w:i/>
        </w:rPr>
        <w:t>R</w:t>
      </w:r>
      <w:r w:rsidRPr="00F9765B">
        <w:rPr>
          <w:i/>
        </w:rPr>
        <w:t>apport public thématique</w:t>
      </w:r>
      <w:r>
        <w:rPr>
          <w:i/>
        </w:rPr>
        <w:t xml:space="preserve"> </w:t>
      </w:r>
      <w:r w:rsidRPr="00F9765B">
        <w:rPr>
          <w:i/>
        </w:rPr>
        <w:t>: La Poste : un service public face à un défi sans précédent, une mutation nécessaire</w:t>
      </w:r>
      <w:r>
        <w:t xml:space="preserve">. La Documentation française, juillet 2010, 190 p., disponible sur </w:t>
      </w:r>
      <w:hyperlink r:id="rId13" w:history="1">
        <w:r w:rsidRPr="00824DB0">
          <w:rPr>
            <w:rStyle w:val="Lienhypertexte"/>
          </w:rPr>
          <w:t>www.ccomptes.fr</w:t>
        </w:r>
      </w:hyperlink>
      <w:r>
        <w:t xml:space="preserve">  </w:t>
      </w:r>
    </w:p>
  </w:footnote>
  <w:footnote w:id="171">
    <w:p w14:paraId="30D6B689" w14:textId="77777777" w:rsidR="007615CC" w:rsidRDefault="007615CC" w:rsidP="00BE2654">
      <w:pPr>
        <w:pStyle w:val="Notedebasdepage"/>
      </w:pPr>
      <w:r>
        <w:rPr>
          <w:rStyle w:val="Appelnotedebasdep"/>
        </w:rPr>
        <w:footnoteRef/>
      </w:r>
      <w:r>
        <w:t xml:space="preserve"> L</w:t>
      </w:r>
      <w:r w:rsidRPr="00FD46E9" w:rsidDel="005003CC">
        <w:t>a vigie de personnes, l’enregistrement de diagnostics au domicile, la collecte d’informations diverses, l’expédition en boîte aux lettres de colis, la remise commentée de documents et la vérification de l’adresse</w:t>
      </w:r>
      <w:r>
        <w:t>.</w:t>
      </w:r>
    </w:p>
  </w:footnote>
  <w:footnote w:id="172">
    <w:p w14:paraId="38256922" w14:textId="77777777" w:rsidR="007615CC" w:rsidRDefault="007615CC" w:rsidP="00BE2654">
      <w:pPr>
        <w:pStyle w:val="Notedebasdepage"/>
      </w:pPr>
      <w:r>
        <w:rPr>
          <w:rStyle w:val="Appelnotedebasdep"/>
        </w:rPr>
        <w:footnoteRef/>
      </w:r>
      <w:r>
        <w:t xml:space="preserve"> L</w:t>
      </w:r>
      <w:r w:rsidRPr="00FD46E9" w:rsidDel="005003CC">
        <w:t>a prise de photo d’un pli pour visualiser les services qui y sont associés, la prise de photo d’une boîte aux lettres pour visualiser les habitants associés et les croiser avec les services qu'ils ont souscrits et une fonction d’assistant vocal qui répond à toute question du facteur sur les contrats des clients (réexpédition, procuration, etc.).</w:t>
      </w:r>
    </w:p>
  </w:footnote>
  <w:footnote w:id="173">
    <w:p w14:paraId="0E3EFC25" w14:textId="77777777" w:rsidR="007615CC" w:rsidRPr="005C0FD7" w:rsidRDefault="007615CC" w:rsidP="00BE2654">
      <w:pPr>
        <w:pStyle w:val="Notedebasdepage"/>
        <w:rPr>
          <w:szCs w:val="18"/>
        </w:rPr>
      </w:pPr>
      <w:r w:rsidRPr="005C0FD7">
        <w:rPr>
          <w:rStyle w:val="Appelnotedebasdep"/>
          <w:szCs w:val="18"/>
        </w:rPr>
        <w:footnoteRef/>
      </w:r>
      <w:r w:rsidRPr="005C0FD7">
        <w:rPr>
          <w:szCs w:val="18"/>
        </w:rPr>
        <w:t xml:space="preserve"> En témoigne l’absence de dépréciations d’actifs significatives entre 2010 et 2015 : le montant des dépréciations s’élève à 136 M€ en cumulé sur la période, soit 7</w:t>
      </w:r>
      <w:r>
        <w:rPr>
          <w:szCs w:val="18"/>
        </w:rPr>
        <w:t> </w:t>
      </w:r>
      <w:r w:rsidRPr="005C0FD7">
        <w:rPr>
          <w:szCs w:val="18"/>
        </w:rPr>
        <w:t>% de la ligne « écarts d’acquisition » en 2015, concentrés sur la dépréciation des franchises SEUR dans le secteur du colis-express (92 M€).</w:t>
      </w:r>
    </w:p>
  </w:footnote>
  <w:footnote w:id="174">
    <w:p w14:paraId="215BD329" w14:textId="175FEB4D" w:rsidR="007615CC" w:rsidRPr="005C0FD7" w:rsidRDefault="007615CC" w:rsidP="00BE2654">
      <w:pPr>
        <w:pStyle w:val="Notedebasdepage"/>
        <w:rPr>
          <w:szCs w:val="18"/>
        </w:rPr>
      </w:pPr>
      <w:r w:rsidRPr="005C0FD7">
        <w:rPr>
          <w:rStyle w:val="Appelnotedebasdep"/>
          <w:szCs w:val="18"/>
        </w:rPr>
        <w:footnoteRef/>
      </w:r>
      <w:r w:rsidRPr="005C0FD7">
        <w:rPr>
          <w:szCs w:val="18"/>
        </w:rPr>
        <w:t xml:space="preserve"> La banque à vocation patrimoniale BPE, filiale du Crédit mutuel Arkéa, a été rachetée par LBP en avril 2013. LBP a  acquis en mai 2014 une participation majoritaire (66</w:t>
      </w:r>
      <w:r>
        <w:rPr>
          <w:szCs w:val="18"/>
        </w:rPr>
        <w:t xml:space="preserve"> </w:t>
      </w:r>
      <w:r w:rsidRPr="005C0FD7">
        <w:rPr>
          <w:szCs w:val="18"/>
        </w:rPr>
        <w:t>%) dans la SOFIAP, filiale du Crédit Immobilier de France et de la SNCF qui distribue des crédits immobiliers aux cheminots. La SOFIAP a dégagé un résultat net tout juste à l’équilibre en 2015 (0,1 M€ de REX contre 5,2 M€ prévus dans le plan d’affaires d’acquisition). La BPE a, quant à elle, dégagé un résultat net négatif en 2014 avant sa fusion en 2015 avec LBP Gestion privée</w:t>
      </w:r>
      <w:r>
        <w:rPr>
          <w:szCs w:val="18"/>
        </w:rPr>
        <w:t>.</w:t>
      </w:r>
    </w:p>
  </w:footnote>
  <w:footnote w:id="175">
    <w:p w14:paraId="5AC09CD1" w14:textId="77777777" w:rsidR="007615CC" w:rsidRPr="005C0FD7" w:rsidRDefault="007615CC" w:rsidP="00BE2654">
      <w:pPr>
        <w:pStyle w:val="Notedebasdepage"/>
        <w:rPr>
          <w:rFonts w:ascii="Times New Roman" w:hAnsi="Times New Roman"/>
          <w:szCs w:val="18"/>
        </w:rPr>
      </w:pPr>
      <w:r w:rsidRPr="005C0FD7">
        <w:rPr>
          <w:rStyle w:val="Appelnotedebasdep"/>
          <w:rFonts w:ascii="Times New Roman" w:hAnsi="Times New Roman"/>
          <w:szCs w:val="18"/>
        </w:rPr>
        <w:footnoteRef/>
      </w:r>
      <w:r w:rsidRPr="005C0FD7">
        <w:rPr>
          <w:rFonts w:ascii="Times New Roman" w:hAnsi="Times New Roman"/>
          <w:szCs w:val="18"/>
        </w:rPr>
        <w:t xml:space="preserve"> Hors résultat de l’exercice et hors plus-value latente sur instruments financiers</w:t>
      </w:r>
      <w:r>
        <w:rPr>
          <w:rFonts w:ascii="Times New Roman" w:hAnsi="Times New Roman"/>
          <w:szCs w:val="18"/>
        </w:rPr>
        <w:t>.</w:t>
      </w:r>
    </w:p>
  </w:footnote>
  <w:footnote w:id="176">
    <w:p w14:paraId="2A4CDE5C" w14:textId="77777777" w:rsidR="007615CC" w:rsidRPr="005C0FD7" w:rsidRDefault="007615CC" w:rsidP="00BE2654">
      <w:pPr>
        <w:pStyle w:val="Notedebasdepage"/>
        <w:rPr>
          <w:szCs w:val="18"/>
        </w:rPr>
      </w:pPr>
      <w:r w:rsidRPr="005C0FD7">
        <w:rPr>
          <w:rStyle w:val="Appelnotedebasdep"/>
          <w:szCs w:val="18"/>
        </w:rPr>
        <w:footnoteRef/>
      </w:r>
      <w:r w:rsidRPr="005C0FD7">
        <w:rPr>
          <w:szCs w:val="18"/>
        </w:rPr>
        <w:t xml:space="preserve"> Ce comité comprend le président du groupe La Poste, le directeur financier, le directeur de la stratégie, le directeur des opérations financières et de la trésorerie, ainsi que les postiers directement concernés de la branche qui réalise l’opération</w:t>
      </w:r>
    </w:p>
  </w:footnote>
  <w:footnote w:id="177">
    <w:p w14:paraId="5BFBB264" w14:textId="521AAB4F" w:rsidR="007615CC" w:rsidRDefault="007615CC">
      <w:pPr>
        <w:pStyle w:val="Notedebasdepage"/>
      </w:pPr>
      <w:r>
        <w:rPr>
          <w:rStyle w:val="Appelnotedebasdep"/>
        </w:rPr>
        <w:footnoteRef/>
      </w:r>
      <w:r>
        <w:t xml:space="preserve"> Cour des comptes, </w:t>
      </w:r>
      <w:r w:rsidRPr="00716B1D">
        <w:rPr>
          <w:i/>
        </w:rPr>
        <w:t>Rapport public annuel 2016</w:t>
      </w:r>
      <w:r>
        <w:t xml:space="preserve">, Tome 1. Les facteurs face au défi de la baisse du courrier : des mutations à accélérer. La Documentation française, février 2016, 696 p., disponible sur </w:t>
      </w:r>
      <w:hyperlink r:id="rId14" w:history="1">
        <w:r w:rsidRPr="003B3586">
          <w:rPr>
            <w:rStyle w:val="Lienhypertexte"/>
          </w:rPr>
          <w:t>www.ccomptes.fr</w:t>
        </w:r>
      </w:hyperlink>
      <w:r>
        <w:t xml:space="preserve"> </w:t>
      </w:r>
    </w:p>
  </w:footnote>
  <w:footnote w:id="178">
    <w:p w14:paraId="211BF473" w14:textId="77777777" w:rsidR="007615CC" w:rsidRDefault="007615CC" w:rsidP="00DF6F5D">
      <w:pPr>
        <w:pStyle w:val="Notedebasdepage"/>
      </w:pPr>
      <w:r>
        <w:rPr>
          <w:rStyle w:val="Appelnotedebasdep"/>
        </w:rPr>
        <w:footnoteRef/>
      </w:r>
      <w:r>
        <w:t xml:space="preserve"> Pour mémoire, l’écrasante majorité des flux de colis ne relève pas du service universel postal, à l’exception des Colissimo guichet, qui correspondent, pour l’essentiel, à des envois entre particuliers. La tendance pour le colis est inverse et la fréquence de distribution devrait s’accroître.</w:t>
      </w:r>
    </w:p>
  </w:footnote>
  <w:footnote w:id="179">
    <w:p w14:paraId="4BB8FC61" w14:textId="3FFDA72F" w:rsidR="007615CC" w:rsidRDefault="007615CC">
      <w:pPr>
        <w:pStyle w:val="Notedebasdepage"/>
      </w:pPr>
      <w:r>
        <w:rPr>
          <w:rStyle w:val="Appelnotedebasdep"/>
        </w:rPr>
        <w:footnoteRef/>
      </w:r>
      <w:r>
        <w:t xml:space="preserve"> Cour des comptes, </w:t>
      </w:r>
      <w:r w:rsidRPr="00B12D9E">
        <w:rPr>
          <w:i/>
        </w:rPr>
        <w:t>communication à la commission des finances du Sénat : Les aides de l’État à la presse écrite</w:t>
      </w:r>
      <w:r>
        <w:t xml:space="preserve">, juillet 2013, 184 p., disponible sur </w:t>
      </w:r>
      <w:hyperlink r:id="rId15" w:history="1">
        <w:r w:rsidRPr="003B3586">
          <w:rPr>
            <w:rStyle w:val="Lienhypertexte"/>
          </w:rPr>
          <w:t>www.ccomptes.fr</w:t>
        </w:r>
      </w:hyperlink>
      <w:r>
        <w:t xml:space="preserve"> </w:t>
      </w:r>
    </w:p>
  </w:footnote>
  <w:footnote w:id="180">
    <w:p w14:paraId="211BF474" w14:textId="77777777" w:rsidR="007615CC" w:rsidRDefault="007615CC" w:rsidP="00DF6F5D">
      <w:pPr>
        <w:pStyle w:val="Notedebasdepage"/>
      </w:pPr>
      <w:r>
        <w:rPr>
          <w:rStyle w:val="Appelnotedebasdep"/>
        </w:rPr>
        <w:footnoteRef/>
      </w:r>
      <w:r>
        <w:t xml:space="preserve"> Comme indiqué précédemment, cette réforme n’a toutefois pas vu le jour.</w:t>
      </w:r>
    </w:p>
  </w:footnote>
  <w:footnote w:id="181">
    <w:p w14:paraId="211BF475" w14:textId="77777777" w:rsidR="007615CC" w:rsidRPr="005C0FD7" w:rsidRDefault="007615CC" w:rsidP="00DF6F5D">
      <w:pPr>
        <w:pStyle w:val="Notedebasdepage"/>
        <w:rPr>
          <w:szCs w:val="18"/>
        </w:rPr>
      </w:pPr>
      <w:r w:rsidRPr="005C0FD7">
        <w:rPr>
          <w:rStyle w:val="Appelnotedebasdep"/>
          <w:szCs w:val="18"/>
        </w:rPr>
        <w:footnoteRef/>
      </w:r>
      <w:r w:rsidRPr="005C0FD7">
        <w:rPr>
          <w:szCs w:val="18"/>
        </w:rPr>
        <w:t xml:space="preserve"> En 2015, 256 bureaux de poste facteurs-guichetiers ont été créés, auxquels s’ajoutent 91 bureaux créés entre janvier et avril 2016.</w:t>
      </w:r>
    </w:p>
  </w:footnote>
  <w:footnote w:id="182">
    <w:p w14:paraId="211BF476" w14:textId="77777777" w:rsidR="007615CC" w:rsidRPr="005C0FD7" w:rsidRDefault="007615CC" w:rsidP="00DF6F5D">
      <w:pPr>
        <w:pStyle w:val="Notedebasdepage"/>
        <w:rPr>
          <w:szCs w:val="18"/>
        </w:rPr>
      </w:pPr>
      <w:r w:rsidRPr="005C0FD7">
        <w:rPr>
          <w:rStyle w:val="Appelnotedebasdep"/>
          <w:szCs w:val="18"/>
        </w:rPr>
        <w:footnoteRef/>
      </w:r>
      <w:r w:rsidRPr="005C0FD7">
        <w:rPr>
          <w:szCs w:val="18"/>
        </w:rPr>
        <w:t xml:space="preserve"> Société anonyme totalement privatisée depuis septembre 2014, CTT-Correios a réalisé en 2014 un chiffre d’affaires de 719 M€. L’entreprise compte actuellement 12 253 employés et gère un réseau de 2 317 bureaux (dont plus des deux-tiers sont gérés en partenariat). Le courrier représente 72,2 % de son chiffre d’affaires, le colis/express 17,6 % et les services financiers 10,2 %.</w:t>
      </w:r>
    </w:p>
  </w:footnote>
  <w:footnote w:id="183">
    <w:p w14:paraId="211BF477" w14:textId="582F09DA" w:rsidR="007615CC" w:rsidRPr="005C0FD7" w:rsidRDefault="007615CC" w:rsidP="00DF6F5D">
      <w:pPr>
        <w:pStyle w:val="Notedebasdepage"/>
        <w:rPr>
          <w:szCs w:val="18"/>
        </w:rPr>
      </w:pPr>
      <w:r w:rsidRPr="005C0FD7">
        <w:rPr>
          <w:rStyle w:val="Appelnotedebasdep"/>
          <w:szCs w:val="18"/>
        </w:rPr>
        <w:footnoteRef/>
      </w:r>
      <w:r w:rsidRPr="005C0FD7">
        <w:rPr>
          <w:szCs w:val="18"/>
        </w:rPr>
        <w:t xml:space="preserve"> </w:t>
      </w:r>
      <w:r>
        <w:rPr>
          <w:szCs w:val="18"/>
        </w:rPr>
        <w:t xml:space="preserve">La plupart des </w:t>
      </w:r>
      <w:r w:rsidRPr="005C0FD7">
        <w:rPr>
          <w:szCs w:val="18"/>
        </w:rPr>
        <w:t xml:space="preserve">bénéficiaires se caractérisent par le fait qu’ils ne détiennent qu’un livret A chez LBP, que ces livrets sont en suractivité et que le montant d’encours y est très faible. D’après </w:t>
      </w:r>
      <w:r>
        <w:rPr>
          <w:szCs w:val="18"/>
        </w:rPr>
        <w:t>un</w:t>
      </w:r>
      <w:r>
        <w:t>e</w:t>
      </w:r>
      <w:r>
        <w:rPr>
          <w:szCs w:val="18"/>
        </w:rPr>
        <w:t xml:space="preserve"> estimation de 2013</w:t>
      </w:r>
      <w:r w:rsidRPr="005C0FD7">
        <w:rPr>
          <w:szCs w:val="18"/>
        </w:rPr>
        <w:t>, 800 000 clients de LBP ne possède</w:t>
      </w:r>
      <w:r>
        <w:rPr>
          <w:szCs w:val="18"/>
        </w:rPr>
        <w:t>raie</w:t>
      </w:r>
      <w:r w:rsidRPr="005C0FD7">
        <w:rPr>
          <w:szCs w:val="18"/>
        </w:rPr>
        <w:t xml:space="preserve">nt qu’un livret A qu’ils utilisent pour réaliser des opérations courantes (plus de 50 opérations financières annuelles contre 12 dans le cadre d’une utilisation normale d’un compte épargne) et plus de 300 000 détenteurs domicilient leurs prestations sociales sur leur livret A de La Banque Postale. </w:t>
      </w:r>
    </w:p>
  </w:footnote>
  <w:footnote w:id="184">
    <w:p w14:paraId="211BF478" w14:textId="7B8C4BBF" w:rsidR="007615CC" w:rsidRPr="005C0FD7" w:rsidRDefault="007615CC" w:rsidP="00DF6F5D">
      <w:pPr>
        <w:pStyle w:val="Notedebasdepage"/>
        <w:rPr>
          <w:szCs w:val="18"/>
        </w:rPr>
      </w:pPr>
      <w:r w:rsidRPr="005C0FD7">
        <w:rPr>
          <w:rStyle w:val="Appelnotedebasdep"/>
          <w:szCs w:val="18"/>
        </w:rPr>
        <w:footnoteRef/>
      </w:r>
      <w:r w:rsidRPr="005C0FD7">
        <w:rPr>
          <w:szCs w:val="18"/>
        </w:rPr>
        <w:t xml:space="preserve"> Il ressort ainsi </w:t>
      </w:r>
      <w:r>
        <w:rPr>
          <w:szCs w:val="18"/>
        </w:rPr>
        <w:t xml:space="preserve">d’une </w:t>
      </w:r>
      <w:r w:rsidRPr="005C0FD7">
        <w:rPr>
          <w:szCs w:val="18"/>
        </w:rPr>
        <w:t>étude sur les besoins et attentes de consommateurs sur les prestations offertes dans le cadre du service universel postal réalisée pour le compte de la Direction Générale des Entreprises en novembre 2014 que, si la rapidité demeure pour les particuliers le premier critère de choix pour l’affranchissement d’un courrier, cette préférence ne se traduit pas systématiquement par une demande formelle de distribution en « J+1 ». Quant aux entreprises, la rapidité ne constitue que leur troisième critère de choix après les tarifs et la fiabilité des délais.</w:t>
      </w:r>
    </w:p>
  </w:footnote>
  <w:footnote w:id="185">
    <w:p w14:paraId="211BF479" w14:textId="77777777" w:rsidR="007615CC" w:rsidRPr="005C0FD7" w:rsidRDefault="007615CC" w:rsidP="00DF6F5D">
      <w:pPr>
        <w:pStyle w:val="Notedebasdepage"/>
        <w:rPr>
          <w:szCs w:val="18"/>
        </w:rPr>
      </w:pPr>
      <w:r w:rsidRPr="005C0FD7">
        <w:rPr>
          <w:rStyle w:val="Appelnotedebasdep"/>
          <w:szCs w:val="18"/>
        </w:rPr>
        <w:footnoteRef/>
      </w:r>
      <w:r w:rsidRPr="005C0FD7">
        <w:rPr>
          <w:szCs w:val="18"/>
        </w:rPr>
        <w:t xml:space="preserve"> Droit au compte, gamme de paiement alternatifs au chèque (pour les interdits bancaires), offre spécifique pour les clients des banques fragiles financièrement,</w:t>
      </w:r>
      <w:r>
        <w:rPr>
          <w:szCs w:val="18"/>
        </w:rPr>
        <w:t xml:space="preserve"> sans compter le développement d’offres privées alternatives à un compte en banque classique, telles que le</w:t>
      </w:r>
      <w:r w:rsidRPr="005C0FD7">
        <w:rPr>
          <w:szCs w:val="18"/>
        </w:rPr>
        <w:t xml:space="preserve"> compte Nickel disponible en bureau de tabac</w:t>
      </w:r>
      <w:r>
        <w:rPr>
          <w:szCs w:val="18"/>
        </w:rPr>
        <w:t>.</w:t>
      </w:r>
    </w:p>
  </w:footnote>
  <w:footnote w:id="186">
    <w:p w14:paraId="211BF47A" w14:textId="7822B8D4" w:rsidR="007615CC" w:rsidRPr="005C0FD7" w:rsidRDefault="007615CC" w:rsidP="00DF6F5D">
      <w:pPr>
        <w:pStyle w:val="Notedebasdepage"/>
        <w:rPr>
          <w:szCs w:val="18"/>
        </w:rPr>
      </w:pPr>
      <w:r w:rsidRPr="005C0FD7">
        <w:rPr>
          <w:rStyle w:val="Appelnotedebasdep"/>
          <w:szCs w:val="18"/>
        </w:rPr>
        <w:footnoteRef/>
      </w:r>
      <w:r w:rsidRPr="005C0FD7">
        <w:rPr>
          <w:szCs w:val="18"/>
        </w:rPr>
        <w:t xml:space="preserve"> </w:t>
      </w:r>
      <w:r>
        <w:rPr>
          <w:szCs w:val="18"/>
        </w:rPr>
        <w:t xml:space="preserve">Cour des comptes, </w:t>
      </w:r>
      <w:r w:rsidRPr="00872A8D">
        <w:rPr>
          <w:i/>
          <w:szCs w:val="18"/>
        </w:rPr>
        <w:t>Rapport public annuel 2013</w:t>
      </w:r>
      <w:r>
        <w:rPr>
          <w:szCs w:val="18"/>
        </w:rPr>
        <w:t>, Tome 1.</w:t>
      </w:r>
      <w:r w:rsidRPr="005C0FD7">
        <w:rPr>
          <w:szCs w:val="18"/>
        </w:rPr>
        <w:t xml:space="preserve"> Le plan d’aide à la presse écrite 2009-2011 : une occasion de réforme manquée</w:t>
      </w:r>
      <w:r>
        <w:rPr>
          <w:szCs w:val="18"/>
        </w:rPr>
        <w:t>, p. 621-657</w:t>
      </w:r>
      <w:r w:rsidRPr="005C0FD7">
        <w:rPr>
          <w:szCs w:val="18"/>
        </w:rPr>
        <w:t>.</w:t>
      </w:r>
      <w:r>
        <w:rPr>
          <w:szCs w:val="18"/>
        </w:rPr>
        <w:t xml:space="preserve"> La Documentation française, 657 p., disponible sur </w:t>
      </w:r>
      <w:hyperlink r:id="rId16" w:history="1">
        <w:r w:rsidRPr="00824DB0">
          <w:rPr>
            <w:rStyle w:val="Lienhypertexte"/>
            <w:szCs w:val="18"/>
          </w:rPr>
          <w:t>www.ccomptes.fr</w:t>
        </w:r>
      </w:hyperlink>
      <w:r>
        <w:rPr>
          <w:szCs w:val="18"/>
        </w:rPr>
        <w:t xml:space="preserve"> </w:t>
      </w:r>
      <w:r w:rsidRPr="005C0FD7">
        <w:rPr>
          <w:szCs w:val="18"/>
        </w:rPr>
        <w:t> </w:t>
      </w:r>
    </w:p>
  </w:footnote>
  <w:footnote w:id="187">
    <w:p w14:paraId="211BF47B" w14:textId="77777777" w:rsidR="007615CC" w:rsidRPr="005C0FD7" w:rsidRDefault="007615CC" w:rsidP="00DF6F5D">
      <w:pPr>
        <w:pStyle w:val="Notedebasdepage"/>
        <w:rPr>
          <w:szCs w:val="18"/>
        </w:rPr>
      </w:pPr>
      <w:r w:rsidRPr="005C0FD7">
        <w:rPr>
          <w:rStyle w:val="Appelnotedebasdep"/>
          <w:szCs w:val="18"/>
        </w:rPr>
        <w:footnoteRef/>
      </w:r>
      <w:r w:rsidRPr="005C0FD7">
        <w:rPr>
          <w:szCs w:val="18"/>
        </w:rPr>
        <w:t xml:space="preserve"> Les enquêtes réalisées démontrent que, spontanément, les utilisateurs des services postaux souhaitent naturellement que rien ne change : horaires et fréquence de distribution, remise en J+1, continuité du service 6 jours sur 7, sont autant d’acquis du service actuel dont la remise en cause est souvent jugée préjudiciable. Néanmoins, les approches qualitatives ont démontré que, dès lors qu’étaient présentées les contraintes spécifiques associées à la baisse des volumes, les positions de principe initiales pouvaient évoluer et que les utilisateurs pouvaient tout à fait envisager des aménagements dans l’organisation actuelle du SUP.</w:t>
      </w:r>
    </w:p>
  </w:footnote>
  <w:footnote w:id="188">
    <w:p w14:paraId="211BF47C" w14:textId="77777777" w:rsidR="007615CC" w:rsidRPr="00F466DD" w:rsidRDefault="007615CC" w:rsidP="006B6785">
      <w:pPr>
        <w:pStyle w:val="Notedebasdepage"/>
        <w:rPr>
          <w:rFonts w:ascii="Times New Roman" w:hAnsi="Times New Roman"/>
        </w:rPr>
      </w:pPr>
      <w:r w:rsidRPr="00F466DD">
        <w:rPr>
          <w:rStyle w:val="Appelnotedebasdep"/>
          <w:rFonts w:ascii="Times New Roman" w:hAnsi="Times New Roman"/>
        </w:rPr>
        <w:footnoteRef/>
      </w:r>
      <w:r w:rsidRPr="00F466DD">
        <w:rPr>
          <w:rFonts w:ascii="Times New Roman" w:hAnsi="Times New Roman"/>
        </w:rPr>
        <w:t xml:space="preserve"> Article R.1-1 du code des postes et communications électroniques issu du décret du 5 janvier 2007 pris pour la transposition de la directive du 15 décembre 1997. Si la directive impose aux États membres de prendre des mesures pour que la densité des points de contact et d'accès tienne compte des besoins des utilisateurs, elle ne précise ni le nombre ni la densité des points de contact postaux, qu’il revient aux États membres de déterminer.</w:t>
      </w:r>
    </w:p>
  </w:footnote>
  <w:footnote w:id="189">
    <w:p w14:paraId="6CD50493" w14:textId="11242BD6" w:rsidR="007615CC" w:rsidRDefault="007615CC">
      <w:pPr>
        <w:pStyle w:val="Notedebasdepage"/>
      </w:pPr>
      <w:r>
        <w:rPr>
          <w:rStyle w:val="Appelnotedebasdep"/>
        </w:rPr>
        <w:footnoteRef/>
      </w:r>
      <w:r>
        <w:t xml:space="preserve"> </w:t>
      </w:r>
      <w:r>
        <w:rPr>
          <w:szCs w:val="18"/>
        </w:rPr>
        <w:t xml:space="preserve">Cour des comptes, </w:t>
      </w:r>
      <w:r w:rsidRPr="00872A8D">
        <w:rPr>
          <w:i/>
          <w:szCs w:val="18"/>
        </w:rPr>
        <w:t>Rapport public annuel 2013</w:t>
      </w:r>
      <w:r>
        <w:rPr>
          <w:szCs w:val="18"/>
        </w:rPr>
        <w:t>, Tome 1.</w:t>
      </w:r>
      <w:r w:rsidRPr="005C0FD7">
        <w:rPr>
          <w:szCs w:val="18"/>
        </w:rPr>
        <w:t xml:space="preserve"> Le plan d’aide à la presse écrite 2009-2011 : une occasion de réforme manquée</w:t>
      </w:r>
      <w:r>
        <w:rPr>
          <w:szCs w:val="18"/>
        </w:rPr>
        <w:t>, p. 621-657</w:t>
      </w:r>
      <w:r w:rsidRPr="005C0FD7">
        <w:rPr>
          <w:szCs w:val="18"/>
        </w:rPr>
        <w:t>.</w:t>
      </w:r>
      <w:r>
        <w:rPr>
          <w:szCs w:val="18"/>
        </w:rPr>
        <w:t xml:space="preserve"> La Documentation française, 657 p., disponible sur </w:t>
      </w:r>
      <w:hyperlink r:id="rId17" w:history="1">
        <w:r w:rsidRPr="00824DB0">
          <w:rPr>
            <w:rStyle w:val="Lienhypertexte"/>
            <w:szCs w:val="18"/>
          </w:rPr>
          <w:t>www.ccomptes.fr</w:t>
        </w:r>
      </w:hyperlink>
    </w:p>
  </w:footnote>
  <w:footnote w:id="190">
    <w:p w14:paraId="0B82BE5F" w14:textId="1A303EBA" w:rsidR="007615CC" w:rsidRDefault="007615CC">
      <w:pPr>
        <w:pStyle w:val="Notedebasdepage"/>
      </w:pPr>
      <w:r>
        <w:rPr>
          <w:rStyle w:val="Appelnotedebasdep"/>
        </w:rPr>
        <w:footnoteRef/>
      </w:r>
      <w:r>
        <w:t xml:space="preserve"> Cour des comptes, </w:t>
      </w:r>
      <w:r w:rsidRPr="00B12D9E">
        <w:rPr>
          <w:i/>
        </w:rPr>
        <w:t>communication à la commission des finances du Sénat : Les aides de l’État à la presse écrite</w:t>
      </w:r>
      <w:r>
        <w:t xml:space="preserve">, juillet 2013, 184 p., disponible sur </w:t>
      </w:r>
      <w:hyperlink r:id="rId18" w:history="1">
        <w:r w:rsidRPr="003B3586">
          <w:rPr>
            <w:rStyle w:val="Lienhypertexte"/>
          </w:rPr>
          <w:t>www.ccomptes.fr</w:t>
        </w:r>
      </w:hyperlink>
    </w:p>
  </w:footnote>
  <w:footnote w:id="191">
    <w:p w14:paraId="211BF47D" w14:textId="77777777" w:rsidR="007615CC" w:rsidRPr="00F466DD" w:rsidRDefault="007615CC" w:rsidP="006B6785">
      <w:pPr>
        <w:pStyle w:val="Notebaspage"/>
      </w:pPr>
      <w:r w:rsidRPr="00F466DD">
        <w:rPr>
          <w:rStyle w:val="Appelnotedebasdep"/>
        </w:rPr>
        <w:footnoteRef/>
      </w:r>
      <w:r w:rsidRPr="00F466DD">
        <w:t xml:space="preserve"> Dans le secteur bancaire, les actifs et passifs « non courants » peuvent, en dépit de leur intitulé, comprendre des titres en portefeuille détenus de manière pérenne par l’établissement ou, au passif, des titres émis par lui et portés par les marchés. </w:t>
      </w:r>
    </w:p>
  </w:footnote>
  <w:footnote w:id="192">
    <w:p w14:paraId="211BF47E" w14:textId="77777777" w:rsidR="007615CC" w:rsidRPr="00F466DD" w:rsidRDefault="007615CC" w:rsidP="006B6785">
      <w:pPr>
        <w:pStyle w:val="Notebaspage"/>
      </w:pPr>
      <w:r w:rsidRPr="00F466DD">
        <w:rPr>
          <w:rStyle w:val="Appelnotedebasdep"/>
        </w:rPr>
        <w:footnoteRef/>
      </w:r>
      <w:r w:rsidRPr="00F466DD">
        <w:t xml:space="preserve"> </w:t>
      </w:r>
      <w:r w:rsidRPr="000B17A2">
        <w:rPr>
          <w:sz w:val="18"/>
        </w:rPr>
        <w:t xml:space="preserve">Les « avantages au personnel » correspondent, pour l’essentiel de la ligne, à des provisions pour départ en retraite des personnels fonctionnaires et contractuels </w:t>
      </w:r>
      <w:r>
        <w:rPr>
          <w:sz w:val="18"/>
        </w:rPr>
        <w:br/>
      </w:r>
      <w:r w:rsidRPr="000B17A2">
        <w:rPr>
          <w:sz w:val="18"/>
        </w:rPr>
        <w:t xml:space="preserve">(cf. </w:t>
      </w:r>
      <w:r w:rsidRPr="000B17A2">
        <w:rPr>
          <w:i/>
          <w:sz w:val="18"/>
        </w:rPr>
        <w:t>infra</w:t>
      </w:r>
      <w:r w:rsidRPr="000B17A2">
        <w:rPr>
          <w:sz w:val="18"/>
        </w:rPr>
        <w:t>).</w:t>
      </w:r>
    </w:p>
  </w:footnote>
  <w:footnote w:id="193">
    <w:p w14:paraId="211BF47F" w14:textId="77777777" w:rsidR="007615CC" w:rsidRPr="00F466DD" w:rsidRDefault="007615CC" w:rsidP="006B6785">
      <w:pPr>
        <w:pStyle w:val="Notedebasdepage"/>
        <w:rPr>
          <w:rFonts w:ascii="Times New Roman" w:hAnsi="Times New Roman"/>
        </w:rPr>
      </w:pPr>
      <w:r w:rsidRPr="00F466DD">
        <w:rPr>
          <w:rStyle w:val="Appelnotedebasdep"/>
          <w:rFonts w:ascii="Times New Roman" w:hAnsi="Times New Roman"/>
        </w:rPr>
        <w:footnoteRef/>
      </w:r>
      <w:r w:rsidRPr="00F466DD">
        <w:rPr>
          <w:rFonts w:ascii="Times New Roman" w:hAnsi="Times New Roman"/>
        </w:rPr>
        <w:t xml:space="preserve"> Écart d’acquisition comptabilisé à l’actif du bilan lors de la première consolidation de la filiale (uniquement en cas de consolidation globale ou proportionnelle) et égal, schématiquement, à la différence (obligatoirement positive) entre le prix d’achat des titres et les éléments d’actif et de passifs venant en remplacement de ce prix inscrit dans les comptes sociaux de l’entité consolidante.</w:t>
      </w:r>
    </w:p>
  </w:footnote>
  <w:footnote w:id="194">
    <w:p w14:paraId="211BF480" w14:textId="77777777" w:rsidR="007615CC" w:rsidRPr="008C4732" w:rsidRDefault="007615CC" w:rsidP="00165A22">
      <w:pPr>
        <w:spacing w:before="0" w:after="0"/>
        <w:ind w:firstLine="0"/>
        <w:rPr>
          <w:rFonts w:ascii="Times New Roman" w:hAnsi="Times New Roman"/>
          <w:sz w:val="18"/>
        </w:rPr>
      </w:pPr>
      <w:r w:rsidRPr="008C4732">
        <w:rPr>
          <w:rStyle w:val="Appelnotedebasdep"/>
          <w:rFonts w:ascii="Times New Roman" w:hAnsi="Times New Roman"/>
          <w:sz w:val="18"/>
        </w:rPr>
        <w:footnoteRef/>
      </w:r>
      <w:r w:rsidRPr="008C4732">
        <w:rPr>
          <w:rFonts w:ascii="Times New Roman" w:hAnsi="Times New Roman"/>
          <w:sz w:val="18"/>
        </w:rPr>
        <w:t xml:space="preserve"> Mises au rebut, cessions, destructions, pertes, etc.</w:t>
      </w:r>
    </w:p>
  </w:footnote>
  <w:footnote w:id="195">
    <w:p w14:paraId="211BF481" w14:textId="77777777" w:rsidR="007615CC" w:rsidRPr="00F466DD" w:rsidRDefault="007615CC" w:rsidP="006B6785">
      <w:pPr>
        <w:pStyle w:val="Notedebasdepage"/>
        <w:rPr>
          <w:rFonts w:ascii="Times New Roman" w:hAnsi="Times New Roman"/>
        </w:rPr>
      </w:pPr>
      <w:r w:rsidRPr="00F466DD">
        <w:rPr>
          <w:rStyle w:val="Appelnotedebasdep"/>
          <w:rFonts w:ascii="Times New Roman" w:hAnsi="Times New Roman"/>
        </w:rPr>
        <w:footnoteRef/>
      </w:r>
      <w:r w:rsidRPr="00F466DD">
        <w:rPr>
          <w:rFonts w:ascii="Times New Roman" w:hAnsi="Times New Roman"/>
        </w:rPr>
        <w:t xml:space="preserve"> La valeur des titres mis en équivalence à l’actif du bilan consolidé est en effet calée sur la valeur des capitaux propres publiés, et non sur la valeur boursière de la participation.</w:t>
      </w:r>
    </w:p>
  </w:footnote>
  <w:footnote w:id="196">
    <w:p w14:paraId="211BF482" w14:textId="77777777" w:rsidR="007615CC" w:rsidRPr="00F466DD" w:rsidRDefault="007615CC" w:rsidP="006B6785">
      <w:pPr>
        <w:pStyle w:val="Notebaspage"/>
      </w:pPr>
      <w:r w:rsidRPr="00F466DD">
        <w:rPr>
          <w:rStyle w:val="Appelnotedebasdep"/>
        </w:rPr>
        <w:footnoteRef/>
      </w:r>
      <w:r w:rsidRPr="00F466DD">
        <w:t xml:space="preserve"> Hors versement des retraites aux fonctionnaires, l’article 150 de la loi de finance rectificative pour 2006 disposant que l’obligation de La Poste au titre des retraites des fonctionnaires qui lui sont rattachés se limitent désormais au paiement d’une contribution employeur à caractère libératoire.</w:t>
      </w:r>
    </w:p>
  </w:footnote>
  <w:footnote w:id="197">
    <w:p w14:paraId="211BF483" w14:textId="77777777" w:rsidR="007615CC" w:rsidRPr="00F466DD" w:rsidRDefault="007615CC" w:rsidP="006B6785">
      <w:pPr>
        <w:pStyle w:val="Notebaspage"/>
      </w:pPr>
      <w:r w:rsidRPr="00F466DD">
        <w:rPr>
          <w:rStyle w:val="Appelnotedebasdep"/>
        </w:rPr>
        <w:footnoteRef/>
      </w:r>
      <w:r w:rsidRPr="00F466DD">
        <w:t xml:space="preserve"> </w:t>
      </w:r>
      <w:r w:rsidRPr="005B216F">
        <w:rPr>
          <w:sz w:val="18"/>
        </w:rPr>
        <w:t>213 Md€ repris dans la consolidation auxquels il faut ajouter les immobilisations propres à La Banque Postale et les participations mises en équivalence dont celle de la CNP</w:t>
      </w:r>
      <w:r w:rsidRPr="00F466DD">
        <w:t>.</w:t>
      </w:r>
    </w:p>
  </w:footnote>
  <w:footnote w:id="198">
    <w:p w14:paraId="211BF484" w14:textId="77777777" w:rsidR="007615CC" w:rsidRPr="00F466DD" w:rsidRDefault="007615CC" w:rsidP="006B6785">
      <w:pPr>
        <w:pStyle w:val="Notedebasdepage"/>
        <w:rPr>
          <w:rFonts w:ascii="Times New Roman" w:hAnsi="Times New Roman"/>
        </w:rPr>
      </w:pPr>
      <w:r w:rsidRPr="00F466DD">
        <w:rPr>
          <w:rStyle w:val="Appelnotedebasdep"/>
          <w:rFonts w:ascii="Times New Roman" w:hAnsi="Times New Roman"/>
        </w:rPr>
        <w:footnoteRef/>
      </w:r>
      <w:r w:rsidRPr="00F466DD">
        <w:rPr>
          <w:rFonts w:ascii="Times New Roman" w:hAnsi="Times New Roman"/>
        </w:rPr>
        <w:t xml:space="preserve"> </w:t>
      </w:r>
      <w:r w:rsidRPr="00F466DD">
        <w:rPr>
          <w:rFonts w:ascii="Times New Roman" w:hAnsi="Times New Roman"/>
          <w:shd w:val="clear" w:color="auto" w:fill="FFFFFF"/>
        </w:rPr>
        <w:t>Acquisitions d’entreprises proposant des solutions informatiques et logistiques clés-en-main pour des sites de vente en ligne (notamment MarketEngine, Storefeeder et Mallzee)</w:t>
      </w:r>
    </w:p>
  </w:footnote>
  <w:footnote w:id="199">
    <w:p w14:paraId="052348D5" w14:textId="353D6FEC" w:rsidR="007615CC" w:rsidRDefault="007615CC">
      <w:pPr>
        <w:pStyle w:val="Notedebasdepage"/>
      </w:pPr>
      <w:r>
        <w:rPr>
          <w:rStyle w:val="Appelnotedebasdep"/>
        </w:rPr>
        <w:footnoteRef/>
      </w:r>
      <w:r>
        <w:t xml:space="preserve"> Cour des comptes, </w:t>
      </w:r>
      <w:r w:rsidRPr="007B57A1">
        <w:rPr>
          <w:i/>
        </w:rPr>
        <w:t>Rapport public thématique : La Poste : un service public face à un défi sans précédent, une mutation nécessaire</w:t>
      </w:r>
      <w:r>
        <w:t xml:space="preserve">. La Documentation française, juillet 2010, 190 p., disponible sur </w:t>
      </w:r>
      <w:hyperlink r:id="rId19" w:history="1">
        <w:r w:rsidRPr="00824DB0">
          <w:rPr>
            <w:rStyle w:val="Lienhypertexte"/>
          </w:rPr>
          <w:t>www.ccomptes.fr</w:t>
        </w:r>
      </w:hyperlink>
    </w:p>
  </w:footnote>
  <w:footnote w:id="200">
    <w:p w14:paraId="211BF485" w14:textId="6867F616" w:rsidR="007615CC" w:rsidRPr="00F466DD" w:rsidRDefault="007615CC" w:rsidP="006B6785">
      <w:pPr>
        <w:pStyle w:val="Notedebasdepage"/>
        <w:rPr>
          <w:rFonts w:ascii="Times New Roman" w:hAnsi="Times New Roman"/>
        </w:rPr>
      </w:pPr>
      <w:r w:rsidRPr="00F466DD">
        <w:rPr>
          <w:rStyle w:val="Appelnotedebasdep"/>
          <w:rFonts w:ascii="Times New Roman" w:hAnsi="Times New Roman"/>
        </w:rPr>
        <w:footnoteRef/>
      </w:r>
      <w:r w:rsidRPr="00F466DD">
        <w:rPr>
          <w:rFonts w:ascii="Times New Roman" w:hAnsi="Times New Roman"/>
        </w:rPr>
        <w:t xml:space="preserve"> Ce suivi des recommandations n’a pas distingué, parmi les recommandations « partiellement mises en œuvres », entre les recommandations dont la mise en œuvre est « en cours » et « incomplète ». </w:t>
      </w:r>
      <w:r>
        <w:rPr>
          <w:rFonts w:ascii="Times New Roman" w:hAnsi="Times New Roman"/>
        </w:rPr>
        <w:t xml:space="preserve">Les recommandations dont la mise en œuvre est en cours sont celles pour lesquelles une mise ne œuvre est engagée avec un calendrier de réalisation étalé dans le temps, la perspective étant la mise en œuvre totale. La cotation « mise en œuvre incomplète » s’applique à celles pour lesquelles la mise en œuvre est partielle dans son contenu.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85" w14:textId="77777777" w:rsidR="007615CC" w:rsidRDefault="007615CC" w:rsidP="00633116">
    <w:r>
      <w:rPr>
        <w:noProof/>
        <w:lang w:eastAsia="fr-FR"/>
      </w:rPr>
      <mc:AlternateContent>
        <mc:Choice Requires="wpg">
          <w:drawing>
            <wp:anchor distT="0" distB="0" distL="114300" distR="114300" simplePos="0" relativeHeight="251658240" behindDoc="0" locked="1" layoutInCell="1" allowOverlap="1" wp14:anchorId="211BF3C3" wp14:editId="211BF3C4">
              <wp:simplePos x="0" y="0"/>
              <wp:positionH relativeFrom="page">
                <wp:posOffset>0</wp:posOffset>
              </wp:positionH>
              <wp:positionV relativeFrom="page">
                <wp:posOffset>0</wp:posOffset>
              </wp:positionV>
              <wp:extent cx="7560310" cy="10692130"/>
              <wp:effectExtent l="0" t="0" r="2540" b="13970"/>
              <wp:wrapNone/>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1906" cy="16838"/>
                      </a:xfrm>
                    </wpg:grpSpPr>
                    <wps:wsp>
                      <wps:cNvPr id="7" name="AutoShape 2"/>
                      <wps:cNvCnPr>
                        <a:cxnSpLocks noChangeShapeType="1"/>
                      </wps:cNvCnPr>
                      <wps:spPr bwMode="auto">
                        <a:xfrm>
                          <a:off x="0" y="0"/>
                          <a:ext cx="11906" cy="16838"/>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s:wsp>
                      <wps:cNvPr id="8" name="AutoShape 3"/>
                      <wps:cNvCnPr>
                        <a:cxnSpLocks noChangeShapeType="1"/>
                      </wps:cNvCnPr>
                      <wps:spPr bwMode="auto">
                        <a:xfrm flipH="1">
                          <a:off x="0" y="0"/>
                          <a:ext cx="11906" cy="16838"/>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16B3C9" id="Group 1" o:spid="_x0000_s1026" style="position:absolute;margin-left:0;margin-top:0;width:595.3pt;height:841.9pt;z-index:251658240;mso-position-horizontal-relative:page;mso-position-vertical-relative:page" coordsize="11906,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">
              <v:shapetype id="_x0000_t32" coordsize="21600,21600" o:spt="32" o:oned="t" path="m,l21600,21600e" filled="f">
                <v:path arrowok="t" fillok="f" o:connecttype="none"/>
                <o:lock v:ext="edit" shapetype="t"/>
              </v:shapetype>
              <v:shape id="AutoShape 2" o:spid="_x0000_s1027" type="#_x0000_t32" style="position:absolute;width:11906;height:16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" strokecolor="red" strokeweight="1.25pt"/>
              <v:shape id="AutoShape 3" o:spid="_x0000_s1028" type="#_x0000_t32" style="position:absolute;width:11906;height:16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" strokecolor="red" strokeweight="1.25pt"/>
              <w10:wrap anchorx="page" anchory="page"/>
              <w10:anchorlock/>
            </v:group>
          </w:pict>
        </mc:Fallback>
      </mc:AlternateContent>
    </w:r>
    <w:r>
      <w:t> </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9D" w14:textId="77777777" w:rsidR="007615CC" w:rsidRPr="00992B0E" w:rsidRDefault="007615CC" w:rsidP="00633116">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9F" w14:textId="4FA2E9E8" w:rsidR="007615CC" w:rsidRDefault="007615CC" w:rsidP="00633116">
    <w:pPr>
      <w:pStyle w:val="En-tteimpaire"/>
    </w:pPr>
    <w:r>
      <w:br/>
    </w:r>
    <w:r w:rsidRPr="00633116">
      <w:t>Une entreprise qui a évolu</w:t>
    </w:r>
    <w:r>
      <w:t>é</w:t>
    </w:r>
  </w:p>
  <w:p w14:paraId="211BF3A0" w14:textId="1D630F11" w:rsidR="007615CC" w:rsidRDefault="007615CC" w:rsidP="00633116">
    <w:pPr>
      <w:pStyle w:val="Numrodepagepageimpaire"/>
      <w:framePr w:wrap="around"/>
    </w:pPr>
    <w:r>
      <w:fldChar w:fldCharType="begin"/>
    </w:r>
    <w:r>
      <w:instrText xml:space="preserve"> page </w:instrText>
    </w:r>
    <w:r>
      <w:fldChar w:fldCharType="separate"/>
    </w:r>
    <w:r w:rsidR="003236DE">
      <w:rPr>
        <w:noProof/>
      </w:rPr>
      <w:t>39</w:t>
    </w:r>
    <w:r>
      <w:rPr>
        <w:noProof/>
      </w:rPr>
      <w:fldChar w:fldCharType="end"/>
    </w:r>
  </w:p>
  <w:p w14:paraId="211BF3A1" w14:textId="77777777" w:rsidR="007615CC" w:rsidRPr="00B313E1" w:rsidRDefault="007615CC" w:rsidP="00633116">
    <w:pPr>
      <w:pStyle w:val="En-tte2"/>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A2" w14:textId="77777777" w:rsidR="007615CC" w:rsidRDefault="007615CC" w:rsidP="00633116">
    <w:pPr>
      <w:pStyle w:val="En-tteimpaire"/>
    </w:pPr>
    <w:r>
      <w:br/>
      <w:t>D</w:t>
    </w:r>
    <w:r w:rsidRPr="00D33B73">
      <w:t>es fragilités persistantes</w:t>
    </w:r>
  </w:p>
  <w:p w14:paraId="211BF3A3" w14:textId="57B489D9" w:rsidR="007615CC" w:rsidRDefault="007615CC" w:rsidP="00633116">
    <w:pPr>
      <w:pStyle w:val="Numrodepagepageimpaire"/>
      <w:framePr w:wrap="around"/>
    </w:pPr>
    <w:r>
      <w:fldChar w:fldCharType="begin"/>
    </w:r>
    <w:r>
      <w:instrText xml:space="preserve"> page </w:instrText>
    </w:r>
    <w:r>
      <w:fldChar w:fldCharType="separate"/>
    </w:r>
    <w:r w:rsidR="003236DE">
      <w:rPr>
        <w:noProof/>
      </w:rPr>
      <w:t>73</w:t>
    </w:r>
    <w:r>
      <w:rPr>
        <w:noProof/>
      </w:rPr>
      <w:fldChar w:fldCharType="end"/>
    </w:r>
  </w:p>
  <w:p w14:paraId="211BF3A4" w14:textId="77777777" w:rsidR="007615CC" w:rsidRPr="00B313E1" w:rsidRDefault="007615CC" w:rsidP="00633116">
    <w:pPr>
      <w:pStyle w:val="En-tte2"/>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A5" w14:textId="37F45062" w:rsidR="007615CC" w:rsidRDefault="007615CC" w:rsidP="00633116">
    <w:pPr>
      <w:pStyle w:val="En-tteimpaire"/>
    </w:pPr>
    <w:r>
      <w:br/>
    </w:r>
    <w:r w:rsidRPr="00053565">
      <w:t>Des ambitions menacées par des incertitudes sur les relais de croissance</w:t>
    </w:r>
  </w:p>
  <w:p w14:paraId="211BF3A6" w14:textId="1657EBF1" w:rsidR="007615CC" w:rsidRDefault="007615CC" w:rsidP="00DF6F5D">
    <w:pPr>
      <w:pStyle w:val="Numrodepagepageimpaire"/>
      <w:framePr w:wrap="around" w:y="3034"/>
    </w:pPr>
    <w:r>
      <w:fldChar w:fldCharType="begin"/>
    </w:r>
    <w:r>
      <w:instrText xml:space="preserve"> page </w:instrText>
    </w:r>
    <w:r>
      <w:fldChar w:fldCharType="separate"/>
    </w:r>
    <w:r w:rsidR="003236DE">
      <w:rPr>
        <w:noProof/>
      </w:rPr>
      <w:t>85</w:t>
    </w:r>
    <w:r>
      <w:rPr>
        <w:noProof/>
      </w:rPr>
      <w:fldChar w:fldCharType="end"/>
    </w:r>
  </w:p>
  <w:p w14:paraId="211BF3A7" w14:textId="77777777" w:rsidR="007615CC" w:rsidRPr="00B313E1" w:rsidRDefault="007615CC" w:rsidP="00633116">
    <w:pPr>
      <w:pStyle w:val="En-tte2"/>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A8" w14:textId="77777777" w:rsidR="007615CC" w:rsidRDefault="007615CC" w:rsidP="00633116">
    <w:pPr>
      <w:pStyle w:val="En-tteimpaire"/>
    </w:pPr>
    <w:r>
      <w:br/>
      <w:t xml:space="preserve">Changer La Poste pour mieux la préserver : une </w:t>
    </w:r>
    <w:r w:rsidRPr="007A6535">
      <w:t>accélération</w:t>
    </w:r>
    <w:r>
      <w:t xml:space="preserve"> nécessaire des réformes</w:t>
    </w:r>
  </w:p>
  <w:p w14:paraId="211BF3A9" w14:textId="157AB549" w:rsidR="007615CC" w:rsidRDefault="007615CC" w:rsidP="00DF6F5D">
    <w:pPr>
      <w:pStyle w:val="Numrodepagepageimpaire"/>
      <w:framePr w:wrap="around" w:hAnchor="page" w:x="8664" w:y="3059"/>
    </w:pPr>
    <w:r>
      <w:fldChar w:fldCharType="begin"/>
    </w:r>
    <w:r>
      <w:instrText xml:space="preserve"> page </w:instrText>
    </w:r>
    <w:r>
      <w:fldChar w:fldCharType="separate"/>
    </w:r>
    <w:r w:rsidR="00345141">
      <w:rPr>
        <w:noProof/>
      </w:rPr>
      <w:t>109</w:t>
    </w:r>
    <w:r>
      <w:rPr>
        <w:noProof/>
      </w:rPr>
      <w:fldChar w:fldCharType="end"/>
    </w:r>
  </w:p>
  <w:p w14:paraId="211BF3AA" w14:textId="77777777" w:rsidR="007615CC" w:rsidRPr="00B313E1" w:rsidRDefault="007615CC" w:rsidP="00633116">
    <w:pPr>
      <w:pStyle w:val="En-tte2"/>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B6EC4" w14:textId="1DFF7665" w:rsidR="007615CC" w:rsidRDefault="007615CC" w:rsidP="00633116">
    <w:pPr>
      <w:pStyle w:val="En-tteimpaire"/>
    </w:pPr>
    <w:r>
      <w:t>conclusion générale</w:t>
    </w:r>
  </w:p>
  <w:p w14:paraId="1C351678" w14:textId="4EBC7515" w:rsidR="007615CC" w:rsidRDefault="007615CC" w:rsidP="0014605E">
    <w:pPr>
      <w:pStyle w:val="Numrodepagepageimpaire"/>
      <w:framePr w:w="422" w:h="588" w:hRule="exact" w:wrap="around" w:hAnchor="page" w:x="8630" w:y="2648"/>
    </w:pPr>
    <w:r>
      <w:fldChar w:fldCharType="begin"/>
    </w:r>
    <w:r>
      <w:instrText xml:space="preserve"> page </w:instrText>
    </w:r>
    <w:r>
      <w:fldChar w:fldCharType="separate"/>
    </w:r>
    <w:r w:rsidR="00345141">
      <w:rPr>
        <w:noProof/>
      </w:rPr>
      <w:t>143</w:t>
    </w:r>
    <w:r>
      <w:rPr>
        <w:noProof/>
      </w:rPr>
      <w:fldChar w:fldCharType="end"/>
    </w:r>
  </w:p>
  <w:p w14:paraId="3BABB516" w14:textId="77777777" w:rsidR="007615CC" w:rsidRPr="00B313E1" w:rsidRDefault="007615CC" w:rsidP="00633116">
    <w:pPr>
      <w:pStyle w:val="En-tte2"/>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4A152" w14:textId="1D3825AD" w:rsidR="007615CC" w:rsidRDefault="007615CC" w:rsidP="00633116">
    <w:pPr>
      <w:pStyle w:val="En-tteimpaire"/>
    </w:pPr>
    <w:r>
      <w:br/>
      <w:t>annexes</w:t>
    </w:r>
  </w:p>
  <w:p w14:paraId="373D9E3B" w14:textId="1F74042B" w:rsidR="007615CC" w:rsidRDefault="007615CC" w:rsidP="002B3752">
    <w:pPr>
      <w:pStyle w:val="Numrodepagepageimpaire"/>
      <w:framePr w:h="380" w:hRule="exact" w:wrap="around" w:hAnchor="page" w:x="8664" w:y="2856"/>
    </w:pPr>
    <w:r>
      <w:fldChar w:fldCharType="begin"/>
    </w:r>
    <w:r>
      <w:instrText xml:space="preserve"> page </w:instrText>
    </w:r>
    <w:r>
      <w:fldChar w:fldCharType="separate"/>
    </w:r>
    <w:r w:rsidR="00345141">
      <w:rPr>
        <w:noProof/>
      </w:rPr>
      <w:t>151</w:t>
    </w:r>
    <w:r>
      <w:rPr>
        <w:noProof/>
      </w:rPr>
      <w:fldChar w:fldCharType="end"/>
    </w:r>
  </w:p>
  <w:p w14:paraId="51EC164C" w14:textId="77777777" w:rsidR="007615CC" w:rsidRPr="00B313E1" w:rsidRDefault="007615CC" w:rsidP="00633116">
    <w:pPr>
      <w:pStyle w:val="En-tte2"/>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BA" w14:textId="4EA24341" w:rsidR="007615CC" w:rsidRDefault="007615CC" w:rsidP="006B4EC4">
    <w:pPr>
      <w:pStyle w:val="En-tte"/>
      <w:tabs>
        <w:tab w:val="right" w:pos="10603"/>
        <w:tab w:val="right" w:pos="10632"/>
      </w:tabs>
      <w:ind w:firstLine="0"/>
    </w:pPr>
  </w:p>
  <w:p w14:paraId="211BF3BB" w14:textId="77777777" w:rsidR="007615CC" w:rsidRPr="00992B0E" w:rsidRDefault="007615CC" w:rsidP="004A75C4">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BE" w14:textId="77777777" w:rsidR="007615CC" w:rsidRDefault="007615CC" w:rsidP="004A75C4">
    <w:pPr>
      <w:pStyle w:val="En-ttepaire"/>
    </w:pPr>
    <w:r>
      <w:br/>
      <w:t>cour des comptes</w:t>
    </w:r>
  </w:p>
  <w:p w14:paraId="211BF3BF" w14:textId="687CDB79" w:rsidR="007615CC" w:rsidRDefault="007615CC" w:rsidP="004A75C4">
    <w:pPr>
      <w:pStyle w:val="Numrodepagepagepaire"/>
      <w:framePr w:wrap="around"/>
    </w:pPr>
    <w:r>
      <w:fldChar w:fldCharType="begin"/>
    </w:r>
    <w:r>
      <w:instrText xml:space="preserve"> page </w:instrText>
    </w:r>
    <w:r>
      <w:fldChar w:fldCharType="separate"/>
    </w:r>
    <w:r w:rsidR="00345141">
      <w:rPr>
        <w:noProof/>
      </w:rPr>
      <w:t>226</w:t>
    </w:r>
    <w:r>
      <w:rPr>
        <w:noProof/>
      </w:rPr>
      <w:fldChar w:fldCharType="end"/>
    </w:r>
  </w:p>
  <w:p w14:paraId="211BF3C0" w14:textId="77777777" w:rsidR="007615CC" w:rsidRPr="00B313E1" w:rsidRDefault="007615CC" w:rsidP="004A75C4">
    <w:pPr>
      <w:pStyle w:val="En-tte2"/>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C0DED" w14:textId="440627C0" w:rsidR="007615CC" w:rsidRDefault="003236DE" w:rsidP="00074244">
    <w:pPr>
      <w:pStyle w:val="En-tte"/>
      <w:pBdr>
        <w:bottom w:val="single" w:sz="4" w:space="1" w:color="auto"/>
      </w:pBdr>
      <w:tabs>
        <w:tab w:val="right" w:pos="10603"/>
        <w:tab w:val="right" w:pos="10632"/>
      </w:tabs>
      <w:ind w:firstLine="0"/>
    </w:pPr>
    <w:sdt>
      <w:sdtPr>
        <w:id w:val="-441540670"/>
        <w:docPartObj>
          <w:docPartGallery w:val="Page Numbers (Top of Page)"/>
          <w:docPartUnique/>
        </w:docPartObj>
      </w:sdtPr>
      <w:sdtEndPr/>
      <w:sdtContent>
        <w:r w:rsidR="007615CC">
          <w:fldChar w:fldCharType="begin"/>
        </w:r>
        <w:r w:rsidR="007615CC">
          <w:instrText>PAGE   \* MERGEFORMAT</w:instrText>
        </w:r>
        <w:r w:rsidR="007615CC">
          <w:fldChar w:fldCharType="separate"/>
        </w:r>
        <w:r w:rsidR="00345141">
          <w:rPr>
            <w:noProof/>
          </w:rPr>
          <w:t>184</w:t>
        </w:r>
        <w:r w:rsidR="007615CC">
          <w:fldChar w:fldCharType="end"/>
        </w:r>
        <w:r w:rsidR="007615CC">
          <w:t xml:space="preserve">                                                                                                              cour des comptes</w:t>
        </w:r>
        <w:r w:rsidR="007615CC">
          <w:tab/>
          <w:t>cour des comptes</w:t>
        </w:r>
      </w:sdtContent>
    </w:sdt>
  </w:p>
  <w:p w14:paraId="105EF0CD" w14:textId="77777777" w:rsidR="007615CC" w:rsidRPr="00992B0E" w:rsidRDefault="007615CC" w:rsidP="004A75C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86" w14:textId="77777777" w:rsidR="007615CC" w:rsidRDefault="007615CC" w:rsidP="00633116">
    <w:r>
      <w:rPr>
        <w:noProof/>
        <w:lang w:eastAsia="fr-FR"/>
      </w:rPr>
      <mc:AlternateContent>
        <mc:Choice Requires="wpg">
          <w:drawing>
            <wp:anchor distT="0" distB="0" distL="114300" distR="114300" simplePos="0" relativeHeight="251658241" behindDoc="0" locked="1" layoutInCell="1" allowOverlap="1" wp14:anchorId="211BF3C5" wp14:editId="211BF3C6">
              <wp:simplePos x="0" y="0"/>
              <wp:positionH relativeFrom="page">
                <wp:posOffset>0</wp:posOffset>
              </wp:positionH>
              <wp:positionV relativeFrom="page">
                <wp:posOffset>0</wp:posOffset>
              </wp:positionV>
              <wp:extent cx="7560310" cy="10692130"/>
              <wp:effectExtent l="0" t="0" r="2540" b="13970"/>
              <wp:wrapNone/>
              <wp:docPr id="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1906" cy="16838"/>
                      </a:xfrm>
                    </wpg:grpSpPr>
                    <wps:wsp>
                      <wps:cNvPr id="3" name="AutoShape 5"/>
                      <wps:cNvCnPr>
                        <a:cxnSpLocks noChangeShapeType="1"/>
                      </wps:cNvCnPr>
                      <wps:spPr bwMode="auto">
                        <a:xfrm>
                          <a:off x="0" y="0"/>
                          <a:ext cx="11906" cy="16838"/>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s:wsp>
                      <wps:cNvPr id="4" name="AutoShape 6"/>
                      <wps:cNvCnPr>
                        <a:cxnSpLocks noChangeShapeType="1"/>
                      </wps:cNvCnPr>
                      <wps:spPr bwMode="auto">
                        <a:xfrm flipH="1">
                          <a:off x="0" y="0"/>
                          <a:ext cx="11906" cy="16838"/>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8E1A79" id="Group 4" o:spid="_x0000_s1026" style="position:absolute;margin-left:0;margin-top:0;width:595.3pt;height:841.9pt;z-index:251658241;mso-position-horizontal-relative:page;mso-position-vertical-relative:page" coordsize="11906,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">
              <v:shapetype id="_x0000_t32" coordsize="21600,21600" o:spt="32" o:oned="t" path="m,l21600,21600e" filled="f">
                <v:path arrowok="t" fillok="f" o:connecttype="none"/>
                <o:lock v:ext="edit" shapetype="t"/>
              </v:shapetype>
              <v:shape id="AutoShape 5" o:spid="_x0000_s1027" type="#_x0000_t32" style="position:absolute;width:11906;height:168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" strokecolor="red" strokeweight="1.25pt"/>
              <v:shape id="AutoShape 6" o:spid="_x0000_s1028" type="#_x0000_t32" style="position:absolute;width:11906;height:16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" strokecolor="red" strokeweight="1.25pt"/>
              <w10:wrap anchorx="page" anchory="page"/>
              <w10:anchorlock/>
            </v:group>
          </w:pict>
        </mc:Fallback>
      </mc:AlternateContent>
    </w:r>
    <w:r>
      <w:t> </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2042951"/>
      <w:docPartObj>
        <w:docPartGallery w:val="Page Numbers (Top of Page)"/>
        <w:docPartUnique/>
      </w:docPartObj>
    </w:sdtPr>
    <w:sdtEndPr/>
    <w:sdtContent>
      <w:p w14:paraId="211BF3C1" w14:textId="6C56816C" w:rsidR="007615CC" w:rsidRDefault="007615CC" w:rsidP="004A75C4">
        <w:pPr>
          <w:pStyle w:val="En-ttepaire"/>
          <w:pBdr>
            <w:bottom w:val="single" w:sz="4" w:space="1" w:color="auto"/>
          </w:pBdr>
          <w:tabs>
            <w:tab w:val="right" w:pos="6237"/>
          </w:tabs>
          <w:ind w:left="0"/>
        </w:pPr>
        <w:r>
          <w:t>cour des comptes</w:t>
        </w:r>
        <w:r>
          <w:tab/>
        </w:r>
        <w:r>
          <w:fldChar w:fldCharType="begin"/>
        </w:r>
        <w:r>
          <w:instrText>PAGE   \* MERGEFORMAT</w:instrText>
        </w:r>
        <w:r>
          <w:fldChar w:fldCharType="separate"/>
        </w:r>
        <w:r w:rsidR="00345141">
          <w:rPr>
            <w:noProof/>
          </w:rPr>
          <w:t>193</w:t>
        </w:r>
        <w:r>
          <w:fldChar w:fldCharType="end"/>
        </w:r>
      </w:p>
    </w:sdtContent>
  </w:sdt>
  <w:p w14:paraId="211BF3C2" w14:textId="77777777" w:rsidR="007615CC" w:rsidRPr="00992B0E" w:rsidRDefault="007615CC" w:rsidP="004A75C4">
    <w:pPr>
      <w:pStyle w:val="En-tte"/>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7666997"/>
      <w:docPartObj>
        <w:docPartGallery w:val="Page Numbers (Top of Page)"/>
        <w:docPartUnique/>
      </w:docPartObj>
    </w:sdtPr>
    <w:sdtEndPr/>
    <w:sdtContent>
      <w:p w14:paraId="667F8C9E" w14:textId="4B56447D" w:rsidR="007615CC" w:rsidRDefault="007615CC" w:rsidP="006C5A0B">
        <w:pPr>
          <w:pStyle w:val="En-ttepaire"/>
          <w:pBdr>
            <w:bottom w:val="single" w:sz="4" w:space="1" w:color="auto"/>
          </w:pBdr>
          <w:ind w:left="0"/>
          <w:jc w:val="both"/>
        </w:pPr>
        <w:r>
          <w:t xml:space="preserve">annexes                                                                                                                                </w:t>
        </w:r>
        <w:r>
          <w:fldChar w:fldCharType="begin"/>
        </w:r>
        <w:r>
          <w:instrText>PAGE   \* MERGEFORMAT</w:instrText>
        </w:r>
        <w:r>
          <w:fldChar w:fldCharType="separate"/>
        </w:r>
        <w:r w:rsidR="00345141">
          <w:rPr>
            <w:noProof/>
          </w:rPr>
          <w:t>200</w:t>
        </w:r>
        <w:r>
          <w:fldChar w:fldCharType="end"/>
        </w:r>
      </w:p>
    </w:sdtContent>
  </w:sdt>
  <w:p w14:paraId="464270B9" w14:textId="77777777" w:rsidR="007615CC" w:rsidRPr="00992B0E" w:rsidRDefault="007615CC" w:rsidP="004A75C4">
    <w:pPr>
      <w:pStyle w:val="En-tte"/>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8833095"/>
      <w:docPartObj>
        <w:docPartGallery w:val="Page Numbers (Top of Page)"/>
        <w:docPartUnique/>
      </w:docPartObj>
    </w:sdtPr>
    <w:sdtEndPr/>
    <w:sdtContent>
      <w:p w14:paraId="17F35083" w14:textId="2287DF58" w:rsidR="007615CC" w:rsidRDefault="007615CC" w:rsidP="00AA5D2A">
        <w:pPr>
          <w:pStyle w:val="En-ttepaire"/>
          <w:pBdr>
            <w:bottom w:val="single" w:sz="4" w:space="1" w:color="auto"/>
          </w:pBdr>
          <w:tabs>
            <w:tab w:val="left" w:pos="5529"/>
          </w:tabs>
          <w:spacing w:after="0"/>
          <w:ind w:left="0"/>
          <w:jc w:val="both"/>
        </w:pPr>
        <w:r>
          <w:fldChar w:fldCharType="begin"/>
        </w:r>
        <w:r>
          <w:instrText>PAGE   \* MERGEFORMAT</w:instrText>
        </w:r>
        <w:r>
          <w:fldChar w:fldCharType="separate"/>
        </w:r>
        <w:r w:rsidR="00345141">
          <w:rPr>
            <w:noProof/>
          </w:rPr>
          <w:t>201</w:t>
        </w:r>
        <w:r>
          <w:fldChar w:fldCharType="end"/>
        </w:r>
        <w:r>
          <w:t xml:space="preserve">                                                                                                             cour des comptes </w:t>
        </w:r>
      </w:p>
    </w:sdtContent>
  </w:sdt>
  <w:p w14:paraId="6C646630" w14:textId="77777777" w:rsidR="007615CC" w:rsidRPr="00992B0E" w:rsidRDefault="007615CC" w:rsidP="004A75C4">
    <w:pPr>
      <w:pStyle w:val="En-tte"/>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9620964"/>
      <w:docPartObj>
        <w:docPartGallery w:val="Page Numbers (Top of Page)"/>
        <w:docPartUnique/>
      </w:docPartObj>
    </w:sdtPr>
    <w:sdtEndPr/>
    <w:sdtContent>
      <w:p w14:paraId="44DCD50F" w14:textId="7ACF28D1" w:rsidR="007615CC" w:rsidRDefault="007615CC" w:rsidP="00B80CD4">
        <w:pPr>
          <w:pStyle w:val="En-ttepaire"/>
          <w:pBdr>
            <w:bottom w:val="single" w:sz="4" w:space="1" w:color="auto"/>
          </w:pBdr>
          <w:spacing w:after="0"/>
          <w:ind w:left="0"/>
          <w:jc w:val="both"/>
        </w:pPr>
        <w:r>
          <w:fldChar w:fldCharType="begin"/>
        </w:r>
        <w:r>
          <w:instrText>PAGE   \* MERGEFORMAT</w:instrText>
        </w:r>
        <w:r>
          <w:fldChar w:fldCharType="separate"/>
        </w:r>
        <w:r w:rsidR="00345141">
          <w:rPr>
            <w:noProof/>
          </w:rPr>
          <w:t>207</w:t>
        </w:r>
        <w:r>
          <w:fldChar w:fldCharType="end"/>
        </w:r>
        <w:r>
          <w:t xml:space="preserve">                                                                                                              cour des comptes                                      </w:t>
        </w:r>
      </w:p>
    </w:sdtContent>
  </w:sdt>
  <w:p w14:paraId="66E66FCC" w14:textId="77777777" w:rsidR="007615CC" w:rsidRPr="00992B0E" w:rsidRDefault="007615CC" w:rsidP="004A75C4">
    <w:pPr>
      <w:pStyle w:val="En-tte"/>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2006" w14:textId="14340030" w:rsidR="007615CC" w:rsidRDefault="007615CC" w:rsidP="008E4D94">
    <w:pPr>
      <w:pStyle w:val="En-ttepaire"/>
    </w:pPr>
    <w:r>
      <w:br/>
      <w:t>cour des comptes</w:t>
    </w:r>
  </w:p>
  <w:p w14:paraId="17ACCC1A" w14:textId="3961BBDA" w:rsidR="007615CC" w:rsidRDefault="007615CC" w:rsidP="008E4D94">
    <w:pPr>
      <w:pStyle w:val="Numrodepagepagepaire"/>
      <w:framePr w:wrap="around"/>
    </w:pPr>
    <w:r>
      <w:fldChar w:fldCharType="begin"/>
    </w:r>
    <w:r>
      <w:instrText xml:space="preserve"> page </w:instrText>
    </w:r>
    <w:r>
      <w:fldChar w:fldCharType="separate"/>
    </w:r>
    <w:r w:rsidR="00345141">
      <w:rPr>
        <w:noProof/>
      </w:rPr>
      <w:t>246</w:t>
    </w:r>
    <w:r>
      <w:rPr>
        <w:noProof/>
      </w:rPr>
      <w:fldChar w:fldCharType="end"/>
    </w:r>
  </w:p>
  <w:p w14:paraId="5B1EBFA2" w14:textId="77777777" w:rsidR="007615CC" w:rsidRPr="00B313E1" w:rsidRDefault="007615CC" w:rsidP="008E4D94">
    <w:pPr>
      <w:pStyle w:val="En-tte2"/>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67575" w14:textId="57ECDFD4" w:rsidR="007615CC" w:rsidRDefault="007615CC" w:rsidP="008E4D94">
    <w:pPr>
      <w:pStyle w:val="En-tteimpaire"/>
    </w:pPr>
    <w:r>
      <w:br/>
    </w:r>
    <w:r>
      <w:fldChar w:fldCharType="begin"/>
    </w:r>
    <w:r>
      <w:instrText xml:space="preserve"> STYLEREF  "Titre (Sommaire des réponses)" </w:instrText>
    </w:r>
    <w:r>
      <w:fldChar w:fldCharType="separate"/>
    </w:r>
    <w:r w:rsidR="00345141">
      <w:rPr>
        <w:b/>
        <w:bCs/>
        <w:noProof/>
      </w:rPr>
      <w:t>Erreur ! Il n'y a pas de texte répondant à ce style dans ce document.</w:t>
    </w:r>
    <w:r>
      <w:rPr>
        <w:noProof/>
      </w:rPr>
      <w:fldChar w:fldCharType="end"/>
    </w:r>
  </w:p>
  <w:p w14:paraId="1F74E452" w14:textId="77777777" w:rsidR="007615CC" w:rsidRDefault="007615CC" w:rsidP="008E4D94">
    <w:pPr>
      <w:pStyle w:val="Numrodepagepageimpaire"/>
      <w:framePr w:wrap="around"/>
    </w:pPr>
    <w:r>
      <w:fldChar w:fldCharType="begin"/>
    </w:r>
    <w:r>
      <w:instrText xml:space="preserve"> page </w:instrText>
    </w:r>
    <w:r>
      <w:fldChar w:fldCharType="separate"/>
    </w:r>
    <w:r>
      <w:rPr>
        <w:noProof/>
      </w:rPr>
      <w:t>9</w:t>
    </w:r>
    <w:r>
      <w:rPr>
        <w:noProof/>
      </w:rPr>
      <w:fldChar w:fldCharType="end"/>
    </w:r>
  </w:p>
  <w:p w14:paraId="6267D6F5" w14:textId="77777777" w:rsidR="007615CC" w:rsidRPr="00B313E1" w:rsidRDefault="007615CC" w:rsidP="008E4D94">
    <w:pPr>
      <w:pStyle w:val="En-tte2"/>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7AC3A1" w14:textId="77777777" w:rsidR="007615CC" w:rsidRPr="00992B0E" w:rsidRDefault="007615CC" w:rsidP="008E4D94">
    <w:pPr>
      <w:pStyle w:val="En-tte"/>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F024B" w14:textId="77777777" w:rsidR="007615CC" w:rsidRDefault="007615CC" w:rsidP="008E4D94">
    <w:pPr>
      <w:pStyle w:val="En-tteimpaire"/>
    </w:pPr>
    <w:r>
      <w:br/>
    </w:r>
    <w:r w:rsidRPr="00BD4814">
      <w:rPr>
        <w:lang w:eastAsia="fr-FR"/>
      </w:rPr>
      <w:t>R</w:t>
    </w:r>
    <w:r>
      <w:rPr>
        <w:lang w:eastAsia="fr-FR"/>
      </w:rPr>
      <w:t>é</w:t>
    </w:r>
    <w:r w:rsidRPr="00BD4814">
      <w:rPr>
        <w:lang w:eastAsia="fr-FR"/>
      </w:rPr>
      <w:t>ponses</w:t>
    </w:r>
    <w:r>
      <w:rPr>
        <w:lang w:eastAsia="fr-FR"/>
      </w:rPr>
      <w:t xml:space="preserve"> des administrations et des organismes concernés</w:t>
    </w:r>
  </w:p>
  <w:p w14:paraId="4407BFB4" w14:textId="00428282" w:rsidR="007615CC" w:rsidRDefault="007615CC" w:rsidP="008E4D94">
    <w:pPr>
      <w:pStyle w:val="Numrodepagepageimpaire"/>
      <w:framePr w:wrap="around"/>
    </w:pPr>
    <w:r>
      <w:fldChar w:fldCharType="begin"/>
    </w:r>
    <w:r>
      <w:instrText xml:space="preserve"> page </w:instrText>
    </w:r>
    <w:r>
      <w:fldChar w:fldCharType="separate"/>
    </w:r>
    <w:r w:rsidR="00345141">
      <w:rPr>
        <w:noProof/>
      </w:rPr>
      <w:t>245</w:t>
    </w:r>
    <w:r>
      <w:rPr>
        <w:noProof/>
      </w:rPr>
      <w:fldChar w:fldCharType="end"/>
    </w:r>
  </w:p>
  <w:p w14:paraId="785228AA" w14:textId="77777777" w:rsidR="007615CC" w:rsidRPr="00B313E1" w:rsidRDefault="007615CC" w:rsidP="008E4D94">
    <w:pPr>
      <w:pStyle w:val="En-tte2"/>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89" w14:textId="77777777" w:rsidR="007615CC" w:rsidRDefault="007615CC" w:rsidP="00633116">
    <w:pPr>
      <w:pStyle w:val="Normalcentr0"/>
    </w:pPr>
    <w:r w:rsidRPr="001D31B8">
      <w:rPr>
        <w:noProof/>
        <w:lang w:eastAsia="fr-FR"/>
      </w:rPr>
      <w:drawing>
        <wp:anchor distT="0" distB="0" distL="114300" distR="114300" simplePos="0" relativeHeight="251658242" behindDoc="1" locked="1" layoutInCell="1" allowOverlap="1" wp14:anchorId="211BF3C7" wp14:editId="211BF3C8">
          <wp:simplePos x="0" y="0"/>
          <wp:positionH relativeFrom="page">
            <wp:posOffset>-2540</wp:posOffset>
          </wp:positionH>
          <wp:positionV relativeFrom="page">
            <wp:posOffset>1600200</wp:posOffset>
          </wp:positionV>
          <wp:extent cx="4381500" cy="1066165"/>
          <wp:effectExtent l="19050" t="0" r="0" b="0"/>
          <wp:wrapNone/>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DC.jpg"/>
                  <pic:cNvPicPr/>
                </pic:nvPicPr>
                <pic:blipFill>
                  <a:blip r:embed="rId1">
                    <a:extLst>
                      <a:ext uri="{28A0092B-C50C-407E-A947-70E740481C1C}">
                        <a14:useLocalDpi xmlns:a14="http://schemas.microsoft.com/office/drawing/2010/main" val="0"/>
                      </a:ext>
                    </a:extLst>
                  </a:blip>
                  <a:srcRect l="4763" t="22878" r="42863"/>
                  <a:stretch>
                    <a:fillRect/>
                  </a:stretch>
                </pic:blipFill>
                <pic:spPr>
                  <a:xfrm>
                    <a:off x="0" y="0"/>
                    <a:ext cx="4381500" cy="1066165"/>
                  </a:xfrm>
                  <a:prstGeom prst="rect">
                    <a:avLst/>
                  </a:prstGeom>
                </pic:spPr>
              </pic:pic>
            </a:graphicData>
          </a:graphic>
        </wp:anchor>
      </w:drawing>
    </w:r>
    <w:r>
      <w:t>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8B" w14:textId="77777777" w:rsidR="007615CC" w:rsidRDefault="007615CC" w:rsidP="00633116">
    <w:pPr>
      <w:pStyle w:val="En-ttepaire"/>
    </w:pPr>
    <w:r>
      <w:br/>
      <w:t>cour des comptes</w:t>
    </w:r>
  </w:p>
  <w:p w14:paraId="211BF38C" w14:textId="6FBA352F" w:rsidR="007615CC" w:rsidRDefault="007615CC" w:rsidP="00633116">
    <w:pPr>
      <w:pStyle w:val="Numrodepagepagepaire"/>
      <w:framePr w:wrap="around"/>
    </w:pPr>
    <w:r>
      <w:fldChar w:fldCharType="begin"/>
    </w:r>
    <w:r>
      <w:instrText xml:space="preserve"> page </w:instrText>
    </w:r>
    <w:r>
      <w:fldChar w:fldCharType="separate"/>
    </w:r>
    <w:r w:rsidR="003236DE">
      <w:rPr>
        <w:noProof/>
      </w:rPr>
      <w:t>4</w:t>
    </w:r>
    <w:r>
      <w:rPr>
        <w:noProof/>
      </w:rPr>
      <w:fldChar w:fldCharType="end"/>
    </w:r>
  </w:p>
  <w:p w14:paraId="211BF38D" w14:textId="77777777" w:rsidR="007615CC" w:rsidRPr="00B313E1" w:rsidRDefault="007615CC" w:rsidP="00633116">
    <w:pPr>
      <w:pStyle w:val="En-tte2"/>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8E" w14:textId="241F7052" w:rsidR="007615CC" w:rsidRDefault="007615CC" w:rsidP="00633116">
    <w:pPr>
      <w:pStyle w:val="En-tteimpaire"/>
    </w:pPr>
    <w:r>
      <w:br/>
    </w:r>
    <w:r>
      <w:fldChar w:fldCharType="begin"/>
    </w:r>
    <w:r>
      <w:instrText xml:space="preserve"> STYLEREF  "</w:instrText>
    </w:r>
    <w:r w:rsidRPr="00EB5C74">
      <w:instrText>Sommaire général</w:instrText>
    </w:r>
    <w:r>
      <w:instrText xml:space="preserve">" </w:instrText>
    </w:r>
    <w:r>
      <w:fldChar w:fldCharType="separate"/>
    </w:r>
    <w:r w:rsidR="00345141">
      <w:rPr>
        <w:noProof/>
      </w:rPr>
      <w:t>Sommaire</w:t>
    </w:r>
    <w:r>
      <w:rPr>
        <w:noProof/>
      </w:rPr>
      <w:fldChar w:fldCharType="end"/>
    </w:r>
  </w:p>
  <w:p w14:paraId="211BF38F" w14:textId="0D78CD86" w:rsidR="007615CC" w:rsidRDefault="007615CC" w:rsidP="00633116">
    <w:pPr>
      <w:pStyle w:val="Numrodepagepageimpaire"/>
      <w:framePr w:wrap="around"/>
    </w:pPr>
    <w:r>
      <w:fldChar w:fldCharType="begin"/>
    </w:r>
    <w:r>
      <w:instrText xml:space="preserve"> page </w:instrText>
    </w:r>
    <w:r>
      <w:fldChar w:fldCharType="separate"/>
    </w:r>
    <w:r>
      <w:rPr>
        <w:noProof/>
      </w:rPr>
      <w:t>7</w:t>
    </w:r>
    <w:r>
      <w:rPr>
        <w:noProof/>
      </w:rPr>
      <w:fldChar w:fldCharType="end"/>
    </w:r>
  </w:p>
  <w:p w14:paraId="211BF390" w14:textId="77777777" w:rsidR="007615CC" w:rsidRPr="00B313E1" w:rsidRDefault="007615CC" w:rsidP="00633116">
    <w:pPr>
      <w:pStyle w:val="En-tte2"/>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93" w14:textId="77777777" w:rsidR="007615CC" w:rsidRPr="00992B0E" w:rsidRDefault="007615CC" w:rsidP="00633116">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39DF0" w14:textId="77777777" w:rsidR="007615CC" w:rsidRDefault="007615CC" w:rsidP="004D3853">
    <w:pPr>
      <w:pStyle w:val="En-ttepaire"/>
    </w:pPr>
    <w:r>
      <w:br/>
      <w:t>cour des comptes</w:t>
    </w:r>
  </w:p>
  <w:p w14:paraId="0F3EC7AC" w14:textId="1BEF2183" w:rsidR="007615CC" w:rsidRDefault="007615CC" w:rsidP="004D3853">
    <w:pPr>
      <w:pStyle w:val="Numrodepagepagepaire"/>
      <w:framePr w:h="250" w:hRule="exact" w:wrap="around" w:hAnchor="page" w:x="2818" w:y="3038"/>
    </w:pPr>
    <w:r>
      <w:fldChar w:fldCharType="begin"/>
    </w:r>
    <w:r>
      <w:instrText xml:space="preserve"> page </w:instrText>
    </w:r>
    <w:r>
      <w:fldChar w:fldCharType="separate"/>
    </w:r>
    <w:r w:rsidR="003236DE">
      <w:rPr>
        <w:noProof/>
      </w:rPr>
      <w:t>6</w:t>
    </w:r>
    <w:r>
      <w:rPr>
        <w:noProof/>
      </w:rPr>
      <w:fldChar w:fldCharType="end"/>
    </w:r>
  </w:p>
  <w:p w14:paraId="767ECFE6" w14:textId="77777777" w:rsidR="007615CC" w:rsidRPr="00B313E1" w:rsidRDefault="007615CC" w:rsidP="004D3853">
    <w:pPr>
      <w:pStyle w:val="En-tte2"/>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95" w14:textId="77777777" w:rsidR="007615CC" w:rsidRDefault="007615CC" w:rsidP="00633116">
    <w:pPr>
      <w:pStyle w:val="En-ttepaire"/>
    </w:pPr>
    <w:r>
      <w:br/>
      <w:t>cour des comptes</w:t>
    </w:r>
  </w:p>
  <w:p w14:paraId="211BF396" w14:textId="530B9D0E" w:rsidR="007615CC" w:rsidRDefault="007615CC" w:rsidP="00633116">
    <w:pPr>
      <w:pStyle w:val="Numrodepagepagepaire"/>
      <w:framePr w:wrap="around"/>
    </w:pPr>
    <w:r>
      <w:fldChar w:fldCharType="begin"/>
    </w:r>
    <w:r>
      <w:instrText xml:space="preserve"> page </w:instrText>
    </w:r>
    <w:r>
      <w:fldChar w:fldCharType="separate"/>
    </w:r>
    <w:r w:rsidR="003236DE">
      <w:rPr>
        <w:noProof/>
      </w:rPr>
      <w:t>84</w:t>
    </w:r>
    <w:r>
      <w:rPr>
        <w:noProof/>
      </w:rPr>
      <w:fldChar w:fldCharType="end"/>
    </w:r>
  </w:p>
  <w:p w14:paraId="211BF397" w14:textId="77777777" w:rsidR="007615CC" w:rsidRPr="00B313E1" w:rsidRDefault="007615CC" w:rsidP="00633116">
    <w:pPr>
      <w:pStyle w:val="En-tte2"/>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F398" w14:textId="02147ADD" w:rsidR="007615CC" w:rsidRDefault="007615CC" w:rsidP="00633116">
    <w:pPr>
      <w:pStyle w:val="En-tteimpaire"/>
    </w:pPr>
    <w:r>
      <w:br/>
    </w:r>
    <w:r>
      <w:fldChar w:fldCharType="begin"/>
    </w:r>
    <w:r>
      <w:instrText xml:space="preserve"> STYLEREF  "Titre (Sommaire des réponses)" </w:instrText>
    </w:r>
    <w:r>
      <w:fldChar w:fldCharType="separate"/>
    </w:r>
    <w:r w:rsidR="00345141">
      <w:rPr>
        <w:b/>
        <w:bCs/>
        <w:noProof/>
      </w:rPr>
      <w:t>Erreur ! Il n'y a pas de texte répondant à ce style dans ce document.</w:t>
    </w:r>
    <w:r>
      <w:rPr>
        <w:noProof/>
      </w:rPr>
      <w:fldChar w:fldCharType="end"/>
    </w:r>
  </w:p>
  <w:p w14:paraId="211BF399" w14:textId="7C8E7217" w:rsidR="007615CC" w:rsidRDefault="007615CC" w:rsidP="00633116">
    <w:pPr>
      <w:pStyle w:val="Numrodepagepageimpaire"/>
      <w:framePr w:wrap="around"/>
    </w:pPr>
    <w:r>
      <w:fldChar w:fldCharType="begin"/>
    </w:r>
    <w:r>
      <w:instrText xml:space="preserve"> page </w:instrText>
    </w:r>
    <w:r>
      <w:fldChar w:fldCharType="separate"/>
    </w:r>
    <w:r>
      <w:rPr>
        <w:noProof/>
      </w:rPr>
      <w:t>17</w:t>
    </w:r>
    <w:r>
      <w:rPr>
        <w:noProof/>
      </w:rPr>
      <w:fldChar w:fldCharType="end"/>
    </w:r>
  </w:p>
  <w:p w14:paraId="211BF39A" w14:textId="77777777" w:rsidR="007615CC" w:rsidRPr="00B313E1" w:rsidRDefault="007615CC" w:rsidP="00633116">
    <w:pPr>
      <w:pStyle w:val="En-tte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4EA"/>
    <w:multiLevelType w:val="hybridMultilevel"/>
    <w:tmpl w:val="D758D0B0"/>
    <w:lvl w:ilvl="0" w:tplc="3E406D70">
      <w:start w:val="1"/>
      <w:numFmt w:val="bullet"/>
      <w:pStyle w:val="ENCADR-Sparateur"/>
      <w:lvlText w:val="ù"/>
      <w:lvlJc w:val="left"/>
      <w:pPr>
        <w:tabs>
          <w:tab w:val="num" w:pos="0"/>
        </w:tabs>
        <w:ind w:left="113" w:firstLine="199"/>
      </w:pPr>
      <w:rPr>
        <w:rFonts w:ascii="Wingdings 2" w:hAnsi="Wingdings 2"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1" w15:restartNumberingAfterBreak="0">
    <w:nsid w:val="00E74DF6"/>
    <w:multiLevelType w:val="hybridMultilevel"/>
    <w:tmpl w:val="30D6EC9E"/>
    <w:lvl w:ilvl="0" w:tplc="A8F2D7CC">
      <w:start w:val="1"/>
      <w:numFmt w:val="none"/>
      <w:pStyle w:val="ContradictionNON"/>
      <w:lvlText w:val="Non destiné à la contradiction"/>
      <w:lvlJc w:val="right"/>
      <w:pPr>
        <w:tabs>
          <w:tab w:val="num" w:pos="0"/>
        </w:tabs>
        <w:ind w:left="0" w:firstLine="0"/>
      </w:pPr>
      <w:rPr>
        <w:rFonts w:hint="default"/>
      </w:rPr>
    </w:lvl>
    <w:lvl w:ilvl="1" w:tplc="040C0019" w:tentative="1">
      <w:start w:val="1"/>
      <w:numFmt w:val="lowerLetter"/>
      <w:lvlText w:val="%2."/>
      <w:lvlJc w:val="left"/>
      <w:pPr>
        <w:tabs>
          <w:tab w:val="num" w:pos="2149"/>
        </w:tabs>
        <w:ind w:left="2149" w:hanging="360"/>
      </w:pPr>
    </w:lvl>
    <w:lvl w:ilvl="2" w:tplc="040C001B" w:tentative="1">
      <w:start w:val="1"/>
      <w:numFmt w:val="lowerRoman"/>
      <w:pStyle w:val="ContradictionNON"/>
      <w:lvlText w:val="%3."/>
      <w:lvlJc w:val="right"/>
      <w:pPr>
        <w:tabs>
          <w:tab w:val="num" w:pos="2869"/>
        </w:tabs>
        <w:ind w:left="2869" w:hanging="180"/>
      </w:pPr>
    </w:lvl>
    <w:lvl w:ilvl="3" w:tplc="040C000F" w:tentative="1">
      <w:start w:val="1"/>
      <w:numFmt w:val="decimal"/>
      <w:lvlText w:val="%4."/>
      <w:lvlJc w:val="left"/>
      <w:pPr>
        <w:tabs>
          <w:tab w:val="num" w:pos="3589"/>
        </w:tabs>
        <w:ind w:left="3589" w:hanging="360"/>
      </w:pPr>
    </w:lvl>
    <w:lvl w:ilvl="4" w:tplc="040C0019" w:tentative="1">
      <w:start w:val="1"/>
      <w:numFmt w:val="lowerLetter"/>
      <w:lvlText w:val="%5."/>
      <w:lvlJc w:val="left"/>
      <w:pPr>
        <w:tabs>
          <w:tab w:val="num" w:pos="4309"/>
        </w:tabs>
        <w:ind w:left="4309" w:hanging="360"/>
      </w:pPr>
    </w:lvl>
    <w:lvl w:ilvl="5" w:tplc="040C001B" w:tentative="1">
      <w:start w:val="1"/>
      <w:numFmt w:val="lowerRoman"/>
      <w:lvlText w:val="%6."/>
      <w:lvlJc w:val="right"/>
      <w:pPr>
        <w:tabs>
          <w:tab w:val="num" w:pos="5029"/>
        </w:tabs>
        <w:ind w:left="5029" w:hanging="180"/>
      </w:pPr>
    </w:lvl>
    <w:lvl w:ilvl="6" w:tplc="040C000F" w:tentative="1">
      <w:start w:val="1"/>
      <w:numFmt w:val="decimal"/>
      <w:lvlText w:val="%7."/>
      <w:lvlJc w:val="left"/>
      <w:pPr>
        <w:tabs>
          <w:tab w:val="num" w:pos="5749"/>
        </w:tabs>
        <w:ind w:left="5749" w:hanging="360"/>
      </w:pPr>
    </w:lvl>
    <w:lvl w:ilvl="7" w:tplc="040C0019" w:tentative="1">
      <w:start w:val="1"/>
      <w:numFmt w:val="lowerLetter"/>
      <w:lvlText w:val="%8."/>
      <w:lvlJc w:val="left"/>
      <w:pPr>
        <w:tabs>
          <w:tab w:val="num" w:pos="6469"/>
        </w:tabs>
        <w:ind w:left="6469" w:hanging="360"/>
      </w:pPr>
    </w:lvl>
    <w:lvl w:ilvl="8" w:tplc="040C001B" w:tentative="1">
      <w:start w:val="1"/>
      <w:numFmt w:val="lowerRoman"/>
      <w:lvlText w:val="%9."/>
      <w:lvlJc w:val="right"/>
      <w:pPr>
        <w:tabs>
          <w:tab w:val="num" w:pos="7189"/>
        </w:tabs>
        <w:ind w:left="7189" w:hanging="180"/>
      </w:pPr>
    </w:lvl>
  </w:abstractNum>
  <w:abstractNum w:abstractNumId="2" w15:restartNumberingAfterBreak="0">
    <w:nsid w:val="035509E3"/>
    <w:multiLevelType w:val="hybridMultilevel"/>
    <w:tmpl w:val="38766686"/>
    <w:lvl w:ilvl="0" w:tplc="D9A88EEA">
      <w:start w:val="1"/>
      <w:numFmt w:val="none"/>
      <w:pStyle w:val="Projetderecommandationsynthse"/>
      <w:lvlText w:val="%1Projet de recommandation n°"/>
      <w:lvlJc w:val="left"/>
      <w:pPr>
        <w:tabs>
          <w:tab w:val="num" w:pos="3119"/>
        </w:tabs>
        <w:ind w:left="0" w:firstLine="0"/>
      </w:pPr>
      <w:rPr>
        <w:rFonts w:hint="default"/>
        <w:b/>
        <w:i w:val="0"/>
      </w:rPr>
    </w:lvl>
    <w:lvl w:ilvl="1" w:tplc="040C0019" w:tentative="1">
      <w:start w:val="1"/>
      <w:numFmt w:val="lowerLetter"/>
      <w:lvlText w:val="%2."/>
      <w:lvlJc w:val="left"/>
      <w:pPr>
        <w:tabs>
          <w:tab w:val="num" w:pos="1440"/>
        </w:tabs>
        <w:ind w:left="1440" w:hanging="360"/>
      </w:pPr>
    </w:lvl>
    <w:lvl w:ilvl="2" w:tplc="040C001B" w:tentative="1">
      <w:start w:val="1"/>
      <w:numFmt w:val="lowerRoman"/>
      <w:pStyle w:val="Projetderecommandationsynthse"/>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04751F3C"/>
    <w:multiLevelType w:val="hybridMultilevel"/>
    <w:tmpl w:val="21C85896"/>
    <w:lvl w:ilvl="0" w:tplc="02C809DA">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2E32C9"/>
    <w:multiLevelType w:val="multilevel"/>
    <w:tmpl w:val="D2721542"/>
    <w:lvl w:ilvl="0">
      <w:start w:val="1"/>
      <w:numFmt w:val="decimal"/>
      <w:pStyle w:val="Titreorganigramme"/>
      <w:suff w:val="space"/>
      <w:lvlText w:val="Organigramme n°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08526654"/>
    <w:multiLevelType w:val="multilevel"/>
    <w:tmpl w:val="2730AE10"/>
    <w:lvl w:ilvl="0">
      <w:start w:val="9"/>
      <w:numFmt w:val="decimal"/>
      <w:suff w:val="space"/>
      <w:lvlText w:val="Tableau n° %1 :"/>
      <w:lvlJc w:val="left"/>
      <w:pPr>
        <w:ind w:left="3686" w:firstLine="0"/>
      </w:pPr>
      <w:rPr>
        <w:rFonts w:hint="default"/>
      </w:rPr>
    </w:lvl>
    <w:lvl w:ilvl="1">
      <w:start w:val="1"/>
      <w:numFmt w:val="lowerLetter"/>
      <w:lvlText w:val="%2)"/>
      <w:lvlJc w:val="left"/>
      <w:pPr>
        <w:tabs>
          <w:tab w:val="num" w:pos="-839"/>
        </w:tabs>
        <w:ind w:left="-839" w:hanging="360"/>
      </w:pPr>
      <w:rPr>
        <w:rFonts w:hint="default"/>
      </w:rPr>
    </w:lvl>
    <w:lvl w:ilvl="2">
      <w:start w:val="1"/>
      <w:numFmt w:val="lowerRoman"/>
      <w:lvlText w:val="%3)"/>
      <w:lvlJc w:val="left"/>
      <w:pPr>
        <w:tabs>
          <w:tab w:val="num" w:pos="-479"/>
        </w:tabs>
        <w:ind w:left="-479" w:hanging="360"/>
      </w:pPr>
      <w:rPr>
        <w:rFonts w:hint="default"/>
      </w:rPr>
    </w:lvl>
    <w:lvl w:ilvl="3">
      <w:start w:val="1"/>
      <w:numFmt w:val="decimal"/>
      <w:lvlText w:val="(%4)"/>
      <w:lvlJc w:val="left"/>
      <w:pPr>
        <w:tabs>
          <w:tab w:val="num" w:pos="-119"/>
        </w:tabs>
        <w:ind w:left="-119" w:hanging="360"/>
      </w:pPr>
      <w:rPr>
        <w:rFonts w:hint="default"/>
      </w:rPr>
    </w:lvl>
    <w:lvl w:ilvl="4">
      <w:start w:val="1"/>
      <w:numFmt w:val="lowerLetter"/>
      <w:lvlText w:val="(%5)"/>
      <w:lvlJc w:val="left"/>
      <w:pPr>
        <w:tabs>
          <w:tab w:val="num" w:pos="241"/>
        </w:tabs>
        <w:ind w:left="241" w:hanging="360"/>
      </w:pPr>
      <w:rPr>
        <w:rFonts w:hint="default"/>
      </w:rPr>
    </w:lvl>
    <w:lvl w:ilvl="5">
      <w:start w:val="1"/>
      <w:numFmt w:val="lowerRoman"/>
      <w:lvlText w:val="(%6)"/>
      <w:lvlJc w:val="left"/>
      <w:pPr>
        <w:tabs>
          <w:tab w:val="num" w:pos="601"/>
        </w:tabs>
        <w:ind w:left="601" w:hanging="360"/>
      </w:pPr>
      <w:rPr>
        <w:rFonts w:hint="default"/>
      </w:rPr>
    </w:lvl>
    <w:lvl w:ilvl="6">
      <w:start w:val="1"/>
      <w:numFmt w:val="decimal"/>
      <w:lvlText w:val="%7."/>
      <w:lvlJc w:val="left"/>
      <w:pPr>
        <w:tabs>
          <w:tab w:val="num" w:pos="961"/>
        </w:tabs>
        <w:ind w:left="961" w:hanging="360"/>
      </w:pPr>
      <w:rPr>
        <w:rFonts w:hint="default"/>
      </w:rPr>
    </w:lvl>
    <w:lvl w:ilvl="7">
      <w:start w:val="1"/>
      <w:numFmt w:val="lowerLetter"/>
      <w:lvlText w:val="%8."/>
      <w:lvlJc w:val="left"/>
      <w:pPr>
        <w:tabs>
          <w:tab w:val="num" w:pos="1321"/>
        </w:tabs>
        <w:ind w:left="1321" w:hanging="360"/>
      </w:pPr>
      <w:rPr>
        <w:rFonts w:hint="default"/>
      </w:rPr>
    </w:lvl>
    <w:lvl w:ilvl="8">
      <w:start w:val="1"/>
      <w:numFmt w:val="lowerRoman"/>
      <w:lvlText w:val="%9."/>
      <w:lvlJc w:val="left"/>
      <w:pPr>
        <w:tabs>
          <w:tab w:val="num" w:pos="1681"/>
        </w:tabs>
        <w:ind w:left="1681" w:hanging="360"/>
      </w:pPr>
      <w:rPr>
        <w:rFonts w:hint="default"/>
      </w:rPr>
    </w:lvl>
  </w:abstractNum>
  <w:abstractNum w:abstractNumId="6" w15:restartNumberingAfterBreak="0">
    <w:nsid w:val="08AF6239"/>
    <w:multiLevelType w:val="hybridMultilevel"/>
    <w:tmpl w:val="31141A38"/>
    <w:lvl w:ilvl="0" w:tplc="86F25DFA">
      <w:start w:val="1"/>
      <w:numFmt w:val="decimal"/>
      <w:pStyle w:val="TitreAnnexenumrot"/>
      <w:lvlText w:val="Annexe n° %1."/>
      <w:lvlJc w:val="left"/>
      <w:pPr>
        <w:tabs>
          <w:tab w:val="num" w:pos="1361"/>
        </w:tabs>
        <w:ind w:left="0"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pStyle w:val="TitreAnnexenumrot"/>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0A6B58A1"/>
    <w:multiLevelType w:val="multilevel"/>
    <w:tmpl w:val="BC48C1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0DD429DF"/>
    <w:multiLevelType w:val="hybridMultilevel"/>
    <w:tmpl w:val="F45C2F96"/>
    <w:lvl w:ilvl="0" w:tplc="02C809DA">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7D69C6"/>
    <w:multiLevelType w:val="multilevel"/>
    <w:tmpl w:val="17FC85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8907EDB"/>
    <w:multiLevelType w:val="hybridMultilevel"/>
    <w:tmpl w:val="CC72DCE0"/>
    <w:lvl w:ilvl="0" w:tplc="CBBC7EE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93B2D18"/>
    <w:multiLevelType w:val="multilevel"/>
    <w:tmpl w:val="0F382714"/>
    <w:lvl w:ilvl="0">
      <w:start w:val="14"/>
      <w:numFmt w:val="decimal"/>
      <w:suff w:val="space"/>
      <w:lvlText w:val="Tableau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1A1D70BA"/>
    <w:multiLevelType w:val="multilevel"/>
    <w:tmpl w:val="A400246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C4E14BD"/>
    <w:multiLevelType w:val="hybridMultilevel"/>
    <w:tmpl w:val="9224065A"/>
    <w:lvl w:ilvl="0" w:tplc="02C809DA">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2A60435"/>
    <w:multiLevelType w:val="hybridMultilevel"/>
    <w:tmpl w:val="0DE2D4FA"/>
    <w:lvl w:ilvl="0" w:tplc="CC0EC918">
      <w:start w:val="1"/>
      <w:numFmt w:val="bullet"/>
      <w:pStyle w:val="CONCLU-RECO-Pucetiret"/>
      <w:lvlText w:val="-"/>
      <w:lvlJc w:val="left"/>
      <w:pPr>
        <w:tabs>
          <w:tab w:val="num" w:pos="397"/>
        </w:tabs>
        <w:ind w:left="397" w:hanging="199"/>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434C13"/>
    <w:multiLevelType w:val="multilevel"/>
    <w:tmpl w:val="5094B2BE"/>
    <w:lvl w:ilvl="0">
      <w:start w:val="1"/>
      <w:numFmt w:val="decimal"/>
      <w:pStyle w:val="TitreAnnexe"/>
      <w:suff w:val="space"/>
      <w:lvlText w:val="Annexe n° %1 :"/>
      <w:lvlJc w:val="left"/>
      <w:pPr>
        <w:ind w:left="113" w:firstLine="0"/>
      </w:pPr>
      <w:rPr>
        <w:rFonts w:hint="default"/>
      </w:rPr>
    </w:lvl>
    <w:lvl w:ilvl="1">
      <w:start w:val="1"/>
      <w:numFmt w:val="lowerLetter"/>
      <w:lvlText w:val="%2)"/>
      <w:lvlJc w:val="left"/>
      <w:pPr>
        <w:tabs>
          <w:tab w:val="num" w:pos="833"/>
        </w:tabs>
        <w:ind w:left="833" w:hanging="360"/>
      </w:pPr>
      <w:rPr>
        <w:rFonts w:hint="default"/>
      </w:rPr>
    </w:lvl>
    <w:lvl w:ilvl="2">
      <w:start w:val="1"/>
      <w:numFmt w:val="lowerRoman"/>
      <w:lvlText w:val="%3)"/>
      <w:lvlJc w:val="left"/>
      <w:pPr>
        <w:tabs>
          <w:tab w:val="num" w:pos="1193"/>
        </w:tabs>
        <w:ind w:left="1193" w:hanging="360"/>
      </w:pPr>
      <w:rPr>
        <w:rFonts w:hint="default"/>
      </w:rPr>
    </w:lvl>
    <w:lvl w:ilvl="3">
      <w:start w:val="1"/>
      <w:numFmt w:val="decimal"/>
      <w:lvlText w:val="(%4)"/>
      <w:lvlJc w:val="left"/>
      <w:pPr>
        <w:tabs>
          <w:tab w:val="num" w:pos="1553"/>
        </w:tabs>
        <w:ind w:left="1553" w:hanging="360"/>
      </w:pPr>
      <w:rPr>
        <w:rFonts w:hint="default"/>
      </w:rPr>
    </w:lvl>
    <w:lvl w:ilvl="4">
      <w:start w:val="1"/>
      <w:numFmt w:val="lowerLetter"/>
      <w:lvlText w:val="(%5)"/>
      <w:lvlJc w:val="left"/>
      <w:pPr>
        <w:tabs>
          <w:tab w:val="num" w:pos="1913"/>
        </w:tabs>
        <w:ind w:left="1913" w:hanging="360"/>
      </w:pPr>
      <w:rPr>
        <w:rFonts w:hint="default"/>
      </w:rPr>
    </w:lvl>
    <w:lvl w:ilvl="5">
      <w:start w:val="1"/>
      <w:numFmt w:val="lowerRoman"/>
      <w:lvlText w:val="(%6)"/>
      <w:lvlJc w:val="left"/>
      <w:pPr>
        <w:tabs>
          <w:tab w:val="num" w:pos="2273"/>
        </w:tabs>
        <w:ind w:left="2273" w:hanging="360"/>
      </w:pPr>
      <w:rPr>
        <w:rFonts w:hint="default"/>
      </w:rPr>
    </w:lvl>
    <w:lvl w:ilvl="6">
      <w:start w:val="1"/>
      <w:numFmt w:val="decimal"/>
      <w:lvlText w:val="%7."/>
      <w:lvlJc w:val="left"/>
      <w:pPr>
        <w:tabs>
          <w:tab w:val="num" w:pos="2633"/>
        </w:tabs>
        <w:ind w:left="2633" w:hanging="360"/>
      </w:pPr>
      <w:rPr>
        <w:rFonts w:hint="default"/>
      </w:rPr>
    </w:lvl>
    <w:lvl w:ilvl="7">
      <w:start w:val="1"/>
      <w:numFmt w:val="lowerLetter"/>
      <w:lvlText w:val="%8."/>
      <w:lvlJc w:val="left"/>
      <w:pPr>
        <w:tabs>
          <w:tab w:val="num" w:pos="2993"/>
        </w:tabs>
        <w:ind w:left="2993" w:hanging="360"/>
      </w:pPr>
      <w:rPr>
        <w:rFonts w:hint="default"/>
      </w:rPr>
    </w:lvl>
    <w:lvl w:ilvl="8">
      <w:start w:val="1"/>
      <w:numFmt w:val="lowerRoman"/>
      <w:lvlText w:val="%9."/>
      <w:lvlJc w:val="left"/>
      <w:pPr>
        <w:tabs>
          <w:tab w:val="num" w:pos="3353"/>
        </w:tabs>
        <w:ind w:left="3353" w:hanging="360"/>
      </w:pPr>
      <w:rPr>
        <w:rFonts w:hint="default"/>
      </w:rPr>
    </w:lvl>
  </w:abstractNum>
  <w:abstractNum w:abstractNumId="16" w15:restartNumberingAfterBreak="0">
    <w:nsid w:val="245E688A"/>
    <w:multiLevelType w:val="hybridMultilevel"/>
    <w:tmpl w:val="6E0088AE"/>
    <w:lvl w:ilvl="0" w:tplc="CBBC7EEA">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25834A85"/>
    <w:multiLevelType w:val="hybridMultilevel"/>
    <w:tmpl w:val="0A0EF876"/>
    <w:lvl w:ilvl="0" w:tplc="CBBC7EE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5ED2F0B"/>
    <w:multiLevelType w:val="hybridMultilevel"/>
    <w:tmpl w:val="245C47CA"/>
    <w:lvl w:ilvl="0" w:tplc="09F20928">
      <w:start w:val="1"/>
      <w:numFmt w:val="decimal"/>
      <w:pStyle w:val="Projetderecommandationrapport"/>
      <w:lvlText w:val="Projet de recommandation n° %1."/>
      <w:lvlJc w:val="left"/>
      <w:pPr>
        <w:tabs>
          <w:tab w:val="num" w:pos="3572"/>
        </w:tabs>
        <w:ind w:left="113"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pStyle w:val="Projetderecommandationrapport"/>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9" w15:restartNumberingAfterBreak="0">
    <w:nsid w:val="2B592ABF"/>
    <w:multiLevelType w:val="hybridMultilevel"/>
    <w:tmpl w:val="197ABAB2"/>
    <w:lvl w:ilvl="0" w:tplc="DCF680B6">
      <w:start w:val="1"/>
      <w:numFmt w:val="bullet"/>
      <w:pStyle w:val="Pucerond1"/>
      <w:lvlText w:val=""/>
      <w:lvlJc w:val="left"/>
      <w:pPr>
        <w:tabs>
          <w:tab w:val="num" w:pos="198"/>
        </w:tabs>
        <w:ind w:left="198" w:hanging="198"/>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DCC174D"/>
    <w:multiLevelType w:val="multilevel"/>
    <w:tmpl w:val="E7CAF5A2"/>
    <w:lvl w:ilvl="0">
      <w:start w:val="1"/>
      <w:numFmt w:val="upperRoman"/>
      <w:pStyle w:val="Titre1"/>
      <w:suff w:val="space"/>
      <w:lvlText w:val="Chapitre %1 "/>
      <w:lvlJc w:val="left"/>
      <w:pPr>
        <w:ind w:left="0" w:firstLine="0"/>
      </w:pPr>
      <w:rPr>
        <w:rFonts w:hint="default"/>
      </w:rPr>
    </w:lvl>
    <w:lvl w:ilvl="1">
      <w:start w:val="1"/>
      <w:numFmt w:val="upperRoman"/>
      <w:pStyle w:val="Titre2"/>
      <w:suff w:val="space"/>
      <w:lvlText w:val="%2 -"/>
      <w:lvlJc w:val="left"/>
      <w:pPr>
        <w:ind w:left="0" w:firstLine="0"/>
      </w:pPr>
      <w:rPr>
        <w:rFonts w:hint="default"/>
      </w:rPr>
    </w:lvl>
    <w:lvl w:ilvl="2">
      <w:start w:val="1"/>
      <w:numFmt w:val="upperLetter"/>
      <w:pStyle w:val="Titre3"/>
      <w:suff w:val="space"/>
      <w:lvlText w:val="%3 -"/>
      <w:lvlJc w:val="left"/>
      <w:pPr>
        <w:ind w:left="0" w:firstLine="0"/>
      </w:pPr>
      <w:rPr>
        <w:rFonts w:hint="default"/>
      </w:rPr>
    </w:lvl>
    <w:lvl w:ilvl="3">
      <w:start w:val="1"/>
      <w:numFmt w:val="decimal"/>
      <w:pStyle w:val="Titre4"/>
      <w:suff w:val="space"/>
      <w:lvlText w:val="%4 -"/>
      <w:lvlJc w:val="left"/>
      <w:pPr>
        <w:ind w:left="0" w:firstLine="0"/>
      </w:pPr>
      <w:rPr>
        <w:rFonts w:hint="default"/>
      </w:rPr>
    </w:lvl>
    <w:lvl w:ilvl="4">
      <w:start w:val="1"/>
      <w:numFmt w:val="lowerLetter"/>
      <w:pStyle w:val="Titre5"/>
      <w:suff w:val="space"/>
      <w:lvlText w:val="%5)"/>
      <w:lvlJc w:val="left"/>
      <w:pPr>
        <w:ind w:left="0" w:firstLine="0"/>
      </w:pPr>
      <w:rPr>
        <w:rFonts w:hint="default"/>
      </w:rPr>
    </w:lvl>
    <w:lvl w:ilvl="5">
      <w:start w:val="1"/>
      <w:numFmt w:val="none"/>
      <w:pStyle w:val="Titre6"/>
      <w:suff w:val="nothing"/>
      <w:lvlText w:val=""/>
      <w:lvlJc w:val="left"/>
      <w:pPr>
        <w:ind w:left="567" w:hanging="567"/>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1" w15:restartNumberingAfterBreak="0">
    <w:nsid w:val="32256B14"/>
    <w:multiLevelType w:val="multilevel"/>
    <w:tmpl w:val="E626BC30"/>
    <w:lvl w:ilvl="0">
      <w:start w:val="1"/>
      <w:numFmt w:val="upperRoman"/>
      <w:suff w:val="nothing"/>
      <w:lvlText w:val="%1  -  "/>
      <w:lvlJc w:val="left"/>
      <w:pPr>
        <w:ind w:left="0" w:firstLine="0"/>
      </w:pPr>
      <w:rPr>
        <w:rFonts w:hint="default"/>
        <w:b/>
        <w:i w:val="0"/>
      </w:rPr>
    </w:lvl>
    <w:lvl w:ilvl="1">
      <w:start w:val="1"/>
      <w:numFmt w:val="upperLetter"/>
      <w:suff w:val="nothing"/>
      <w:lvlText w:val="%2 - "/>
      <w:lvlJc w:val="left"/>
      <w:pPr>
        <w:ind w:left="1287" w:firstLine="0"/>
      </w:pPr>
      <w:rPr>
        <w:rFonts w:hint="default"/>
        <w:b/>
        <w:i w:val="0"/>
      </w:rPr>
    </w:lvl>
    <w:lvl w:ilvl="2">
      <w:start w:val="1"/>
      <w:numFmt w:val="decimal"/>
      <w:pStyle w:val="1Intro"/>
      <w:suff w:val="nothing"/>
      <w:lvlText w:val="%3 - "/>
      <w:lvlJc w:val="left"/>
      <w:pPr>
        <w:ind w:left="1277" w:firstLine="0"/>
      </w:pPr>
      <w:rPr>
        <w:rFonts w:hint="default"/>
        <w:b/>
        <w:i w:val="0"/>
      </w:rPr>
    </w:lvl>
    <w:lvl w:ilvl="3">
      <w:start w:val="1"/>
      <w:numFmt w:val="lowerLetter"/>
      <w:lvlText w:val="%4)"/>
      <w:lvlJc w:val="left"/>
      <w:pPr>
        <w:tabs>
          <w:tab w:val="num" w:pos="3087"/>
        </w:tabs>
        <w:ind w:left="2727" w:firstLine="0"/>
      </w:pPr>
      <w:rPr>
        <w:rFonts w:hint="default"/>
      </w:rPr>
    </w:lvl>
    <w:lvl w:ilvl="4">
      <w:start w:val="1"/>
      <w:numFmt w:val="decimal"/>
      <w:lvlText w:val="(%5)"/>
      <w:lvlJc w:val="left"/>
      <w:pPr>
        <w:tabs>
          <w:tab w:val="num" w:pos="3807"/>
        </w:tabs>
        <w:ind w:left="3447" w:firstLine="0"/>
      </w:pPr>
      <w:rPr>
        <w:rFonts w:hint="default"/>
      </w:rPr>
    </w:lvl>
    <w:lvl w:ilvl="5">
      <w:start w:val="1"/>
      <w:numFmt w:val="lowerLetter"/>
      <w:lvlText w:val="(%6)"/>
      <w:lvlJc w:val="left"/>
      <w:pPr>
        <w:tabs>
          <w:tab w:val="num" w:pos="4527"/>
        </w:tabs>
        <w:ind w:left="4167" w:firstLine="0"/>
      </w:pPr>
      <w:rPr>
        <w:rFonts w:hint="default"/>
      </w:rPr>
    </w:lvl>
    <w:lvl w:ilvl="6">
      <w:start w:val="1"/>
      <w:numFmt w:val="lowerRoman"/>
      <w:lvlText w:val="(%7)"/>
      <w:lvlJc w:val="left"/>
      <w:pPr>
        <w:tabs>
          <w:tab w:val="num" w:pos="5247"/>
        </w:tabs>
        <w:ind w:left="4887" w:firstLine="0"/>
      </w:pPr>
      <w:rPr>
        <w:rFonts w:hint="default"/>
      </w:rPr>
    </w:lvl>
    <w:lvl w:ilvl="7">
      <w:start w:val="1"/>
      <w:numFmt w:val="lowerLetter"/>
      <w:lvlText w:val="(%8)"/>
      <w:lvlJc w:val="left"/>
      <w:pPr>
        <w:tabs>
          <w:tab w:val="num" w:pos="5967"/>
        </w:tabs>
        <w:ind w:left="5607" w:firstLine="0"/>
      </w:pPr>
      <w:rPr>
        <w:rFonts w:hint="default"/>
      </w:rPr>
    </w:lvl>
    <w:lvl w:ilvl="8">
      <w:start w:val="1"/>
      <w:numFmt w:val="lowerRoman"/>
      <w:lvlText w:val="(%9)"/>
      <w:lvlJc w:val="left"/>
      <w:pPr>
        <w:tabs>
          <w:tab w:val="num" w:pos="6687"/>
        </w:tabs>
        <w:ind w:left="6327" w:firstLine="0"/>
      </w:pPr>
      <w:rPr>
        <w:rFonts w:hint="default"/>
      </w:rPr>
    </w:lvl>
  </w:abstractNum>
  <w:abstractNum w:abstractNumId="22" w15:restartNumberingAfterBreak="0">
    <w:nsid w:val="32A405D4"/>
    <w:multiLevelType w:val="hybridMultilevel"/>
    <w:tmpl w:val="E8BC0F2C"/>
    <w:lvl w:ilvl="0" w:tplc="D76E543A">
      <w:start w:val="1"/>
      <w:numFmt w:val="decimal"/>
      <w:pStyle w:val="Observation"/>
      <w:lvlText w:val="Obs. %1."/>
      <w:lvlJc w:val="left"/>
      <w:pPr>
        <w:tabs>
          <w:tab w:val="num" w:pos="794"/>
        </w:tabs>
        <w:ind w:left="794" w:hanging="79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pStyle w:val="Observatio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3" w15:restartNumberingAfterBreak="0">
    <w:nsid w:val="377B3B5F"/>
    <w:multiLevelType w:val="hybridMultilevel"/>
    <w:tmpl w:val="B434D8D0"/>
    <w:styleLink w:val="WW8Num9"/>
    <w:lvl w:ilvl="0" w:tplc="6444024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B05D63"/>
    <w:multiLevelType w:val="hybridMultilevel"/>
    <w:tmpl w:val="468829FA"/>
    <w:lvl w:ilvl="0" w:tplc="D966AEF8">
      <w:start w:val="1"/>
      <w:numFmt w:val="bullet"/>
      <w:pStyle w:val="NEPASSUPPRIMER"/>
      <w:lvlText w:val=""/>
      <w:lvlJc w:val="left"/>
      <w:pPr>
        <w:ind w:left="1089" w:hanging="360"/>
      </w:pPr>
      <w:rPr>
        <w:rFonts w:ascii="Symbol" w:hAnsi="Symbol" w:cs="Times New Roman" w:hint="default"/>
        <w:color w:val="FFFFFF" w:themeColor="background1"/>
        <w:spacing w:val="0"/>
        <w:position w:val="0"/>
        <w:sz w:val="14"/>
      </w:rPr>
    </w:lvl>
    <w:lvl w:ilvl="1" w:tplc="040C0003" w:tentative="1">
      <w:start w:val="1"/>
      <w:numFmt w:val="bullet"/>
      <w:lvlText w:val="o"/>
      <w:lvlJc w:val="left"/>
      <w:pPr>
        <w:ind w:left="1809" w:hanging="360"/>
      </w:pPr>
      <w:rPr>
        <w:rFonts w:ascii="Courier New" w:hAnsi="Courier New" w:cs="Courier New" w:hint="default"/>
      </w:rPr>
    </w:lvl>
    <w:lvl w:ilvl="2" w:tplc="040C0005" w:tentative="1">
      <w:start w:val="1"/>
      <w:numFmt w:val="bullet"/>
      <w:lvlText w:val=""/>
      <w:lvlJc w:val="left"/>
      <w:pPr>
        <w:ind w:left="2529" w:hanging="360"/>
      </w:pPr>
      <w:rPr>
        <w:rFonts w:ascii="Wingdings" w:hAnsi="Wingdings" w:hint="default"/>
      </w:rPr>
    </w:lvl>
    <w:lvl w:ilvl="3" w:tplc="040C0001" w:tentative="1">
      <w:start w:val="1"/>
      <w:numFmt w:val="bullet"/>
      <w:lvlText w:val=""/>
      <w:lvlJc w:val="left"/>
      <w:pPr>
        <w:ind w:left="3249" w:hanging="360"/>
      </w:pPr>
      <w:rPr>
        <w:rFonts w:ascii="Symbol" w:hAnsi="Symbol" w:hint="default"/>
      </w:rPr>
    </w:lvl>
    <w:lvl w:ilvl="4" w:tplc="040C0003" w:tentative="1">
      <w:start w:val="1"/>
      <w:numFmt w:val="bullet"/>
      <w:lvlText w:val="o"/>
      <w:lvlJc w:val="left"/>
      <w:pPr>
        <w:ind w:left="3969" w:hanging="360"/>
      </w:pPr>
      <w:rPr>
        <w:rFonts w:ascii="Courier New" w:hAnsi="Courier New" w:cs="Courier New" w:hint="default"/>
      </w:rPr>
    </w:lvl>
    <w:lvl w:ilvl="5" w:tplc="040C0005" w:tentative="1">
      <w:start w:val="1"/>
      <w:numFmt w:val="bullet"/>
      <w:lvlText w:val=""/>
      <w:lvlJc w:val="left"/>
      <w:pPr>
        <w:ind w:left="4689" w:hanging="360"/>
      </w:pPr>
      <w:rPr>
        <w:rFonts w:ascii="Wingdings" w:hAnsi="Wingdings" w:hint="default"/>
      </w:rPr>
    </w:lvl>
    <w:lvl w:ilvl="6" w:tplc="040C0001" w:tentative="1">
      <w:start w:val="1"/>
      <w:numFmt w:val="bullet"/>
      <w:lvlText w:val=""/>
      <w:lvlJc w:val="left"/>
      <w:pPr>
        <w:ind w:left="5409" w:hanging="360"/>
      </w:pPr>
      <w:rPr>
        <w:rFonts w:ascii="Symbol" w:hAnsi="Symbol" w:hint="default"/>
      </w:rPr>
    </w:lvl>
    <w:lvl w:ilvl="7" w:tplc="040C0003" w:tentative="1">
      <w:start w:val="1"/>
      <w:numFmt w:val="bullet"/>
      <w:lvlText w:val="o"/>
      <w:lvlJc w:val="left"/>
      <w:pPr>
        <w:ind w:left="6129" w:hanging="360"/>
      </w:pPr>
      <w:rPr>
        <w:rFonts w:ascii="Courier New" w:hAnsi="Courier New" w:cs="Courier New" w:hint="default"/>
      </w:rPr>
    </w:lvl>
    <w:lvl w:ilvl="8" w:tplc="040C0005" w:tentative="1">
      <w:start w:val="1"/>
      <w:numFmt w:val="bullet"/>
      <w:lvlText w:val=""/>
      <w:lvlJc w:val="left"/>
      <w:pPr>
        <w:ind w:left="6849" w:hanging="360"/>
      </w:pPr>
      <w:rPr>
        <w:rFonts w:ascii="Wingdings" w:hAnsi="Wingdings" w:hint="default"/>
      </w:rPr>
    </w:lvl>
  </w:abstractNum>
  <w:abstractNum w:abstractNumId="25" w15:restartNumberingAfterBreak="0">
    <w:nsid w:val="3CDE3E9D"/>
    <w:multiLevelType w:val="hybridMultilevel"/>
    <w:tmpl w:val="327AF5A0"/>
    <w:lvl w:ilvl="0" w:tplc="0F908B86">
      <w:numFmt w:val="bullet"/>
      <w:lvlText w:val="-"/>
      <w:lvlJc w:val="left"/>
      <w:pPr>
        <w:ind w:left="1069" w:hanging="360"/>
      </w:pPr>
      <w:rPr>
        <w:rFonts w:ascii="Times New Roman" w:eastAsia="Times New Roman" w:hAnsi="Times New Roman"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6" w15:restartNumberingAfterBreak="0">
    <w:nsid w:val="3F9C79B7"/>
    <w:multiLevelType w:val="hybridMultilevel"/>
    <w:tmpl w:val="B00073C4"/>
    <w:lvl w:ilvl="0" w:tplc="2F067CC4">
      <w:start w:val="1"/>
      <w:numFmt w:val="bullet"/>
      <w:pStyle w:val="Pucerond2"/>
      <w:lvlText w:val=""/>
      <w:lvlJc w:val="left"/>
      <w:pPr>
        <w:tabs>
          <w:tab w:val="num" w:pos="567"/>
        </w:tabs>
        <w:ind w:left="567" w:hanging="170"/>
      </w:pPr>
      <w:rPr>
        <w:rFonts w:ascii="Symbol" w:hAnsi="Symbol" w:hint="default"/>
        <w:position w:val="2"/>
        <w:sz w:val="16"/>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0BE6AB7"/>
    <w:multiLevelType w:val="hybridMultilevel"/>
    <w:tmpl w:val="577C9C36"/>
    <w:lvl w:ilvl="0" w:tplc="4C20ECD8">
      <w:start w:val="1"/>
      <w:numFmt w:val="bullet"/>
      <w:lvlText w:val="‐"/>
      <w:lvlJc w:val="left"/>
      <w:pPr>
        <w:ind w:left="1146" w:hanging="360"/>
      </w:pPr>
      <w:rPr>
        <w:rFonts w:ascii="Calibri" w:hAnsi="Calibri" w:hint="default"/>
        <w:color w:val="auto"/>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8" w15:restartNumberingAfterBreak="0">
    <w:nsid w:val="422A0842"/>
    <w:multiLevelType w:val="multilevel"/>
    <w:tmpl w:val="FB962DA6"/>
    <w:lvl w:ilvl="0">
      <w:start w:val="1"/>
      <w:numFmt w:val="decimal"/>
      <w:pStyle w:val="Titreschma"/>
      <w:suff w:val="space"/>
      <w:lvlText w:val="Schéma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43944F6A"/>
    <w:multiLevelType w:val="multilevel"/>
    <w:tmpl w:val="F60E1DCE"/>
    <w:lvl w:ilvl="0">
      <w:start w:val="1"/>
      <w:numFmt w:val="decimal"/>
      <w:pStyle w:val="Titrephoto"/>
      <w:suff w:val="space"/>
      <w:lvlText w:val="Photo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455A4FFE"/>
    <w:multiLevelType w:val="hybridMultilevel"/>
    <w:tmpl w:val="39782036"/>
    <w:lvl w:ilvl="0" w:tplc="3E3C0482">
      <w:start w:val="1"/>
      <w:numFmt w:val="bullet"/>
      <w:pStyle w:val="CONCLU-RECO-Pucerond"/>
      <w:lvlText w:val=""/>
      <w:lvlJc w:val="left"/>
      <w:pPr>
        <w:tabs>
          <w:tab w:val="num" w:pos="198"/>
        </w:tabs>
        <w:ind w:left="198" w:hanging="198"/>
      </w:pPr>
      <w:rPr>
        <w:rFonts w:ascii="Symbol" w:hAnsi="Symbol" w:cs="Times New Roman"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31" w15:restartNumberingAfterBreak="0">
    <w:nsid w:val="467C4393"/>
    <w:multiLevelType w:val="hybridMultilevel"/>
    <w:tmpl w:val="3AA2D82E"/>
    <w:lvl w:ilvl="0" w:tplc="9F9A5A88">
      <w:start w:val="1"/>
      <w:numFmt w:val="bullet"/>
      <w:pStyle w:val="ENCADR-Pucetiret"/>
      <w:lvlText w:val="-"/>
      <w:lvlJc w:val="left"/>
      <w:pPr>
        <w:tabs>
          <w:tab w:val="num" w:pos="255"/>
        </w:tabs>
        <w:ind w:left="255" w:hanging="142"/>
      </w:pPr>
      <w:rPr>
        <w:rFonts w:ascii="Times New Roman" w:hAnsi="Times New Roman" w:cs="Times New Roman" w:hint="default"/>
        <w:spacing w:val="0"/>
        <w:position w:val="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6AD25F7"/>
    <w:multiLevelType w:val="hybridMultilevel"/>
    <w:tmpl w:val="608EA2FE"/>
    <w:lvl w:ilvl="0" w:tplc="CBBC7EE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86627E5"/>
    <w:multiLevelType w:val="multilevel"/>
    <w:tmpl w:val="66C4F378"/>
    <w:lvl w:ilvl="0">
      <w:start w:val="1"/>
      <w:numFmt w:val="decimal"/>
      <w:lvlText w:val="%1."/>
      <w:lvlJc w:val="left"/>
      <w:pPr>
        <w:ind w:left="360" w:hanging="360"/>
      </w:pPr>
      <w:rPr>
        <w:rFonts w:asciiTheme="majorHAnsi" w:eastAsiaTheme="minorHAnsi" w:hAnsiTheme="majorHAnsi" w:cstheme="minorBidi" w:hint="default"/>
        <w:b/>
        <w:sz w:val="21"/>
      </w:rPr>
    </w:lvl>
    <w:lvl w:ilvl="1">
      <w:start w:val="1"/>
      <w:numFmt w:val="decimal"/>
      <w:lvlText w:val="%1.%2."/>
      <w:lvlJc w:val="left"/>
      <w:pPr>
        <w:ind w:left="360" w:hanging="360"/>
      </w:pPr>
      <w:rPr>
        <w:rFonts w:asciiTheme="majorHAnsi" w:eastAsiaTheme="minorHAnsi" w:hAnsiTheme="majorHAnsi" w:cstheme="minorBidi" w:hint="default"/>
        <w:b w:val="0"/>
        <w:sz w:val="21"/>
      </w:rPr>
    </w:lvl>
    <w:lvl w:ilvl="2">
      <w:start w:val="1"/>
      <w:numFmt w:val="decimal"/>
      <w:lvlText w:val="%1.%2.%3."/>
      <w:lvlJc w:val="left"/>
      <w:pPr>
        <w:ind w:left="720" w:hanging="720"/>
      </w:pPr>
      <w:rPr>
        <w:rFonts w:asciiTheme="majorHAnsi" w:eastAsiaTheme="minorHAnsi" w:hAnsiTheme="majorHAnsi" w:cstheme="minorBidi" w:hint="default"/>
        <w:b w:val="0"/>
        <w:sz w:val="21"/>
      </w:rPr>
    </w:lvl>
    <w:lvl w:ilvl="3">
      <w:start w:val="1"/>
      <w:numFmt w:val="decimal"/>
      <w:lvlText w:val="%1.%2.%3.%4."/>
      <w:lvlJc w:val="left"/>
      <w:pPr>
        <w:ind w:left="720" w:hanging="720"/>
      </w:pPr>
      <w:rPr>
        <w:rFonts w:asciiTheme="majorHAnsi" w:eastAsiaTheme="minorHAnsi" w:hAnsiTheme="majorHAnsi" w:cstheme="minorBidi" w:hint="default"/>
        <w:b w:val="0"/>
        <w:sz w:val="21"/>
      </w:rPr>
    </w:lvl>
    <w:lvl w:ilvl="4">
      <w:start w:val="1"/>
      <w:numFmt w:val="decimal"/>
      <w:lvlText w:val="%1.%2.%3.%4.%5."/>
      <w:lvlJc w:val="left"/>
      <w:pPr>
        <w:ind w:left="1080" w:hanging="1080"/>
      </w:pPr>
      <w:rPr>
        <w:rFonts w:asciiTheme="majorHAnsi" w:eastAsiaTheme="minorHAnsi" w:hAnsiTheme="majorHAnsi" w:cstheme="minorBidi" w:hint="default"/>
        <w:b w:val="0"/>
        <w:sz w:val="21"/>
      </w:rPr>
    </w:lvl>
    <w:lvl w:ilvl="5">
      <w:start w:val="1"/>
      <w:numFmt w:val="decimal"/>
      <w:lvlText w:val="%1.%2.%3.%4.%5.%6."/>
      <w:lvlJc w:val="left"/>
      <w:pPr>
        <w:ind w:left="1080" w:hanging="1080"/>
      </w:pPr>
      <w:rPr>
        <w:rFonts w:asciiTheme="majorHAnsi" w:eastAsiaTheme="minorHAnsi" w:hAnsiTheme="majorHAnsi" w:cstheme="minorBidi" w:hint="default"/>
        <w:b w:val="0"/>
        <w:sz w:val="21"/>
      </w:rPr>
    </w:lvl>
    <w:lvl w:ilvl="6">
      <w:start w:val="1"/>
      <w:numFmt w:val="decimal"/>
      <w:lvlText w:val="%1.%2.%3.%4.%5.%6.%7."/>
      <w:lvlJc w:val="left"/>
      <w:pPr>
        <w:ind w:left="1440" w:hanging="1440"/>
      </w:pPr>
      <w:rPr>
        <w:rFonts w:asciiTheme="majorHAnsi" w:eastAsiaTheme="minorHAnsi" w:hAnsiTheme="majorHAnsi" w:cstheme="minorBidi" w:hint="default"/>
        <w:b w:val="0"/>
        <w:sz w:val="21"/>
      </w:rPr>
    </w:lvl>
    <w:lvl w:ilvl="7">
      <w:start w:val="1"/>
      <w:numFmt w:val="decimal"/>
      <w:lvlText w:val="%1.%2.%3.%4.%5.%6.%7.%8."/>
      <w:lvlJc w:val="left"/>
      <w:pPr>
        <w:ind w:left="1440" w:hanging="1440"/>
      </w:pPr>
      <w:rPr>
        <w:rFonts w:asciiTheme="majorHAnsi" w:eastAsiaTheme="minorHAnsi" w:hAnsiTheme="majorHAnsi" w:cstheme="minorBidi" w:hint="default"/>
        <w:b w:val="0"/>
        <w:sz w:val="21"/>
      </w:rPr>
    </w:lvl>
    <w:lvl w:ilvl="8">
      <w:start w:val="1"/>
      <w:numFmt w:val="decimal"/>
      <w:lvlText w:val="%1.%2.%3.%4.%5.%6.%7.%8.%9."/>
      <w:lvlJc w:val="left"/>
      <w:pPr>
        <w:ind w:left="1800" w:hanging="1800"/>
      </w:pPr>
      <w:rPr>
        <w:rFonts w:asciiTheme="majorHAnsi" w:eastAsiaTheme="minorHAnsi" w:hAnsiTheme="majorHAnsi" w:cstheme="minorBidi" w:hint="default"/>
        <w:b w:val="0"/>
        <w:sz w:val="21"/>
      </w:rPr>
    </w:lvl>
  </w:abstractNum>
  <w:abstractNum w:abstractNumId="34" w15:restartNumberingAfterBreak="0">
    <w:nsid w:val="49342646"/>
    <w:multiLevelType w:val="hybridMultilevel"/>
    <w:tmpl w:val="27984964"/>
    <w:lvl w:ilvl="0" w:tplc="02C809DA">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AB7139C"/>
    <w:multiLevelType w:val="multilevel"/>
    <w:tmpl w:val="FBDE295E"/>
    <w:lvl w:ilvl="0">
      <w:start w:val="1"/>
      <w:numFmt w:val="decimal"/>
      <w:pStyle w:val="Titrecarte"/>
      <w:suff w:val="space"/>
      <w:lvlText w:val="Carte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15:restartNumberingAfterBreak="0">
    <w:nsid w:val="4C52313A"/>
    <w:multiLevelType w:val="multilevel"/>
    <w:tmpl w:val="D9A07404"/>
    <w:lvl w:ilvl="0">
      <w:start w:val="1"/>
      <w:numFmt w:val="decimal"/>
      <w:pStyle w:val="Titretableau"/>
      <w:suff w:val="space"/>
      <w:lvlText w:val="Tableau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15:restartNumberingAfterBreak="0">
    <w:nsid w:val="52B66849"/>
    <w:multiLevelType w:val="multilevel"/>
    <w:tmpl w:val="338CFA3E"/>
    <w:lvl w:ilvl="0">
      <w:start w:val="1"/>
      <w:numFmt w:val="decimal"/>
      <w:pStyle w:val="Titregraphique"/>
      <w:suff w:val="space"/>
      <w:lvlText w:val="Graphique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5B580F02"/>
    <w:multiLevelType w:val="hybridMultilevel"/>
    <w:tmpl w:val="181E85FE"/>
    <w:lvl w:ilvl="0" w:tplc="6268919C">
      <w:start w:val="1"/>
      <w:numFmt w:val="bullet"/>
      <w:pStyle w:val="Sparateurdeparagraphe"/>
      <w:lvlText w:val="ù"/>
      <w:lvlJc w:val="left"/>
      <w:pPr>
        <w:tabs>
          <w:tab w:val="num" w:pos="0"/>
        </w:tabs>
        <w:ind w:left="0" w:firstLine="255"/>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BEE70A5"/>
    <w:multiLevelType w:val="hybridMultilevel"/>
    <w:tmpl w:val="7FE034B4"/>
    <w:styleLink w:val="WW8Num91"/>
    <w:lvl w:ilvl="0" w:tplc="CBBC7EE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01E2398"/>
    <w:multiLevelType w:val="multilevel"/>
    <w:tmpl w:val="5BFA1B40"/>
    <w:lvl w:ilvl="0">
      <w:start w:val="1"/>
      <w:numFmt w:val="decimal"/>
      <w:pStyle w:val="Annexes-Titre"/>
      <w:suff w:val="space"/>
      <w:lvlText w:val="Annexe %1."/>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15:restartNumberingAfterBreak="0">
    <w:nsid w:val="64415553"/>
    <w:multiLevelType w:val="hybridMultilevel"/>
    <w:tmpl w:val="3D5A05E4"/>
    <w:lvl w:ilvl="0" w:tplc="931AF576">
      <w:start w:val="1"/>
      <w:numFmt w:val="decimal"/>
      <w:pStyle w:val="PuceRecoItalique"/>
      <w:lvlText w:val="%1."/>
      <w:lvlJc w:val="left"/>
      <w:pPr>
        <w:tabs>
          <w:tab w:val="num" w:pos="369"/>
        </w:tabs>
        <w:ind w:left="369" w:hanging="369"/>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2" w15:restartNumberingAfterBreak="0">
    <w:nsid w:val="659418FE"/>
    <w:multiLevelType w:val="multilevel"/>
    <w:tmpl w:val="66C4F378"/>
    <w:lvl w:ilvl="0">
      <w:start w:val="1"/>
      <w:numFmt w:val="decimal"/>
      <w:lvlText w:val="%1."/>
      <w:lvlJc w:val="left"/>
      <w:pPr>
        <w:ind w:left="360" w:hanging="360"/>
      </w:pPr>
      <w:rPr>
        <w:rFonts w:asciiTheme="majorHAnsi" w:eastAsiaTheme="minorHAnsi" w:hAnsiTheme="majorHAnsi" w:cstheme="minorBidi" w:hint="default"/>
        <w:b/>
        <w:sz w:val="21"/>
      </w:rPr>
    </w:lvl>
    <w:lvl w:ilvl="1">
      <w:start w:val="1"/>
      <w:numFmt w:val="decimal"/>
      <w:lvlText w:val="%1.%2."/>
      <w:lvlJc w:val="left"/>
      <w:pPr>
        <w:ind w:left="360" w:hanging="360"/>
      </w:pPr>
      <w:rPr>
        <w:rFonts w:asciiTheme="majorHAnsi" w:eastAsiaTheme="minorHAnsi" w:hAnsiTheme="majorHAnsi" w:cstheme="minorBidi" w:hint="default"/>
        <w:b w:val="0"/>
        <w:sz w:val="21"/>
      </w:rPr>
    </w:lvl>
    <w:lvl w:ilvl="2">
      <w:start w:val="1"/>
      <w:numFmt w:val="decimal"/>
      <w:lvlText w:val="%1.%2.%3."/>
      <w:lvlJc w:val="left"/>
      <w:pPr>
        <w:ind w:left="720" w:hanging="720"/>
      </w:pPr>
      <w:rPr>
        <w:rFonts w:asciiTheme="majorHAnsi" w:eastAsiaTheme="minorHAnsi" w:hAnsiTheme="majorHAnsi" w:cstheme="minorBidi" w:hint="default"/>
        <w:b w:val="0"/>
        <w:sz w:val="21"/>
      </w:rPr>
    </w:lvl>
    <w:lvl w:ilvl="3">
      <w:start w:val="1"/>
      <w:numFmt w:val="decimal"/>
      <w:lvlText w:val="%1.%2.%3.%4."/>
      <w:lvlJc w:val="left"/>
      <w:pPr>
        <w:ind w:left="720" w:hanging="720"/>
      </w:pPr>
      <w:rPr>
        <w:rFonts w:asciiTheme="majorHAnsi" w:eastAsiaTheme="minorHAnsi" w:hAnsiTheme="majorHAnsi" w:cstheme="minorBidi" w:hint="default"/>
        <w:b w:val="0"/>
        <w:sz w:val="21"/>
      </w:rPr>
    </w:lvl>
    <w:lvl w:ilvl="4">
      <w:start w:val="1"/>
      <w:numFmt w:val="decimal"/>
      <w:lvlText w:val="%1.%2.%3.%4.%5."/>
      <w:lvlJc w:val="left"/>
      <w:pPr>
        <w:ind w:left="1080" w:hanging="1080"/>
      </w:pPr>
      <w:rPr>
        <w:rFonts w:asciiTheme="majorHAnsi" w:eastAsiaTheme="minorHAnsi" w:hAnsiTheme="majorHAnsi" w:cstheme="minorBidi" w:hint="default"/>
        <w:b w:val="0"/>
        <w:sz w:val="21"/>
      </w:rPr>
    </w:lvl>
    <w:lvl w:ilvl="5">
      <w:start w:val="1"/>
      <w:numFmt w:val="decimal"/>
      <w:lvlText w:val="%1.%2.%3.%4.%5.%6."/>
      <w:lvlJc w:val="left"/>
      <w:pPr>
        <w:ind w:left="1080" w:hanging="1080"/>
      </w:pPr>
      <w:rPr>
        <w:rFonts w:asciiTheme="majorHAnsi" w:eastAsiaTheme="minorHAnsi" w:hAnsiTheme="majorHAnsi" w:cstheme="minorBidi" w:hint="default"/>
        <w:b w:val="0"/>
        <w:sz w:val="21"/>
      </w:rPr>
    </w:lvl>
    <w:lvl w:ilvl="6">
      <w:start w:val="1"/>
      <w:numFmt w:val="decimal"/>
      <w:lvlText w:val="%1.%2.%3.%4.%5.%6.%7."/>
      <w:lvlJc w:val="left"/>
      <w:pPr>
        <w:ind w:left="1440" w:hanging="1440"/>
      </w:pPr>
      <w:rPr>
        <w:rFonts w:asciiTheme="majorHAnsi" w:eastAsiaTheme="minorHAnsi" w:hAnsiTheme="majorHAnsi" w:cstheme="minorBidi" w:hint="default"/>
        <w:b w:val="0"/>
        <w:sz w:val="21"/>
      </w:rPr>
    </w:lvl>
    <w:lvl w:ilvl="7">
      <w:start w:val="1"/>
      <w:numFmt w:val="decimal"/>
      <w:lvlText w:val="%1.%2.%3.%4.%5.%6.%7.%8."/>
      <w:lvlJc w:val="left"/>
      <w:pPr>
        <w:ind w:left="1440" w:hanging="1440"/>
      </w:pPr>
      <w:rPr>
        <w:rFonts w:asciiTheme="majorHAnsi" w:eastAsiaTheme="minorHAnsi" w:hAnsiTheme="majorHAnsi" w:cstheme="minorBidi" w:hint="default"/>
        <w:b w:val="0"/>
        <w:sz w:val="21"/>
      </w:rPr>
    </w:lvl>
    <w:lvl w:ilvl="8">
      <w:start w:val="1"/>
      <w:numFmt w:val="decimal"/>
      <w:lvlText w:val="%1.%2.%3.%4.%5.%6.%7.%8.%9."/>
      <w:lvlJc w:val="left"/>
      <w:pPr>
        <w:ind w:left="1800" w:hanging="1800"/>
      </w:pPr>
      <w:rPr>
        <w:rFonts w:asciiTheme="majorHAnsi" w:eastAsiaTheme="minorHAnsi" w:hAnsiTheme="majorHAnsi" w:cstheme="minorBidi" w:hint="default"/>
        <w:b w:val="0"/>
        <w:sz w:val="21"/>
      </w:rPr>
    </w:lvl>
  </w:abstractNum>
  <w:abstractNum w:abstractNumId="43" w15:restartNumberingAfterBreak="0">
    <w:nsid w:val="65EB464C"/>
    <w:multiLevelType w:val="hybridMultilevel"/>
    <w:tmpl w:val="158AB2C0"/>
    <w:lvl w:ilvl="0" w:tplc="C4D81CA2">
      <w:start w:val="1"/>
      <w:numFmt w:val="bullet"/>
      <w:pStyle w:val="Pucetiret"/>
      <w:lvlText w:val="-"/>
      <w:lvlJc w:val="left"/>
      <w:pPr>
        <w:tabs>
          <w:tab w:val="num" w:pos="397"/>
        </w:tabs>
        <w:ind w:left="397" w:hanging="199"/>
      </w:pPr>
      <w:rPr>
        <w:rFonts w:ascii="Arial" w:hAnsi="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6A649C4"/>
    <w:multiLevelType w:val="multilevel"/>
    <w:tmpl w:val="0E7AC828"/>
    <w:lvl w:ilvl="0">
      <w:start w:val="1"/>
      <w:numFmt w:val="bullet"/>
      <w:pStyle w:val="Listepuces"/>
      <w:lvlText w:val=""/>
      <w:lvlJc w:val="left"/>
      <w:pPr>
        <w:tabs>
          <w:tab w:val="num" w:pos="227"/>
        </w:tabs>
        <w:ind w:left="227" w:hanging="227"/>
      </w:pPr>
      <w:rPr>
        <w:rFonts w:ascii="Symbol" w:hAnsi="Symbol" w:hint="default"/>
        <w:color w:val="E6443C" w:themeColor="accent1"/>
      </w:rPr>
    </w:lvl>
    <w:lvl w:ilvl="1">
      <w:start w:val="1"/>
      <w:numFmt w:val="bullet"/>
      <w:pStyle w:val="Listepuces2"/>
      <w:lvlText w:val="-"/>
      <w:lvlJc w:val="left"/>
      <w:pPr>
        <w:tabs>
          <w:tab w:val="num" w:pos="454"/>
        </w:tabs>
        <w:ind w:left="454" w:hanging="227"/>
      </w:pPr>
      <w:rPr>
        <w:rFonts w:ascii="Tahoma" w:hAnsi="Tahoma" w:hint="default"/>
      </w:rPr>
    </w:lvl>
    <w:lvl w:ilvl="2">
      <w:start w:val="1"/>
      <w:numFmt w:val="bullet"/>
      <w:pStyle w:val="Listepuces3"/>
      <w:lvlText w:val="."/>
      <w:lvlJc w:val="left"/>
      <w:pPr>
        <w:tabs>
          <w:tab w:val="num" w:pos="624"/>
        </w:tabs>
        <w:ind w:left="624" w:hanging="170"/>
      </w:pPr>
      <w:rPr>
        <w:rFonts w:ascii="Arial Gras" w:hAnsi="Arial Gras" w:hint="default"/>
        <w:b/>
        <w:i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66FD42AD"/>
    <w:multiLevelType w:val="multilevel"/>
    <w:tmpl w:val="1CE4CCEC"/>
    <w:lvl w:ilvl="0">
      <w:start w:val="1"/>
      <w:numFmt w:val="decimal"/>
      <w:pStyle w:val="Numrotationcontinue"/>
      <w:suff w:val="space"/>
      <w:lvlText w:val="(%1)"/>
      <w:lvlJc w:val="left"/>
      <w:pPr>
        <w:ind w:left="0" w:firstLine="709"/>
      </w:pPr>
      <w:rPr>
        <w:rFonts w:hint="default"/>
        <w:position w:val="2"/>
        <w:sz w:val="19"/>
      </w:rPr>
    </w:lvl>
    <w:lvl w:ilvl="1">
      <w:start w:val="1"/>
      <w:numFmt w:val="lowerLetter"/>
      <w:lvlText w:val="%2)"/>
      <w:lvlJc w:val="left"/>
      <w:pPr>
        <w:ind w:left="720" w:hanging="360"/>
      </w:pPr>
      <w:rPr>
        <w:rFonts w:hint="default"/>
      </w:rPr>
    </w:lvl>
    <w:lvl w:ilvl="2">
      <w:start w:val="1"/>
      <w:numFmt w:val="lowerRoman"/>
      <w:pStyle w:val="Numrotationcontinu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68CD4914"/>
    <w:multiLevelType w:val="hybridMultilevel"/>
    <w:tmpl w:val="AD5E838A"/>
    <w:lvl w:ilvl="0" w:tplc="02C809DA">
      <w:start w:val="2"/>
      <w:numFmt w:val="bullet"/>
      <w:lvlText w:val="-"/>
      <w:lvlJc w:val="left"/>
      <w:pPr>
        <w:ind w:left="776" w:hanging="360"/>
      </w:pPr>
      <w:rPr>
        <w:rFonts w:ascii="Calibri" w:eastAsiaTheme="minorHAnsi" w:hAnsi="Calibri" w:cstheme="minorBidi"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47" w15:restartNumberingAfterBreak="0">
    <w:nsid w:val="6962200E"/>
    <w:multiLevelType w:val="multilevel"/>
    <w:tmpl w:val="F33E270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6A1160F6"/>
    <w:multiLevelType w:val="hybridMultilevel"/>
    <w:tmpl w:val="BE44A65C"/>
    <w:lvl w:ilvl="0" w:tplc="1304FABC">
      <w:start w:val="1"/>
      <w:numFmt w:val="none"/>
      <w:pStyle w:val="ContradictionOUI"/>
      <w:lvlText w:val="Destiné à la contradiction"/>
      <w:lvlJc w:val="right"/>
      <w:pPr>
        <w:tabs>
          <w:tab w:val="num" w:pos="0"/>
        </w:tabs>
        <w:ind w:left="0"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pStyle w:val="ContradictionOUI"/>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9" w15:restartNumberingAfterBreak="0">
    <w:nsid w:val="6B543E74"/>
    <w:multiLevelType w:val="multilevel"/>
    <w:tmpl w:val="E0C20D1E"/>
    <w:lvl w:ilvl="0">
      <w:start w:val="8"/>
      <w:numFmt w:val="decimal"/>
      <w:suff w:val="space"/>
      <w:lvlText w:val="Tableau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bullet"/>
      <w:lvlText w:val=""/>
      <w:lvlJc w:val="left"/>
      <w:pPr>
        <w:tabs>
          <w:tab w:val="num" w:pos="2520"/>
        </w:tabs>
        <w:ind w:left="2520" w:hanging="360"/>
      </w:pPr>
      <w:rPr>
        <w:rFonts w:ascii="Symbol" w:hAnsi="Symbol"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0" w15:restartNumberingAfterBreak="0">
    <w:nsid w:val="70CA356F"/>
    <w:multiLevelType w:val="hybridMultilevel"/>
    <w:tmpl w:val="2C842332"/>
    <w:lvl w:ilvl="0" w:tplc="CBBC7EE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2D23DD6"/>
    <w:multiLevelType w:val="hybridMultilevel"/>
    <w:tmpl w:val="B4BAE1A6"/>
    <w:lvl w:ilvl="0" w:tplc="43D8084C">
      <w:start w:val="1"/>
      <w:numFmt w:val="decimal"/>
      <w:pStyle w:val="Listenumrote"/>
      <w:lvlText w:val="%1)"/>
      <w:lvlJc w:val="left"/>
      <w:pPr>
        <w:tabs>
          <w:tab w:val="num" w:pos="227"/>
        </w:tabs>
        <w:ind w:left="227" w:hanging="227"/>
      </w:pPr>
      <w:rPr>
        <w:rFonts w:hint="default"/>
      </w:rPr>
    </w:lvl>
    <w:lvl w:ilvl="1" w:tplc="040C0019" w:tentative="1">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2" w15:restartNumberingAfterBreak="0">
    <w:nsid w:val="747F0FE7"/>
    <w:multiLevelType w:val="hybridMultilevel"/>
    <w:tmpl w:val="FB7C58E2"/>
    <w:lvl w:ilvl="0" w:tplc="26EEF6C4">
      <w:start w:val="1"/>
      <w:numFmt w:val="decimal"/>
      <w:pStyle w:val="PuceReco"/>
      <w:lvlText w:val="%1."/>
      <w:lvlJc w:val="left"/>
      <w:pPr>
        <w:tabs>
          <w:tab w:val="num" w:pos="369"/>
        </w:tabs>
        <w:ind w:left="369" w:hanging="369"/>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15:restartNumberingAfterBreak="0">
    <w:nsid w:val="7F6944B8"/>
    <w:multiLevelType w:val="hybridMultilevel"/>
    <w:tmpl w:val="0098FFF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abstractNumId w:val="40"/>
  </w:num>
  <w:num w:numId="2">
    <w:abstractNumId w:val="44"/>
  </w:num>
  <w:num w:numId="3">
    <w:abstractNumId w:val="51"/>
  </w:num>
  <w:num w:numId="4">
    <w:abstractNumId w:val="30"/>
  </w:num>
  <w:num w:numId="5">
    <w:abstractNumId w:val="14"/>
  </w:num>
  <w:num w:numId="6">
    <w:abstractNumId w:val="31"/>
  </w:num>
  <w:num w:numId="7">
    <w:abstractNumId w:val="0"/>
  </w:num>
  <w:num w:numId="8">
    <w:abstractNumId w:val="24"/>
  </w:num>
  <w:num w:numId="9">
    <w:abstractNumId w:val="52"/>
  </w:num>
  <w:num w:numId="10">
    <w:abstractNumId w:val="41"/>
  </w:num>
  <w:num w:numId="11">
    <w:abstractNumId w:val="19"/>
  </w:num>
  <w:num w:numId="12">
    <w:abstractNumId w:val="26"/>
  </w:num>
  <w:num w:numId="13">
    <w:abstractNumId w:val="43"/>
  </w:num>
  <w:num w:numId="14">
    <w:abstractNumId w:val="38"/>
  </w:num>
  <w:num w:numId="15">
    <w:abstractNumId w:val="35"/>
  </w:num>
  <w:num w:numId="16">
    <w:abstractNumId w:val="37"/>
  </w:num>
  <w:num w:numId="17">
    <w:abstractNumId w:val="4"/>
  </w:num>
  <w:num w:numId="18">
    <w:abstractNumId w:val="29"/>
  </w:num>
  <w:num w:numId="19">
    <w:abstractNumId w:val="28"/>
  </w:num>
  <w:num w:numId="20">
    <w:abstractNumId w:val="36"/>
  </w:num>
  <w:num w:numId="21">
    <w:abstractNumId w:val="20"/>
  </w:num>
  <w:num w:numId="22">
    <w:abstractNumId w:val="15"/>
  </w:num>
  <w:num w:numId="23">
    <w:abstractNumId w:val="21"/>
  </w:num>
  <w:num w:numId="24">
    <w:abstractNumId w:val="25"/>
  </w:num>
  <w:num w:numId="25">
    <w:abstractNumId w:val="5"/>
  </w:num>
  <w:num w:numId="26">
    <w:abstractNumId w:val="6"/>
  </w:num>
  <w:num w:numId="27">
    <w:abstractNumId w:val="18"/>
  </w:num>
  <w:num w:numId="28">
    <w:abstractNumId w:val="22"/>
  </w:num>
  <w:num w:numId="29">
    <w:abstractNumId w:val="45"/>
  </w:num>
  <w:num w:numId="30">
    <w:abstractNumId w:val="1"/>
  </w:num>
  <w:num w:numId="31">
    <w:abstractNumId w:val="48"/>
  </w:num>
  <w:num w:numId="32">
    <w:abstractNumId w:val="2"/>
  </w:num>
  <w:num w:numId="33">
    <w:abstractNumId w:val="23"/>
  </w:num>
  <w:num w:numId="34">
    <w:abstractNumId w:val="39"/>
  </w:num>
  <w:num w:numId="35">
    <w:abstractNumId w:val="49"/>
  </w:num>
  <w:num w:numId="36">
    <w:abstractNumId w:val="37"/>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0"/>
  </w:num>
  <w:num w:numId="38">
    <w:abstractNumId w:val="17"/>
  </w:num>
  <w:num w:numId="39">
    <w:abstractNumId w:val="16"/>
  </w:num>
  <w:num w:numId="40">
    <w:abstractNumId w:val="44"/>
    <w:lvlOverride w:ilvl="0">
      <w:lvl w:ilvl="0">
        <w:start w:val="1"/>
        <w:numFmt w:val="bullet"/>
        <w:pStyle w:val="Listepuces"/>
        <w:lvlText w:val=""/>
        <w:lvlJc w:val="left"/>
        <w:pPr>
          <w:tabs>
            <w:tab w:val="num" w:pos="227"/>
          </w:tabs>
          <w:ind w:left="227" w:hanging="227"/>
        </w:pPr>
        <w:rPr>
          <w:rFonts w:ascii="Symbol" w:hAnsi="Symbol" w:hint="default"/>
          <w:color w:val="auto"/>
        </w:rPr>
      </w:lvl>
    </w:lvlOverride>
    <w:lvlOverride w:ilvl="1">
      <w:lvl w:ilvl="1">
        <w:numFmt w:val="decimal"/>
        <w:pStyle w:val="Listepuces2"/>
        <w:lvlText w:val=""/>
        <w:lvlJc w:val="left"/>
      </w:lvl>
    </w:lvlOverride>
    <w:lvlOverride w:ilvl="2">
      <w:lvl w:ilvl="2">
        <w:numFmt w:val="decimal"/>
        <w:pStyle w:val="Listepuces3"/>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1">
    <w:abstractNumId w:val="11"/>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num>
  <w:num w:numId="43">
    <w:abstractNumId w:val="10"/>
  </w:num>
  <w:num w:numId="44">
    <w:abstractNumId w:val="13"/>
  </w:num>
  <w:num w:numId="45">
    <w:abstractNumId w:val="42"/>
  </w:num>
  <w:num w:numId="46">
    <w:abstractNumId w:val="53"/>
  </w:num>
  <w:num w:numId="47">
    <w:abstractNumId w:val="9"/>
  </w:num>
  <w:num w:numId="48">
    <w:abstractNumId w:val="34"/>
  </w:num>
  <w:num w:numId="49">
    <w:abstractNumId w:val="3"/>
  </w:num>
  <w:num w:numId="50">
    <w:abstractNumId w:val="46"/>
  </w:num>
  <w:num w:numId="51">
    <w:abstractNumId w:val="7"/>
  </w:num>
  <w:num w:numId="52">
    <w:abstractNumId w:val="12"/>
  </w:num>
  <w:num w:numId="53">
    <w:abstractNumId w:val="33"/>
  </w:num>
  <w:num w:numId="54">
    <w:abstractNumId w:val="47"/>
  </w:num>
  <w:num w:numId="55">
    <w:abstractNumId w:val="8"/>
  </w:num>
  <w:num w:numId="56">
    <w:abstractNumId w:val="52"/>
    <w:lvlOverride w:ilvl="0">
      <w:startOverride w:val="1"/>
    </w:lvlOverride>
  </w:num>
  <w:num w:numId="57">
    <w:abstractNumId w:val="21"/>
  </w:num>
  <w:num w:numId="58">
    <w:abstractNumId w:val="40"/>
  </w:num>
  <w:num w:numId="59">
    <w:abstractNumId w:val="30"/>
  </w:num>
  <w:num w:numId="60">
    <w:abstractNumId w:val="14"/>
  </w:num>
  <w:num w:numId="61">
    <w:abstractNumId w:val="31"/>
  </w:num>
  <w:num w:numId="62">
    <w:abstractNumId w:val="0"/>
  </w:num>
  <w:num w:numId="63">
    <w:abstractNumId w:val="44"/>
  </w:num>
  <w:num w:numId="64">
    <w:abstractNumId w:val="44"/>
  </w:num>
  <w:num w:numId="65">
    <w:abstractNumId w:val="44"/>
  </w:num>
  <w:num w:numId="66">
    <w:abstractNumId w:val="51"/>
  </w:num>
  <w:num w:numId="67">
    <w:abstractNumId w:val="24"/>
  </w:num>
  <w:num w:numId="68">
    <w:abstractNumId w:val="52"/>
  </w:num>
  <w:num w:numId="69">
    <w:abstractNumId w:val="41"/>
  </w:num>
  <w:num w:numId="70">
    <w:abstractNumId w:val="19"/>
  </w:num>
  <w:num w:numId="71">
    <w:abstractNumId w:val="26"/>
  </w:num>
  <w:num w:numId="72">
    <w:abstractNumId w:val="43"/>
  </w:num>
  <w:num w:numId="73">
    <w:abstractNumId w:val="38"/>
  </w:num>
  <w:num w:numId="74">
    <w:abstractNumId w:val="20"/>
  </w:num>
  <w:num w:numId="75">
    <w:abstractNumId w:val="20"/>
  </w:num>
  <w:num w:numId="76">
    <w:abstractNumId w:val="20"/>
  </w:num>
  <w:num w:numId="77">
    <w:abstractNumId w:val="20"/>
  </w:num>
  <w:num w:numId="78">
    <w:abstractNumId w:val="20"/>
  </w:num>
  <w:num w:numId="79">
    <w:abstractNumId w:val="20"/>
  </w:num>
  <w:num w:numId="80">
    <w:abstractNumId w:val="20"/>
  </w:num>
  <w:num w:numId="81">
    <w:abstractNumId w:val="20"/>
  </w:num>
  <w:num w:numId="82">
    <w:abstractNumId w:val="20"/>
  </w:num>
  <w:num w:numId="83">
    <w:abstractNumId w:val="15"/>
  </w:num>
  <w:num w:numId="84">
    <w:abstractNumId w:val="35"/>
  </w:num>
  <w:num w:numId="85">
    <w:abstractNumId w:val="37"/>
  </w:num>
  <w:num w:numId="86">
    <w:abstractNumId w:val="4"/>
  </w:num>
  <w:num w:numId="87">
    <w:abstractNumId w:val="29"/>
  </w:num>
  <w:num w:numId="88">
    <w:abstractNumId w:val="28"/>
  </w:num>
  <w:num w:numId="89">
    <w:abstractNumId w:val="36"/>
  </w:num>
  <w:num w:numId="90">
    <w:abstractNumId w:val="21"/>
  </w:num>
  <w:num w:numId="91">
    <w:abstractNumId w:val="40"/>
  </w:num>
  <w:num w:numId="92">
    <w:abstractNumId w:val="30"/>
  </w:num>
  <w:num w:numId="93">
    <w:abstractNumId w:val="14"/>
  </w:num>
  <w:num w:numId="94">
    <w:abstractNumId w:val="31"/>
  </w:num>
  <w:num w:numId="95">
    <w:abstractNumId w:val="0"/>
  </w:num>
  <w:num w:numId="96">
    <w:abstractNumId w:val="44"/>
  </w:num>
  <w:num w:numId="97">
    <w:abstractNumId w:val="44"/>
  </w:num>
  <w:num w:numId="98">
    <w:abstractNumId w:val="44"/>
  </w:num>
  <w:num w:numId="99">
    <w:abstractNumId w:val="51"/>
  </w:num>
  <w:num w:numId="100">
    <w:abstractNumId w:val="24"/>
  </w:num>
  <w:num w:numId="101">
    <w:abstractNumId w:val="52"/>
  </w:num>
  <w:num w:numId="102">
    <w:abstractNumId w:val="41"/>
  </w:num>
  <w:num w:numId="103">
    <w:abstractNumId w:val="19"/>
  </w:num>
  <w:num w:numId="104">
    <w:abstractNumId w:val="26"/>
  </w:num>
  <w:num w:numId="105">
    <w:abstractNumId w:val="43"/>
  </w:num>
  <w:num w:numId="106">
    <w:abstractNumId w:val="38"/>
  </w:num>
  <w:num w:numId="107">
    <w:abstractNumId w:val="20"/>
  </w:num>
  <w:num w:numId="108">
    <w:abstractNumId w:val="20"/>
  </w:num>
  <w:num w:numId="109">
    <w:abstractNumId w:val="20"/>
  </w:num>
  <w:num w:numId="110">
    <w:abstractNumId w:val="20"/>
  </w:num>
  <w:num w:numId="111">
    <w:abstractNumId w:val="20"/>
  </w:num>
  <w:num w:numId="112">
    <w:abstractNumId w:val="20"/>
  </w:num>
  <w:num w:numId="113">
    <w:abstractNumId w:val="20"/>
  </w:num>
  <w:num w:numId="114">
    <w:abstractNumId w:val="20"/>
  </w:num>
  <w:num w:numId="115">
    <w:abstractNumId w:val="20"/>
  </w:num>
  <w:num w:numId="116">
    <w:abstractNumId w:val="15"/>
  </w:num>
  <w:num w:numId="117">
    <w:abstractNumId w:val="35"/>
  </w:num>
  <w:num w:numId="118">
    <w:abstractNumId w:val="37"/>
  </w:num>
  <w:num w:numId="119">
    <w:abstractNumId w:val="4"/>
  </w:num>
  <w:num w:numId="120">
    <w:abstractNumId w:val="29"/>
  </w:num>
  <w:num w:numId="121">
    <w:abstractNumId w:val="28"/>
  </w:num>
  <w:num w:numId="122">
    <w:abstractNumId w:val="36"/>
  </w:num>
  <w:num w:numId="123">
    <w:abstractNumId w:val="27"/>
  </w:num>
  <w:num w:numId="124">
    <w:abstractNumId w:val="27"/>
  </w:num>
  <w:numIdMacAtCleanup w:val="1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rbolino, Manuella">
    <w15:presenceInfo w15:providerId="AD" w15:userId="S-1-5-21-1801674531-1767777339-725345543-39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hideGrammaticalErrors/>
  <w:attachedTemplate r:id="rId1"/>
  <w:trackRevisions/>
  <w:documentProtection w:formatting="1" w:enforcement="1"/>
  <w:autoFormatOverride/>
  <w:styleLockTheme/>
  <w:styleLockQFSet/>
  <w:defaultTabStop w:val="708"/>
  <w:hyphenationZone w:val="425"/>
  <w:evenAndOddHeaders/>
  <w:drawingGridHorizontalSpacing w:val="105"/>
  <w:displayHorizontalDrawingGridEvery w:val="2"/>
  <w:characterSpacingControl w:val="doNotCompress"/>
  <w:hdrShapeDefaults>
    <o:shapedefaults v:ext="edit" spidmax="552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DC0"/>
    <w:rsid w:val="00000554"/>
    <w:rsid w:val="000007D1"/>
    <w:rsid w:val="00002672"/>
    <w:rsid w:val="000037C3"/>
    <w:rsid w:val="0000728E"/>
    <w:rsid w:val="00011BB6"/>
    <w:rsid w:val="00013582"/>
    <w:rsid w:val="00014246"/>
    <w:rsid w:val="00015D0A"/>
    <w:rsid w:val="000236DD"/>
    <w:rsid w:val="00031CB7"/>
    <w:rsid w:val="00034EB0"/>
    <w:rsid w:val="00035201"/>
    <w:rsid w:val="00042138"/>
    <w:rsid w:val="00043621"/>
    <w:rsid w:val="000538D6"/>
    <w:rsid w:val="00053E3B"/>
    <w:rsid w:val="00061E86"/>
    <w:rsid w:val="00063F36"/>
    <w:rsid w:val="00065EC9"/>
    <w:rsid w:val="000661A6"/>
    <w:rsid w:val="00067FD3"/>
    <w:rsid w:val="00071CFA"/>
    <w:rsid w:val="00074244"/>
    <w:rsid w:val="000811FC"/>
    <w:rsid w:val="00085136"/>
    <w:rsid w:val="00085500"/>
    <w:rsid w:val="00086C40"/>
    <w:rsid w:val="00087897"/>
    <w:rsid w:val="00092D23"/>
    <w:rsid w:val="00094B4D"/>
    <w:rsid w:val="00096E74"/>
    <w:rsid w:val="000A1C6B"/>
    <w:rsid w:val="000A209E"/>
    <w:rsid w:val="000A4A65"/>
    <w:rsid w:val="000B1CE6"/>
    <w:rsid w:val="000B4465"/>
    <w:rsid w:val="000B5096"/>
    <w:rsid w:val="000B79C2"/>
    <w:rsid w:val="000C7E9E"/>
    <w:rsid w:val="000D068D"/>
    <w:rsid w:val="000D13C7"/>
    <w:rsid w:val="000D23E1"/>
    <w:rsid w:val="000D5B71"/>
    <w:rsid w:val="000D6801"/>
    <w:rsid w:val="000E128D"/>
    <w:rsid w:val="000E2AE4"/>
    <w:rsid w:val="000F3CFE"/>
    <w:rsid w:val="000F568F"/>
    <w:rsid w:val="000F62BF"/>
    <w:rsid w:val="000F7110"/>
    <w:rsid w:val="000F7320"/>
    <w:rsid w:val="000F7805"/>
    <w:rsid w:val="0010092F"/>
    <w:rsid w:val="0010748D"/>
    <w:rsid w:val="00107802"/>
    <w:rsid w:val="00110443"/>
    <w:rsid w:val="00111420"/>
    <w:rsid w:val="0011329C"/>
    <w:rsid w:val="0011670E"/>
    <w:rsid w:val="00116BB5"/>
    <w:rsid w:val="0012124C"/>
    <w:rsid w:val="001266A0"/>
    <w:rsid w:val="001302C1"/>
    <w:rsid w:val="00131E53"/>
    <w:rsid w:val="001320F2"/>
    <w:rsid w:val="00133C6B"/>
    <w:rsid w:val="001371DF"/>
    <w:rsid w:val="0013786F"/>
    <w:rsid w:val="00140389"/>
    <w:rsid w:val="0014178B"/>
    <w:rsid w:val="00141BD8"/>
    <w:rsid w:val="0014605E"/>
    <w:rsid w:val="00146827"/>
    <w:rsid w:val="00150EBD"/>
    <w:rsid w:val="00150F35"/>
    <w:rsid w:val="001516BE"/>
    <w:rsid w:val="001526E3"/>
    <w:rsid w:val="00153103"/>
    <w:rsid w:val="00154675"/>
    <w:rsid w:val="00161E36"/>
    <w:rsid w:val="00163B71"/>
    <w:rsid w:val="00164C72"/>
    <w:rsid w:val="00165080"/>
    <w:rsid w:val="001656FC"/>
    <w:rsid w:val="00165A22"/>
    <w:rsid w:val="00166B9A"/>
    <w:rsid w:val="0016755D"/>
    <w:rsid w:val="00170BA8"/>
    <w:rsid w:val="001734B7"/>
    <w:rsid w:val="001856E4"/>
    <w:rsid w:val="00191446"/>
    <w:rsid w:val="001928DE"/>
    <w:rsid w:val="00194707"/>
    <w:rsid w:val="00196C1E"/>
    <w:rsid w:val="001A3ED7"/>
    <w:rsid w:val="001A5E57"/>
    <w:rsid w:val="001B1073"/>
    <w:rsid w:val="001B1908"/>
    <w:rsid w:val="001B3111"/>
    <w:rsid w:val="001B3E6C"/>
    <w:rsid w:val="001C0C7F"/>
    <w:rsid w:val="001D31B8"/>
    <w:rsid w:val="001D4694"/>
    <w:rsid w:val="001D75F2"/>
    <w:rsid w:val="001E51F5"/>
    <w:rsid w:val="001F5551"/>
    <w:rsid w:val="001F64B4"/>
    <w:rsid w:val="00201613"/>
    <w:rsid w:val="002106E8"/>
    <w:rsid w:val="00210C1A"/>
    <w:rsid w:val="0021276E"/>
    <w:rsid w:val="00214FF9"/>
    <w:rsid w:val="00220B8B"/>
    <w:rsid w:val="002222F2"/>
    <w:rsid w:val="00231987"/>
    <w:rsid w:val="00232FD0"/>
    <w:rsid w:val="00233DA3"/>
    <w:rsid w:val="00240E24"/>
    <w:rsid w:val="00241520"/>
    <w:rsid w:val="00241F9F"/>
    <w:rsid w:val="00252219"/>
    <w:rsid w:val="0025661E"/>
    <w:rsid w:val="0026147C"/>
    <w:rsid w:val="00266242"/>
    <w:rsid w:val="0027285F"/>
    <w:rsid w:val="002773A4"/>
    <w:rsid w:val="002815F7"/>
    <w:rsid w:val="00281C6E"/>
    <w:rsid w:val="00281D29"/>
    <w:rsid w:val="002825D5"/>
    <w:rsid w:val="00284640"/>
    <w:rsid w:val="00284BA0"/>
    <w:rsid w:val="00292716"/>
    <w:rsid w:val="0029409A"/>
    <w:rsid w:val="00296DBB"/>
    <w:rsid w:val="002A18F9"/>
    <w:rsid w:val="002A469F"/>
    <w:rsid w:val="002A4AB8"/>
    <w:rsid w:val="002A7E8E"/>
    <w:rsid w:val="002A7F90"/>
    <w:rsid w:val="002B20D3"/>
    <w:rsid w:val="002B25AF"/>
    <w:rsid w:val="002B3752"/>
    <w:rsid w:val="002B4D27"/>
    <w:rsid w:val="002B5E2C"/>
    <w:rsid w:val="002B6325"/>
    <w:rsid w:val="002B72D9"/>
    <w:rsid w:val="002C0254"/>
    <w:rsid w:val="002C0A5A"/>
    <w:rsid w:val="002C13F4"/>
    <w:rsid w:val="002C2D2B"/>
    <w:rsid w:val="002C3C95"/>
    <w:rsid w:val="002D29C2"/>
    <w:rsid w:val="002D3548"/>
    <w:rsid w:val="002D5325"/>
    <w:rsid w:val="002D5466"/>
    <w:rsid w:val="002E619B"/>
    <w:rsid w:val="002F3D5D"/>
    <w:rsid w:val="002F6DEF"/>
    <w:rsid w:val="003003E5"/>
    <w:rsid w:val="00301002"/>
    <w:rsid w:val="00306368"/>
    <w:rsid w:val="0030676C"/>
    <w:rsid w:val="0030782A"/>
    <w:rsid w:val="0031189E"/>
    <w:rsid w:val="003128FB"/>
    <w:rsid w:val="00312C97"/>
    <w:rsid w:val="0031441A"/>
    <w:rsid w:val="0031603F"/>
    <w:rsid w:val="00320D36"/>
    <w:rsid w:val="003236DE"/>
    <w:rsid w:val="00323E8C"/>
    <w:rsid w:val="00326776"/>
    <w:rsid w:val="00330B4F"/>
    <w:rsid w:val="00332B71"/>
    <w:rsid w:val="003364E4"/>
    <w:rsid w:val="00342CBF"/>
    <w:rsid w:val="003432A9"/>
    <w:rsid w:val="00345141"/>
    <w:rsid w:val="00350631"/>
    <w:rsid w:val="00362B13"/>
    <w:rsid w:val="00362FE1"/>
    <w:rsid w:val="0036537C"/>
    <w:rsid w:val="0036796B"/>
    <w:rsid w:val="003705D9"/>
    <w:rsid w:val="003713A5"/>
    <w:rsid w:val="00383D93"/>
    <w:rsid w:val="0038428D"/>
    <w:rsid w:val="00391F00"/>
    <w:rsid w:val="0039462A"/>
    <w:rsid w:val="003A1227"/>
    <w:rsid w:val="003A22D1"/>
    <w:rsid w:val="003A2431"/>
    <w:rsid w:val="003A26E3"/>
    <w:rsid w:val="003A611E"/>
    <w:rsid w:val="003B59B0"/>
    <w:rsid w:val="003C165E"/>
    <w:rsid w:val="003C34B3"/>
    <w:rsid w:val="003C7E5A"/>
    <w:rsid w:val="003C7F4D"/>
    <w:rsid w:val="003D7B9F"/>
    <w:rsid w:val="003E08E6"/>
    <w:rsid w:val="003E42F4"/>
    <w:rsid w:val="003E4608"/>
    <w:rsid w:val="003E5AF5"/>
    <w:rsid w:val="003E70B9"/>
    <w:rsid w:val="003E784E"/>
    <w:rsid w:val="003E7BEF"/>
    <w:rsid w:val="003F0F2D"/>
    <w:rsid w:val="003F167D"/>
    <w:rsid w:val="003F2BF2"/>
    <w:rsid w:val="003F2F66"/>
    <w:rsid w:val="003F31F0"/>
    <w:rsid w:val="00401920"/>
    <w:rsid w:val="00413891"/>
    <w:rsid w:val="00414167"/>
    <w:rsid w:val="0041563C"/>
    <w:rsid w:val="00416FC1"/>
    <w:rsid w:val="00422E63"/>
    <w:rsid w:val="00422FFD"/>
    <w:rsid w:val="00425FB3"/>
    <w:rsid w:val="00432EC8"/>
    <w:rsid w:val="00434720"/>
    <w:rsid w:val="00434A50"/>
    <w:rsid w:val="004368BF"/>
    <w:rsid w:val="00436B1B"/>
    <w:rsid w:val="00436FB4"/>
    <w:rsid w:val="004420A2"/>
    <w:rsid w:val="00445941"/>
    <w:rsid w:val="00445DFB"/>
    <w:rsid w:val="00446494"/>
    <w:rsid w:val="00447F06"/>
    <w:rsid w:val="0045438B"/>
    <w:rsid w:val="00460257"/>
    <w:rsid w:val="0046428B"/>
    <w:rsid w:val="004655F9"/>
    <w:rsid w:val="004669EC"/>
    <w:rsid w:val="004751E4"/>
    <w:rsid w:val="00484C10"/>
    <w:rsid w:val="00485C3F"/>
    <w:rsid w:val="00487033"/>
    <w:rsid w:val="00487D3B"/>
    <w:rsid w:val="00496963"/>
    <w:rsid w:val="00497097"/>
    <w:rsid w:val="004A0FE6"/>
    <w:rsid w:val="004A2223"/>
    <w:rsid w:val="004A3BF1"/>
    <w:rsid w:val="004A4744"/>
    <w:rsid w:val="004A55FC"/>
    <w:rsid w:val="004A5736"/>
    <w:rsid w:val="004A5907"/>
    <w:rsid w:val="004A7101"/>
    <w:rsid w:val="004A75C4"/>
    <w:rsid w:val="004A7D42"/>
    <w:rsid w:val="004B54D0"/>
    <w:rsid w:val="004B57DC"/>
    <w:rsid w:val="004B7426"/>
    <w:rsid w:val="004B7C2D"/>
    <w:rsid w:val="004C138E"/>
    <w:rsid w:val="004C152E"/>
    <w:rsid w:val="004C213A"/>
    <w:rsid w:val="004C3C7D"/>
    <w:rsid w:val="004C6B46"/>
    <w:rsid w:val="004D0B5F"/>
    <w:rsid w:val="004D3853"/>
    <w:rsid w:val="004E149F"/>
    <w:rsid w:val="004E1968"/>
    <w:rsid w:val="004E1CF1"/>
    <w:rsid w:val="004E2322"/>
    <w:rsid w:val="004E4405"/>
    <w:rsid w:val="004E6AFD"/>
    <w:rsid w:val="004E74DE"/>
    <w:rsid w:val="004F2021"/>
    <w:rsid w:val="004F26E4"/>
    <w:rsid w:val="004F4D27"/>
    <w:rsid w:val="004F583E"/>
    <w:rsid w:val="004F7BA1"/>
    <w:rsid w:val="00501A29"/>
    <w:rsid w:val="00502E35"/>
    <w:rsid w:val="00504636"/>
    <w:rsid w:val="00507514"/>
    <w:rsid w:val="0051192F"/>
    <w:rsid w:val="00515E98"/>
    <w:rsid w:val="005232BC"/>
    <w:rsid w:val="0052790E"/>
    <w:rsid w:val="00531004"/>
    <w:rsid w:val="00534C69"/>
    <w:rsid w:val="0053509B"/>
    <w:rsid w:val="00535E16"/>
    <w:rsid w:val="00536387"/>
    <w:rsid w:val="005365BF"/>
    <w:rsid w:val="0053795C"/>
    <w:rsid w:val="00541FAB"/>
    <w:rsid w:val="00542B47"/>
    <w:rsid w:val="00542EAE"/>
    <w:rsid w:val="00544BA8"/>
    <w:rsid w:val="0055237E"/>
    <w:rsid w:val="00554235"/>
    <w:rsid w:val="00555B36"/>
    <w:rsid w:val="005601E1"/>
    <w:rsid w:val="00562449"/>
    <w:rsid w:val="00562DA4"/>
    <w:rsid w:val="00564A46"/>
    <w:rsid w:val="00567C7B"/>
    <w:rsid w:val="0057015D"/>
    <w:rsid w:val="00571476"/>
    <w:rsid w:val="005729FC"/>
    <w:rsid w:val="00572EDC"/>
    <w:rsid w:val="00585D77"/>
    <w:rsid w:val="0059610A"/>
    <w:rsid w:val="00596163"/>
    <w:rsid w:val="00597F74"/>
    <w:rsid w:val="005A0E08"/>
    <w:rsid w:val="005A12BC"/>
    <w:rsid w:val="005A1B2F"/>
    <w:rsid w:val="005A1F16"/>
    <w:rsid w:val="005A45B7"/>
    <w:rsid w:val="005A6671"/>
    <w:rsid w:val="005B2517"/>
    <w:rsid w:val="005B5EC8"/>
    <w:rsid w:val="005C0A71"/>
    <w:rsid w:val="005C25D1"/>
    <w:rsid w:val="005C2CF7"/>
    <w:rsid w:val="005C6487"/>
    <w:rsid w:val="005D36EE"/>
    <w:rsid w:val="005D440C"/>
    <w:rsid w:val="005D5060"/>
    <w:rsid w:val="005D59CF"/>
    <w:rsid w:val="005D7E3B"/>
    <w:rsid w:val="005E2614"/>
    <w:rsid w:val="005E329B"/>
    <w:rsid w:val="005E3BBB"/>
    <w:rsid w:val="005E62AE"/>
    <w:rsid w:val="005E694F"/>
    <w:rsid w:val="005F2102"/>
    <w:rsid w:val="005F564A"/>
    <w:rsid w:val="005F60D3"/>
    <w:rsid w:val="005F6229"/>
    <w:rsid w:val="005F76FD"/>
    <w:rsid w:val="0060053B"/>
    <w:rsid w:val="00601934"/>
    <w:rsid w:val="00606C01"/>
    <w:rsid w:val="006103E6"/>
    <w:rsid w:val="006131EE"/>
    <w:rsid w:val="00613E11"/>
    <w:rsid w:val="00616793"/>
    <w:rsid w:val="00617133"/>
    <w:rsid w:val="00617742"/>
    <w:rsid w:val="0062072C"/>
    <w:rsid w:val="0062160C"/>
    <w:rsid w:val="00623770"/>
    <w:rsid w:val="00623887"/>
    <w:rsid w:val="00630D90"/>
    <w:rsid w:val="00631706"/>
    <w:rsid w:val="00633116"/>
    <w:rsid w:val="00635232"/>
    <w:rsid w:val="00643402"/>
    <w:rsid w:val="006462D9"/>
    <w:rsid w:val="00653D63"/>
    <w:rsid w:val="00654F63"/>
    <w:rsid w:val="006574F2"/>
    <w:rsid w:val="00660CD1"/>
    <w:rsid w:val="006637D6"/>
    <w:rsid w:val="00665487"/>
    <w:rsid w:val="006668ED"/>
    <w:rsid w:val="00666AF1"/>
    <w:rsid w:val="00666F05"/>
    <w:rsid w:val="0067288A"/>
    <w:rsid w:val="006729AE"/>
    <w:rsid w:val="0067377A"/>
    <w:rsid w:val="00674908"/>
    <w:rsid w:val="00681517"/>
    <w:rsid w:val="00684EDA"/>
    <w:rsid w:val="00691F14"/>
    <w:rsid w:val="00691FDF"/>
    <w:rsid w:val="00696C4D"/>
    <w:rsid w:val="006973EF"/>
    <w:rsid w:val="00697889"/>
    <w:rsid w:val="006A1FE9"/>
    <w:rsid w:val="006A5982"/>
    <w:rsid w:val="006A5EE1"/>
    <w:rsid w:val="006B012B"/>
    <w:rsid w:val="006B0CC6"/>
    <w:rsid w:val="006B1EAB"/>
    <w:rsid w:val="006B20D3"/>
    <w:rsid w:val="006B4EC4"/>
    <w:rsid w:val="006B6514"/>
    <w:rsid w:val="006B6785"/>
    <w:rsid w:val="006B7E15"/>
    <w:rsid w:val="006C10EA"/>
    <w:rsid w:val="006C5A0B"/>
    <w:rsid w:val="006C6F0D"/>
    <w:rsid w:val="006C7140"/>
    <w:rsid w:val="006D08C8"/>
    <w:rsid w:val="006D161C"/>
    <w:rsid w:val="006D3A4D"/>
    <w:rsid w:val="006D7ED1"/>
    <w:rsid w:val="006E0109"/>
    <w:rsid w:val="006E0BEB"/>
    <w:rsid w:val="006E365A"/>
    <w:rsid w:val="006E4027"/>
    <w:rsid w:val="006E6CEB"/>
    <w:rsid w:val="006F1AF9"/>
    <w:rsid w:val="006F25F0"/>
    <w:rsid w:val="0070099D"/>
    <w:rsid w:val="00701FDD"/>
    <w:rsid w:val="00702400"/>
    <w:rsid w:val="007028C5"/>
    <w:rsid w:val="007033DA"/>
    <w:rsid w:val="0070706F"/>
    <w:rsid w:val="00711978"/>
    <w:rsid w:val="00711A6F"/>
    <w:rsid w:val="0071224A"/>
    <w:rsid w:val="00712A7B"/>
    <w:rsid w:val="007134EF"/>
    <w:rsid w:val="00716B1D"/>
    <w:rsid w:val="00717C7D"/>
    <w:rsid w:val="007242DD"/>
    <w:rsid w:val="00730817"/>
    <w:rsid w:val="007317A8"/>
    <w:rsid w:val="0073539A"/>
    <w:rsid w:val="00735981"/>
    <w:rsid w:val="0073643A"/>
    <w:rsid w:val="007379BA"/>
    <w:rsid w:val="007417DF"/>
    <w:rsid w:val="0074363F"/>
    <w:rsid w:val="00745CE9"/>
    <w:rsid w:val="00746245"/>
    <w:rsid w:val="00746559"/>
    <w:rsid w:val="00754DDD"/>
    <w:rsid w:val="007551A6"/>
    <w:rsid w:val="00755EC5"/>
    <w:rsid w:val="0075629E"/>
    <w:rsid w:val="007571C9"/>
    <w:rsid w:val="00760056"/>
    <w:rsid w:val="007615CC"/>
    <w:rsid w:val="00761609"/>
    <w:rsid w:val="007632AE"/>
    <w:rsid w:val="007648D9"/>
    <w:rsid w:val="00764E66"/>
    <w:rsid w:val="00775D44"/>
    <w:rsid w:val="00777DCF"/>
    <w:rsid w:val="00794F3D"/>
    <w:rsid w:val="007A0CBE"/>
    <w:rsid w:val="007A3C13"/>
    <w:rsid w:val="007A4D6B"/>
    <w:rsid w:val="007A58BF"/>
    <w:rsid w:val="007B1C34"/>
    <w:rsid w:val="007B350B"/>
    <w:rsid w:val="007B377B"/>
    <w:rsid w:val="007B57A1"/>
    <w:rsid w:val="007C2753"/>
    <w:rsid w:val="007D1666"/>
    <w:rsid w:val="007D1900"/>
    <w:rsid w:val="007D3B82"/>
    <w:rsid w:val="007D459A"/>
    <w:rsid w:val="007D5648"/>
    <w:rsid w:val="007D66A8"/>
    <w:rsid w:val="007D7FBE"/>
    <w:rsid w:val="007E1CF6"/>
    <w:rsid w:val="007E3BBB"/>
    <w:rsid w:val="007E642F"/>
    <w:rsid w:val="007E6430"/>
    <w:rsid w:val="007E69C4"/>
    <w:rsid w:val="007E6DD9"/>
    <w:rsid w:val="007E7DA8"/>
    <w:rsid w:val="007F0922"/>
    <w:rsid w:val="007F0BEA"/>
    <w:rsid w:val="007F33DE"/>
    <w:rsid w:val="007F4F91"/>
    <w:rsid w:val="007F5610"/>
    <w:rsid w:val="007F791B"/>
    <w:rsid w:val="0080035A"/>
    <w:rsid w:val="008046F7"/>
    <w:rsid w:val="00804CDE"/>
    <w:rsid w:val="00805674"/>
    <w:rsid w:val="00810967"/>
    <w:rsid w:val="00816E3A"/>
    <w:rsid w:val="0082056D"/>
    <w:rsid w:val="0082067D"/>
    <w:rsid w:val="00821F2E"/>
    <w:rsid w:val="00837236"/>
    <w:rsid w:val="008410E1"/>
    <w:rsid w:val="00846016"/>
    <w:rsid w:val="008502C2"/>
    <w:rsid w:val="0085167F"/>
    <w:rsid w:val="0085526A"/>
    <w:rsid w:val="0085562E"/>
    <w:rsid w:val="008564E8"/>
    <w:rsid w:val="00861C52"/>
    <w:rsid w:val="008623A6"/>
    <w:rsid w:val="00863590"/>
    <w:rsid w:val="00867C75"/>
    <w:rsid w:val="00870145"/>
    <w:rsid w:val="00870567"/>
    <w:rsid w:val="00871356"/>
    <w:rsid w:val="00872A8D"/>
    <w:rsid w:val="00880B55"/>
    <w:rsid w:val="00881A54"/>
    <w:rsid w:val="00882B9E"/>
    <w:rsid w:val="00884C20"/>
    <w:rsid w:val="00892428"/>
    <w:rsid w:val="0089476D"/>
    <w:rsid w:val="008A1E6D"/>
    <w:rsid w:val="008A2D2E"/>
    <w:rsid w:val="008A315C"/>
    <w:rsid w:val="008B1D6F"/>
    <w:rsid w:val="008B2DA6"/>
    <w:rsid w:val="008B4C47"/>
    <w:rsid w:val="008B667A"/>
    <w:rsid w:val="008B6801"/>
    <w:rsid w:val="008C056E"/>
    <w:rsid w:val="008C2A38"/>
    <w:rsid w:val="008C3B4B"/>
    <w:rsid w:val="008C7419"/>
    <w:rsid w:val="008C75B7"/>
    <w:rsid w:val="008D0E3E"/>
    <w:rsid w:val="008D27D8"/>
    <w:rsid w:val="008D3901"/>
    <w:rsid w:val="008E0687"/>
    <w:rsid w:val="008E19EF"/>
    <w:rsid w:val="008E2A72"/>
    <w:rsid w:val="008E349D"/>
    <w:rsid w:val="008E42BA"/>
    <w:rsid w:val="008E4D94"/>
    <w:rsid w:val="008E5A6D"/>
    <w:rsid w:val="008E5FA5"/>
    <w:rsid w:val="008F33D0"/>
    <w:rsid w:val="008F36BC"/>
    <w:rsid w:val="008F5196"/>
    <w:rsid w:val="00902FC8"/>
    <w:rsid w:val="009032B4"/>
    <w:rsid w:val="009055A4"/>
    <w:rsid w:val="00910CC8"/>
    <w:rsid w:val="0091362C"/>
    <w:rsid w:val="00916083"/>
    <w:rsid w:val="0091694D"/>
    <w:rsid w:val="0092006D"/>
    <w:rsid w:val="00921E73"/>
    <w:rsid w:val="00922061"/>
    <w:rsid w:val="00927625"/>
    <w:rsid w:val="00927A91"/>
    <w:rsid w:val="00930224"/>
    <w:rsid w:val="00934AEA"/>
    <w:rsid w:val="0093526D"/>
    <w:rsid w:val="00942A00"/>
    <w:rsid w:val="0094561F"/>
    <w:rsid w:val="0094627A"/>
    <w:rsid w:val="00947CFE"/>
    <w:rsid w:val="00951F65"/>
    <w:rsid w:val="009565EF"/>
    <w:rsid w:val="00956DB3"/>
    <w:rsid w:val="00961088"/>
    <w:rsid w:val="00961F0F"/>
    <w:rsid w:val="009659DC"/>
    <w:rsid w:val="00966A22"/>
    <w:rsid w:val="00966C27"/>
    <w:rsid w:val="0096751D"/>
    <w:rsid w:val="00967D6B"/>
    <w:rsid w:val="009776AD"/>
    <w:rsid w:val="00981F07"/>
    <w:rsid w:val="00983E9E"/>
    <w:rsid w:val="00984D88"/>
    <w:rsid w:val="00990661"/>
    <w:rsid w:val="0099154C"/>
    <w:rsid w:val="00994FAE"/>
    <w:rsid w:val="00995566"/>
    <w:rsid w:val="0099578C"/>
    <w:rsid w:val="00996DDA"/>
    <w:rsid w:val="00996F9F"/>
    <w:rsid w:val="00997760"/>
    <w:rsid w:val="009A04F8"/>
    <w:rsid w:val="009A331F"/>
    <w:rsid w:val="009A36EC"/>
    <w:rsid w:val="009A3756"/>
    <w:rsid w:val="009B1022"/>
    <w:rsid w:val="009B21D6"/>
    <w:rsid w:val="009B4412"/>
    <w:rsid w:val="009B4C54"/>
    <w:rsid w:val="009B7146"/>
    <w:rsid w:val="009C1364"/>
    <w:rsid w:val="009C1F28"/>
    <w:rsid w:val="009D1A9E"/>
    <w:rsid w:val="009D26AE"/>
    <w:rsid w:val="009D3EF9"/>
    <w:rsid w:val="009D7D4D"/>
    <w:rsid w:val="009E056B"/>
    <w:rsid w:val="009F4E51"/>
    <w:rsid w:val="009F59B9"/>
    <w:rsid w:val="009F5DCB"/>
    <w:rsid w:val="00A001C1"/>
    <w:rsid w:val="00A00945"/>
    <w:rsid w:val="00A00C22"/>
    <w:rsid w:val="00A00F11"/>
    <w:rsid w:val="00A032E1"/>
    <w:rsid w:val="00A05C81"/>
    <w:rsid w:val="00A07989"/>
    <w:rsid w:val="00A10C0D"/>
    <w:rsid w:val="00A12220"/>
    <w:rsid w:val="00A13B41"/>
    <w:rsid w:val="00A15210"/>
    <w:rsid w:val="00A2025E"/>
    <w:rsid w:val="00A202F3"/>
    <w:rsid w:val="00A22FF6"/>
    <w:rsid w:val="00A24851"/>
    <w:rsid w:val="00A25540"/>
    <w:rsid w:val="00A26BA5"/>
    <w:rsid w:val="00A33DCD"/>
    <w:rsid w:val="00A43E5D"/>
    <w:rsid w:val="00A44D7F"/>
    <w:rsid w:val="00A50C45"/>
    <w:rsid w:val="00A571D5"/>
    <w:rsid w:val="00A57980"/>
    <w:rsid w:val="00A62EB0"/>
    <w:rsid w:val="00A650BF"/>
    <w:rsid w:val="00A679FF"/>
    <w:rsid w:val="00A72A6A"/>
    <w:rsid w:val="00A7398B"/>
    <w:rsid w:val="00A74044"/>
    <w:rsid w:val="00A76C91"/>
    <w:rsid w:val="00A77D9F"/>
    <w:rsid w:val="00A804AF"/>
    <w:rsid w:val="00A90440"/>
    <w:rsid w:val="00A91035"/>
    <w:rsid w:val="00A97E6B"/>
    <w:rsid w:val="00AA2422"/>
    <w:rsid w:val="00AA30AF"/>
    <w:rsid w:val="00AA5C93"/>
    <w:rsid w:val="00AA5D2A"/>
    <w:rsid w:val="00AA7B6F"/>
    <w:rsid w:val="00AA7E64"/>
    <w:rsid w:val="00AB1659"/>
    <w:rsid w:val="00AB5EEC"/>
    <w:rsid w:val="00AB69BD"/>
    <w:rsid w:val="00AC2299"/>
    <w:rsid w:val="00AC36D4"/>
    <w:rsid w:val="00AC3F19"/>
    <w:rsid w:val="00AD0D3D"/>
    <w:rsid w:val="00AD4504"/>
    <w:rsid w:val="00AE33EA"/>
    <w:rsid w:val="00AE34D9"/>
    <w:rsid w:val="00AE381A"/>
    <w:rsid w:val="00AE4ECE"/>
    <w:rsid w:val="00AE608F"/>
    <w:rsid w:val="00AE67DF"/>
    <w:rsid w:val="00AE6C05"/>
    <w:rsid w:val="00AF1519"/>
    <w:rsid w:val="00AF535A"/>
    <w:rsid w:val="00AF6A03"/>
    <w:rsid w:val="00B00EE3"/>
    <w:rsid w:val="00B026F7"/>
    <w:rsid w:val="00B05A8D"/>
    <w:rsid w:val="00B10E48"/>
    <w:rsid w:val="00B11E5E"/>
    <w:rsid w:val="00B12D9E"/>
    <w:rsid w:val="00B14081"/>
    <w:rsid w:val="00B1483F"/>
    <w:rsid w:val="00B14E4C"/>
    <w:rsid w:val="00B1526C"/>
    <w:rsid w:val="00B233D3"/>
    <w:rsid w:val="00B2362B"/>
    <w:rsid w:val="00B2567A"/>
    <w:rsid w:val="00B339B1"/>
    <w:rsid w:val="00B34CF9"/>
    <w:rsid w:val="00B41099"/>
    <w:rsid w:val="00B4152F"/>
    <w:rsid w:val="00B47E82"/>
    <w:rsid w:val="00B50A41"/>
    <w:rsid w:val="00B50D51"/>
    <w:rsid w:val="00B52209"/>
    <w:rsid w:val="00B540A7"/>
    <w:rsid w:val="00B55B7B"/>
    <w:rsid w:val="00B6027D"/>
    <w:rsid w:val="00B6127E"/>
    <w:rsid w:val="00B7004F"/>
    <w:rsid w:val="00B702E3"/>
    <w:rsid w:val="00B70E44"/>
    <w:rsid w:val="00B71D91"/>
    <w:rsid w:val="00B71ED7"/>
    <w:rsid w:val="00B73E98"/>
    <w:rsid w:val="00B75324"/>
    <w:rsid w:val="00B80CD4"/>
    <w:rsid w:val="00B835DB"/>
    <w:rsid w:val="00B85CE0"/>
    <w:rsid w:val="00B862CE"/>
    <w:rsid w:val="00B90EB5"/>
    <w:rsid w:val="00BA0643"/>
    <w:rsid w:val="00BA27B4"/>
    <w:rsid w:val="00BA5D70"/>
    <w:rsid w:val="00BB0BC4"/>
    <w:rsid w:val="00BB1F6D"/>
    <w:rsid w:val="00BB2979"/>
    <w:rsid w:val="00BB6F06"/>
    <w:rsid w:val="00BC323C"/>
    <w:rsid w:val="00BC5CAC"/>
    <w:rsid w:val="00BC6EA0"/>
    <w:rsid w:val="00BC7F50"/>
    <w:rsid w:val="00BD7ED2"/>
    <w:rsid w:val="00BE2654"/>
    <w:rsid w:val="00BE5F3F"/>
    <w:rsid w:val="00BE7D85"/>
    <w:rsid w:val="00BF26D7"/>
    <w:rsid w:val="00BF5D63"/>
    <w:rsid w:val="00C009CB"/>
    <w:rsid w:val="00C00B38"/>
    <w:rsid w:val="00C04AB2"/>
    <w:rsid w:val="00C052A5"/>
    <w:rsid w:val="00C109EB"/>
    <w:rsid w:val="00C12A52"/>
    <w:rsid w:val="00C13C5C"/>
    <w:rsid w:val="00C1574F"/>
    <w:rsid w:val="00C244F1"/>
    <w:rsid w:val="00C24B26"/>
    <w:rsid w:val="00C27310"/>
    <w:rsid w:val="00C33222"/>
    <w:rsid w:val="00C35EBB"/>
    <w:rsid w:val="00C375EC"/>
    <w:rsid w:val="00C376F1"/>
    <w:rsid w:val="00C4123C"/>
    <w:rsid w:val="00C419DB"/>
    <w:rsid w:val="00C46B37"/>
    <w:rsid w:val="00C46C28"/>
    <w:rsid w:val="00C47A6A"/>
    <w:rsid w:val="00C47C92"/>
    <w:rsid w:val="00C53325"/>
    <w:rsid w:val="00C60086"/>
    <w:rsid w:val="00C602DB"/>
    <w:rsid w:val="00C64B0B"/>
    <w:rsid w:val="00C71381"/>
    <w:rsid w:val="00C76D6B"/>
    <w:rsid w:val="00C83621"/>
    <w:rsid w:val="00C90AF6"/>
    <w:rsid w:val="00C90E07"/>
    <w:rsid w:val="00C92310"/>
    <w:rsid w:val="00C9474D"/>
    <w:rsid w:val="00C953FE"/>
    <w:rsid w:val="00C9724A"/>
    <w:rsid w:val="00CA2BBF"/>
    <w:rsid w:val="00CA3D64"/>
    <w:rsid w:val="00CA662E"/>
    <w:rsid w:val="00CA6A6E"/>
    <w:rsid w:val="00CA7106"/>
    <w:rsid w:val="00CA761D"/>
    <w:rsid w:val="00CC1A9E"/>
    <w:rsid w:val="00CC234A"/>
    <w:rsid w:val="00CC3A44"/>
    <w:rsid w:val="00CD2F9B"/>
    <w:rsid w:val="00CD416B"/>
    <w:rsid w:val="00CD49F7"/>
    <w:rsid w:val="00CD4A63"/>
    <w:rsid w:val="00CE3385"/>
    <w:rsid w:val="00CE3A5A"/>
    <w:rsid w:val="00CE6098"/>
    <w:rsid w:val="00CF21BC"/>
    <w:rsid w:val="00CF3D75"/>
    <w:rsid w:val="00CF60A7"/>
    <w:rsid w:val="00CF7E34"/>
    <w:rsid w:val="00D00546"/>
    <w:rsid w:val="00D06B51"/>
    <w:rsid w:val="00D07DAD"/>
    <w:rsid w:val="00D116EC"/>
    <w:rsid w:val="00D118F9"/>
    <w:rsid w:val="00D11EBD"/>
    <w:rsid w:val="00D16732"/>
    <w:rsid w:val="00D1787F"/>
    <w:rsid w:val="00D212ED"/>
    <w:rsid w:val="00D21F90"/>
    <w:rsid w:val="00D22295"/>
    <w:rsid w:val="00D239BE"/>
    <w:rsid w:val="00D27AD1"/>
    <w:rsid w:val="00D31BB5"/>
    <w:rsid w:val="00D32968"/>
    <w:rsid w:val="00D34450"/>
    <w:rsid w:val="00D35BB4"/>
    <w:rsid w:val="00D43F00"/>
    <w:rsid w:val="00D44AD9"/>
    <w:rsid w:val="00D45E94"/>
    <w:rsid w:val="00D47858"/>
    <w:rsid w:val="00D52BF6"/>
    <w:rsid w:val="00D5586C"/>
    <w:rsid w:val="00D60438"/>
    <w:rsid w:val="00D60EA2"/>
    <w:rsid w:val="00D62A3D"/>
    <w:rsid w:val="00D6639E"/>
    <w:rsid w:val="00D706B1"/>
    <w:rsid w:val="00D71B5F"/>
    <w:rsid w:val="00D725B3"/>
    <w:rsid w:val="00D740ED"/>
    <w:rsid w:val="00D75FEC"/>
    <w:rsid w:val="00D77388"/>
    <w:rsid w:val="00D8521D"/>
    <w:rsid w:val="00D90F49"/>
    <w:rsid w:val="00D9335E"/>
    <w:rsid w:val="00DA0625"/>
    <w:rsid w:val="00DA317F"/>
    <w:rsid w:val="00DA5B03"/>
    <w:rsid w:val="00DA6737"/>
    <w:rsid w:val="00DA67E7"/>
    <w:rsid w:val="00DA7511"/>
    <w:rsid w:val="00DB0D6B"/>
    <w:rsid w:val="00DB12D9"/>
    <w:rsid w:val="00DB3D24"/>
    <w:rsid w:val="00DB5C50"/>
    <w:rsid w:val="00DC5D0E"/>
    <w:rsid w:val="00DD034D"/>
    <w:rsid w:val="00DD5333"/>
    <w:rsid w:val="00DD6B6E"/>
    <w:rsid w:val="00DD791D"/>
    <w:rsid w:val="00DE2616"/>
    <w:rsid w:val="00DE2AF3"/>
    <w:rsid w:val="00DE7977"/>
    <w:rsid w:val="00DF3F90"/>
    <w:rsid w:val="00DF42E6"/>
    <w:rsid w:val="00DF4977"/>
    <w:rsid w:val="00DF5639"/>
    <w:rsid w:val="00DF6F5D"/>
    <w:rsid w:val="00E00AC1"/>
    <w:rsid w:val="00E0452A"/>
    <w:rsid w:val="00E04C98"/>
    <w:rsid w:val="00E075D6"/>
    <w:rsid w:val="00E1217F"/>
    <w:rsid w:val="00E14C76"/>
    <w:rsid w:val="00E156A1"/>
    <w:rsid w:val="00E17008"/>
    <w:rsid w:val="00E21048"/>
    <w:rsid w:val="00E21209"/>
    <w:rsid w:val="00E21E02"/>
    <w:rsid w:val="00E24428"/>
    <w:rsid w:val="00E27E33"/>
    <w:rsid w:val="00E3005B"/>
    <w:rsid w:val="00E30A1F"/>
    <w:rsid w:val="00E3650A"/>
    <w:rsid w:val="00E40E61"/>
    <w:rsid w:val="00E41D76"/>
    <w:rsid w:val="00E42823"/>
    <w:rsid w:val="00E43F19"/>
    <w:rsid w:val="00E44242"/>
    <w:rsid w:val="00E46B77"/>
    <w:rsid w:val="00E50E6A"/>
    <w:rsid w:val="00E525DB"/>
    <w:rsid w:val="00E557F1"/>
    <w:rsid w:val="00E568B3"/>
    <w:rsid w:val="00E6068A"/>
    <w:rsid w:val="00E64668"/>
    <w:rsid w:val="00E647D8"/>
    <w:rsid w:val="00E65819"/>
    <w:rsid w:val="00E708C9"/>
    <w:rsid w:val="00E711E0"/>
    <w:rsid w:val="00E715E2"/>
    <w:rsid w:val="00E742DA"/>
    <w:rsid w:val="00E74C8E"/>
    <w:rsid w:val="00E75360"/>
    <w:rsid w:val="00E7539D"/>
    <w:rsid w:val="00E76E53"/>
    <w:rsid w:val="00E80207"/>
    <w:rsid w:val="00E8287D"/>
    <w:rsid w:val="00E85E49"/>
    <w:rsid w:val="00E930B4"/>
    <w:rsid w:val="00E93A4C"/>
    <w:rsid w:val="00EA0AFA"/>
    <w:rsid w:val="00EA14E9"/>
    <w:rsid w:val="00EA182F"/>
    <w:rsid w:val="00EA35C9"/>
    <w:rsid w:val="00EA468D"/>
    <w:rsid w:val="00EA4B36"/>
    <w:rsid w:val="00EA50D8"/>
    <w:rsid w:val="00EA5AE5"/>
    <w:rsid w:val="00EA689B"/>
    <w:rsid w:val="00EB47EF"/>
    <w:rsid w:val="00EC08AA"/>
    <w:rsid w:val="00EC0ED4"/>
    <w:rsid w:val="00EC4283"/>
    <w:rsid w:val="00ED3C92"/>
    <w:rsid w:val="00ED496F"/>
    <w:rsid w:val="00ED5DDF"/>
    <w:rsid w:val="00EE1090"/>
    <w:rsid w:val="00EE1816"/>
    <w:rsid w:val="00EE26D5"/>
    <w:rsid w:val="00EE47DF"/>
    <w:rsid w:val="00EE6B5D"/>
    <w:rsid w:val="00EF0010"/>
    <w:rsid w:val="00EF1D10"/>
    <w:rsid w:val="00EF63CF"/>
    <w:rsid w:val="00F0036A"/>
    <w:rsid w:val="00F029F8"/>
    <w:rsid w:val="00F03E0C"/>
    <w:rsid w:val="00F03F16"/>
    <w:rsid w:val="00F04F5C"/>
    <w:rsid w:val="00F07F30"/>
    <w:rsid w:val="00F107E8"/>
    <w:rsid w:val="00F1132C"/>
    <w:rsid w:val="00F1268F"/>
    <w:rsid w:val="00F1509C"/>
    <w:rsid w:val="00F1566B"/>
    <w:rsid w:val="00F169E4"/>
    <w:rsid w:val="00F170E4"/>
    <w:rsid w:val="00F2295A"/>
    <w:rsid w:val="00F237DD"/>
    <w:rsid w:val="00F23B00"/>
    <w:rsid w:val="00F241EE"/>
    <w:rsid w:val="00F31E5B"/>
    <w:rsid w:val="00F33206"/>
    <w:rsid w:val="00F3627E"/>
    <w:rsid w:val="00F36A3E"/>
    <w:rsid w:val="00F403E4"/>
    <w:rsid w:val="00F40B74"/>
    <w:rsid w:val="00F435A4"/>
    <w:rsid w:val="00F45679"/>
    <w:rsid w:val="00F46A6A"/>
    <w:rsid w:val="00F5002E"/>
    <w:rsid w:val="00F5183D"/>
    <w:rsid w:val="00F52440"/>
    <w:rsid w:val="00F54689"/>
    <w:rsid w:val="00F561D9"/>
    <w:rsid w:val="00F57C64"/>
    <w:rsid w:val="00F57D33"/>
    <w:rsid w:val="00F604B1"/>
    <w:rsid w:val="00F60795"/>
    <w:rsid w:val="00F62877"/>
    <w:rsid w:val="00F63B6D"/>
    <w:rsid w:val="00F709AD"/>
    <w:rsid w:val="00F73958"/>
    <w:rsid w:val="00F7625F"/>
    <w:rsid w:val="00F83217"/>
    <w:rsid w:val="00F8462F"/>
    <w:rsid w:val="00F92687"/>
    <w:rsid w:val="00F94B4F"/>
    <w:rsid w:val="00F95C74"/>
    <w:rsid w:val="00F95E31"/>
    <w:rsid w:val="00F95EAD"/>
    <w:rsid w:val="00F96442"/>
    <w:rsid w:val="00F964AC"/>
    <w:rsid w:val="00F9765B"/>
    <w:rsid w:val="00FB0DF4"/>
    <w:rsid w:val="00FB0ED2"/>
    <w:rsid w:val="00FB2A14"/>
    <w:rsid w:val="00FB2DC0"/>
    <w:rsid w:val="00FB5628"/>
    <w:rsid w:val="00FC090A"/>
    <w:rsid w:val="00FC09A5"/>
    <w:rsid w:val="00FC0E60"/>
    <w:rsid w:val="00FC291D"/>
    <w:rsid w:val="00FC4D72"/>
    <w:rsid w:val="00FD1397"/>
    <w:rsid w:val="00FD2CED"/>
    <w:rsid w:val="00FD351B"/>
    <w:rsid w:val="00FD4838"/>
    <w:rsid w:val="00FD52DE"/>
    <w:rsid w:val="00FE0B50"/>
    <w:rsid w:val="00FE28B6"/>
    <w:rsid w:val="00FE50B3"/>
    <w:rsid w:val="00FF00C1"/>
    <w:rsid w:val="00FF184F"/>
    <w:rsid w:val="00FF28FF"/>
    <w:rsid w:val="00FF305E"/>
    <w:rsid w:val="00FF340A"/>
    <w:rsid w:val="00FF5788"/>
    <w:rsid w:val="00FF7E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4:docId w14:val="211BDEA7"/>
  <w15:docId w15:val="{35B3EA95-5D3A-4829-8F3C-18B60B6F0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fr-FR" w:eastAsia="en-US" w:bidi="ar-SA"/>
      </w:rPr>
    </w:rPrDefault>
    <w:pPrDefault>
      <w:pPr>
        <w:spacing w:after="200" w:line="276" w:lineRule="auto"/>
      </w:pPr>
    </w:pPrDefault>
  </w:docDefaults>
  <w:latentStyles w:defLockedState="0" w:defUIPriority="49" w:defSemiHidden="0" w:defUnhideWhenUsed="0" w:defQFormat="0" w:count="371">
    <w:lsdException w:name="Normal" w:locked="1" w:uiPriority="14" w:qFormat="1"/>
    <w:lsdException w:name="heading 1" w:uiPriority="9" w:qFormat="1"/>
    <w:lsdException w:name="heading 2" w:semiHidden="1" w:uiPriority="11" w:unhideWhenUsed="1" w:qFormat="1"/>
    <w:lsdException w:name="heading 3" w:semiHidden="1" w:uiPriority="11" w:unhideWhenUsed="1" w:qFormat="1"/>
    <w:lsdException w:name="heading 4" w:semiHidden="1" w:uiPriority="11" w:unhideWhenUsed="1" w:qFormat="1"/>
    <w:lsdException w:name="heading 5" w:semiHidden="1" w:uiPriority="11" w:unhideWhenUsed="1" w:qFormat="1"/>
    <w:lsdException w:name="heading 6" w:semiHidden="1" w:uiPriority="11" w:unhideWhenUsed="1" w:qFormat="1"/>
    <w:lsdException w:name="heading 7" w:semiHidden="1" w:uiPriority="11" w:unhideWhenUsed="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semiHidden="1" w:unhideWhenUsed="1"/>
    <w:lsdException w:name="annotation text" w:locked="1"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29"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nhideWhenUsed="1"/>
    <w:lsdException w:name="annotation reference" w:locked="1" w:semiHidden="1" w:uiPriority="99"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semiHidden="1" w:unhideWhenUsed="1"/>
    <w:lsdException w:name="macro" w:locked="1" w:semiHidden="1" w:unhideWhenUsed="1"/>
    <w:lsdException w:name="toa heading" w:semiHidden="1" w:unhideWhenUsed="1"/>
    <w:lsdException w:name="List" w:locked="1" w:semiHidden="1" w:unhideWhenUsed="1"/>
    <w:lsdException w:name="List Bullet" w:semiHidden="1" w:uiPriority="24" w:unhideWhenUsed="1" w:qFormat="1"/>
    <w:lsdException w:name="List Number" w:locked="1" w:semiHidden="1"/>
    <w:lsdException w:name="List 2" w:locked="1" w:semiHidden="1" w:unhideWhenUsed="1"/>
    <w:lsdException w:name="List 3" w:locked="1" w:semiHidden="1" w:unhideWhenUsed="1"/>
    <w:lsdException w:name="List 4" w:locked="1" w:semiHidden="1"/>
    <w:lsdException w:name="List 5" w:locked="1" w:semiHidden="1"/>
    <w:lsdException w:name="List Bullet 2" w:semiHidden="1" w:uiPriority="24" w:unhideWhenUsed="1" w:qFormat="1"/>
    <w:lsdException w:name="List Bullet 3" w:semiHidden="1" w:unhideWhenUsed="1" w:qFormat="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lsdException w:name="Date" w:semiHidden="1" w:unhideWhenUsed="1"/>
    <w:lsdException w:name="Body Text First Indent" w:locked="1" w:semiHidden="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locked="1" w:semiHidden="1" w:unhideWhenUsed="1"/>
    <w:lsdException w:name="E-mail Signature" w:locked="1" w:semiHidden="1" w:unhideWhenUsed="1"/>
    <w:lsdException w:name="HTML Top of Form" w:semiHidden="1" w:uiPriority="99" w:unhideWhenUsed="1"/>
    <w:lsdException w:name="HTML Bottom of Form" w:semiHidden="1" w:uiPriority="99"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iPriority="99" w:unhideWhenUsed="1"/>
    <w:lsdException w:name="annotation subject" w:locked="1" w:semiHidden="1" w:unhideWhenUsed="1"/>
    <w:lsdException w:name="No List" w:semiHidden="1" w:uiPriority="99" w:unhideWhenUsed="1"/>
    <w:lsdException w:name="Outline List 1" w:locked="1" w:semiHidden="1" w:uiPriority="99" w:unhideWhenUsed="1"/>
    <w:lsdException w:name="Outline List 2" w:locked="1" w:semiHidden="1" w:uiPriority="99" w:unhideWhenUsed="1"/>
    <w:lsdException w:name="Outline List 3" w:locked="1" w:semiHidden="1" w:uiPriority="99" w:unhideWhenUsed="1"/>
    <w:lsdException w:name="Table Simple 1" w:locked="1" w:semiHidden="1" w:uiPriority="99" w:unhideWhenUsed="1"/>
    <w:lsdException w:name="Table Simple 2" w:locked="1" w:semiHidden="1" w:uiPriority="99" w:unhideWhenUsed="1"/>
    <w:lsdException w:name="Table Simple 3" w:locked="1" w:semiHidden="1" w:uiPriority="99" w:unhideWhenUsed="1"/>
    <w:lsdException w:name="Table Classic 1" w:locked="1" w:semiHidden="1" w:uiPriority="99" w:unhideWhenUsed="1"/>
    <w:lsdException w:name="Table Classic 2" w:locked="1" w:semiHidden="1" w:uiPriority="99" w:unhideWhenUsed="1"/>
    <w:lsdException w:name="Table Classic 3" w:locked="1" w:semiHidden="1" w:uiPriority="99" w:unhideWhenUsed="1"/>
    <w:lsdException w:name="Table Classic 4" w:locked="1" w:semiHidden="1" w:uiPriority="99" w:unhideWhenUsed="1"/>
    <w:lsdException w:name="Table Colorful 1" w:locked="1" w:semiHidden="1" w:uiPriority="99" w:unhideWhenUsed="1"/>
    <w:lsdException w:name="Table Colorful 2" w:locked="1" w:semiHidden="1" w:uiPriority="99" w:unhideWhenUsed="1"/>
    <w:lsdException w:name="Table Colorful 3" w:locked="1" w:semiHidden="1" w:uiPriority="99" w:unhideWhenUsed="1"/>
    <w:lsdException w:name="Table Columns 1" w:locked="1" w:semiHidden="1" w:uiPriority="99" w:unhideWhenUsed="1"/>
    <w:lsdException w:name="Table Columns 2" w:locked="1" w:semiHidden="1" w:uiPriority="99" w:unhideWhenUsed="1"/>
    <w:lsdException w:name="Table Columns 3" w:locked="1" w:semiHidden="1" w:uiPriority="99" w:unhideWhenUsed="1"/>
    <w:lsdException w:name="Table Columns 4" w:locked="1" w:semiHidden="1" w:uiPriority="99" w:unhideWhenUsed="1"/>
    <w:lsdException w:name="Table Columns 5" w:locked="1" w:semiHidden="1" w:uiPriority="99" w:unhideWhenUsed="1"/>
    <w:lsdException w:name="Table Grid 1" w:locked="1" w:semiHidden="1" w:uiPriority="99" w:unhideWhenUsed="1"/>
    <w:lsdException w:name="Table Grid 2" w:locked="1" w:semiHidden="1" w:uiPriority="99" w:unhideWhenUsed="1"/>
    <w:lsdException w:name="Table Grid 3" w:locked="1" w:semiHidden="1" w:uiPriority="99" w:unhideWhenUsed="1"/>
    <w:lsdException w:name="Table Grid 4" w:locked="1" w:semiHidden="1" w:uiPriority="99" w:unhideWhenUsed="1"/>
    <w:lsdException w:name="Table Grid 5" w:locked="1" w:semiHidden="1" w:uiPriority="99" w:unhideWhenUsed="1"/>
    <w:lsdException w:name="Table Grid 6" w:locked="1" w:semiHidden="1" w:uiPriority="99" w:unhideWhenUsed="1"/>
    <w:lsdException w:name="Table Grid 7" w:locked="1" w:semiHidden="1" w:uiPriority="99" w:unhideWhenUsed="1"/>
    <w:lsdException w:name="Table Grid 8" w:locked="1" w:semiHidden="1" w:uiPriority="99" w:unhideWhenUsed="1"/>
    <w:lsdException w:name="Table List 1" w:locked="1" w:semiHidden="1" w:uiPriority="99" w:unhideWhenUsed="1"/>
    <w:lsdException w:name="Table List 2" w:locked="1" w:semiHidden="1" w:uiPriority="99" w:unhideWhenUsed="1"/>
    <w:lsdException w:name="Table List 3" w:locked="1" w:semiHidden="1" w:uiPriority="99" w:unhideWhenUsed="1"/>
    <w:lsdException w:name="Table List 4" w:locked="1" w:semiHidden="1" w:uiPriority="99" w:unhideWhenUsed="1"/>
    <w:lsdException w:name="Table List 5" w:locked="1" w:semiHidden="1" w:uiPriority="99" w:unhideWhenUsed="1"/>
    <w:lsdException w:name="Table List 6" w:locked="1" w:semiHidden="1" w:uiPriority="99" w:unhideWhenUsed="1"/>
    <w:lsdException w:name="Table List 7" w:locked="1" w:semiHidden="1" w:uiPriority="99" w:unhideWhenUsed="1"/>
    <w:lsdException w:name="Table List 8" w:locked="1" w:semiHidden="1" w:uiPriority="99" w:unhideWhenUsed="1"/>
    <w:lsdException w:name="Table 3D effects 1" w:locked="1" w:semiHidden="1" w:uiPriority="99" w:unhideWhenUsed="1"/>
    <w:lsdException w:name="Table 3D effects 2" w:locked="1" w:semiHidden="1" w:uiPriority="99" w:unhideWhenUsed="1"/>
    <w:lsdException w:name="Table 3D effects 3" w:locked="1" w:semiHidden="1" w:uiPriority="99" w:unhideWhenUsed="1"/>
    <w:lsdException w:name="Table Contemporary" w:locked="1" w:semiHidden="1" w:uiPriority="99" w:unhideWhenUsed="1"/>
    <w:lsdException w:name="Table Elegant" w:locked="1" w:semiHidden="1" w:uiPriority="99" w:unhideWhenUsed="1"/>
    <w:lsdException w:name="Table Professional" w:locked="1" w:semiHidden="1" w:uiPriority="99" w:unhideWhenUsed="1"/>
    <w:lsdException w:name="Table Subtle 1" w:locked="1" w:semiHidden="1" w:uiPriority="99" w:unhideWhenUsed="1"/>
    <w:lsdException w:name="Table Subtle 2" w:locked="1" w:semiHidden="1" w:uiPriority="99" w:unhideWhenUsed="1"/>
    <w:lsdException w:name="Table Web 1" w:locked="1" w:semiHidden="1" w:uiPriority="99" w:unhideWhenUsed="1"/>
    <w:lsdException w:name="Table Web 2" w:locked="1" w:semiHidden="1" w:uiPriority="99" w:unhideWhenUsed="1"/>
    <w:lsdException w:name="Table Web 3" w:locked="1" w:semiHidden="1" w:uiPriority="99" w:unhideWhenUsed="1"/>
    <w:lsdException w:name="Balloon Text" w:locked="1" w:semiHidden="1" w:unhideWhenUsed="1"/>
    <w:lsdException w:name="Table Grid" w:locked="1" w:uiPriority="59"/>
    <w:lsdException w:name="Table Theme" w:locked="1" w:semiHidden="1" w:uiPriority="99" w:unhideWhenUsed="1"/>
    <w:lsdException w:name="Placeholder Text" w:semiHidden="1"/>
    <w:lsdException w:name="No Spacing" w:locked="1" w:semiHidden="1" w:uiPriority="1" w:qFormat="1"/>
    <w:lsdException w:name="Light Shading" w:uiPriority="60"/>
    <w:lsdException w:name="Light List" w:uiPriority="61"/>
    <w:lsdException w:name="Light Grid" w:uiPriority="62"/>
    <w:lsdException w:name="Medium Shading 1" w:locked="1" w:uiPriority="63"/>
    <w:lsdException w:name="Medium Shading 2" w:locked="1" w:uiPriority="64"/>
    <w:lsdException w:name="Medium List 1" w:uiPriority="65"/>
    <w:lsdException w:name="Medium List 2" w:uiPriority="66"/>
    <w:lsdException w:name="Medium Grid 1" w:locked="1" w:uiPriority="67"/>
    <w:lsdException w:name="Medium Grid 2" w:locked="1" w:uiPriority="68"/>
    <w:lsdException w:name="Medium Grid 3" w:locked="1" w:uiPriority="69"/>
    <w:lsdException w:name="Dark List" w:uiPriority="70"/>
    <w:lsdException w:name="Colorful Shading" w:locked="1" w:uiPriority="71"/>
    <w:lsdException w:name="Colorful List"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uiPriority="65"/>
    <w:lsdException w:name="Revision" w:semiHidden="1" w:uiPriority="99"/>
    <w:lsdException w:name="List Paragraph" w:locked="1" w:uiPriority="34" w:qFormat="1"/>
    <w:lsdException w:name="Quote" w:locked="1" w:qFormat="1"/>
    <w:lsdException w:name="Intense Quote" w:lock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qFormat="1"/>
    <w:lsdException w:name="Intense Emphasis" w:locked="1" w:qFormat="1"/>
    <w:lsdException w:name="Subtle Reference" w:locked="1" w:qFormat="1"/>
    <w:lsdException w:name="Intense Reference" w:locked="1" w:qFormat="1"/>
    <w:lsdException w:name="Book Title" w:locked="1" w:qFormat="1"/>
    <w:lsdException w:name="Bibliography" w:locked="1" w:semiHidden="1" w:unhideWhenUsed="1"/>
    <w:lsdException w:name="TOC Heading" w:locked="1"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4"/>
    <w:locked/>
    <w:rsid w:val="00B6027D"/>
    <w:pPr>
      <w:spacing w:before="120" w:after="120" w:line="240" w:lineRule="auto"/>
      <w:ind w:firstLine="567"/>
      <w:jc w:val="both"/>
    </w:pPr>
    <w:rPr>
      <w:rFonts w:eastAsiaTheme="minorHAnsi"/>
      <w:sz w:val="21"/>
    </w:rPr>
  </w:style>
  <w:style w:type="paragraph" w:styleId="Titre1">
    <w:name w:val="heading 1"/>
    <w:basedOn w:val="Normal"/>
    <w:next w:val="Normal"/>
    <w:link w:val="Titre1Car"/>
    <w:uiPriority w:val="9"/>
    <w:rsid w:val="00B6027D"/>
    <w:pPr>
      <w:keepNext/>
      <w:keepLines/>
      <w:numPr>
        <w:numId w:val="115"/>
      </w:numPr>
      <w:suppressAutoHyphens/>
      <w:spacing w:before="1000" w:after="1000" w:line="480" w:lineRule="auto"/>
      <w:jc w:val="center"/>
      <w:outlineLvl w:val="0"/>
    </w:pPr>
    <w:rPr>
      <w:rFonts w:eastAsiaTheme="majorEastAsia" w:cstheme="majorBidi"/>
      <w:b/>
      <w:bCs/>
      <w:sz w:val="36"/>
      <w:szCs w:val="28"/>
    </w:rPr>
  </w:style>
  <w:style w:type="paragraph" w:styleId="Titre2">
    <w:name w:val="heading 2"/>
    <w:basedOn w:val="Normal"/>
    <w:next w:val="Normal"/>
    <w:link w:val="Titre2Car"/>
    <w:uiPriority w:val="11"/>
    <w:rsid w:val="00B6027D"/>
    <w:pPr>
      <w:keepNext/>
      <w:keepLines/>
      <w:numPr>
        <w:ilvl w:val="1"/>
        <w:numId w:val="115"/>
      </w:numPr>
      <w:suppressAutoHyphens/>
      <w:spacing w:before="600" w:after="360"/>
      <w:jc w:val="center"/>
      <w:outlineLvl w:val="1"/>
    </w:pPr>
    <w:rPr>
      <w:rFonts w:eastAsiaTheme="majorEastAsia" w:cstheme="majorBidi"/>
      <w:b/>
      <w:bCs/>
      <w:sz w:val="30"/>
      <w:szCs w:val="26"/>
    </w:rPr>
  </w:style>
  <w:style w:type="paragraph" w:styleId="Titre3">
    <w:name w:val="heading 3"/>
    <w:basedOn w:val="Normal"/>
    <w:next w:val="Normal"/>
    <w:link w:val="Titre3Car"/>
    <w:uiPriority w:val="11"/>
    <w:rsid w:val="00B6027D"/>
    <w:pPr>
      <w:keepNext/>
      <w:keepLines/>
      <w:numPr>
        <w:ilvl w:val="2"/>
        <w:numId w:val="115"/>
      </w:numPr>
      <w:suppressAutoHyphens/>
      <w:spacing w:before="480" w:after="360"/>
      <w:jc w:val="center"/>
      <w:outlineLvl w:val="2"/>
    </w:pPr>
    <w:rPr>
      <w:rFonts w:eastAsiaTheme="majorEastAsia" w:cstheme="majorBidi"/>
      <w:b/>
      <w:bCs/>
      <w:sz w:val="26"/>
    </w:rPr>
  </w:style>
  <w:style w:type="paragraph" w:styleId="Titre4">
    <w:name w:val="heading 4"/>
    <w:basedOn w:val="Normal"/>
    <w:next w:val="Normal"/>
    <w:link w:val="Titre4Car"/>
    <w:uiPriority w:val="11"/>
    <w:rsid w:val="00B6027D"/>
    <w:pPr>
      <w:keepNext/>
      <w:keepLines/>
      <w:numPr>
        <w:ilvl w:val="3"/>
        <w:numId w:val="115"/>
      </w:numPr>
      <w:suppressAutoHyphens/>
      <w:spacing w:before="480" w:after="360"/>
      <w:jc w:val="center"/>
      <w:outlineLvl w:val="3"/>
    </w:pPr>
    <w:rPr>
      <w:rFonts w:eastAsiaTheme="majorEastAsia" w:cstheme="majorBidi"/>
      <w:b/>
      <w:bCs/>
      <w:iCs/>
      <w:sz w:val="22"/>
    </w:rPr>
  </w:style>
  <w:style w:type="paragraph" w:styleId="Titre5">
    <w:name w:val="heading 5"/>
    <w:basedOn w:val="Normal"/>
    <w:next w:val="Normal"/>
    <w:link w:val="Titre5Car"/>
    <w:uiPriority w:val="11"/>
    <w:rsid w:val="00B6027D"/>
    <w:pPr>
      <w:keepNext/>
      <w:keepLines/>
      <w:numPr>
        <w:ilvl w:val="4"/>
        <w:numId w:val="115"/>
      </w:numPr>
      <w:suppressAutoHyphens/>
      <w:spacing w:before="480" w:after="360"/>
      <w:jc w:val="center"/>
      <w:outlineLvl w:val="4"/>
    </w:pPr>
    <w:rPr>
      <w:rFonts w:eastAsiaTheme="majorEastAsia" w:cstheme="majorBidi"/>
      <w:i/>
      <w:sz w:val="22"/>
    </w:rPr>
  </w:style>
  <w:style w:type="paragraph" w:styleId="Titre6">
    <w:name w:val="heading 6"/>
    <w:basedOn w:val="Normal"/>
    <w:next w:val="Normal"/>
    <w:link w:val="Titre6Car"/>
    <w:uiPriority w:val="11"/>
    <w:rsid w:val="00B6027D"/>
    <w:pPr>
      <w:keepNext/>
      <w:keepLines/>
      <w:numPr>
        <w:ilvl w:val="5"/>
        <w:numId w:val="115"/>
      </w:numPr>
      <w:spacing w:before="360" w:after="180"/>
      <w:jc w:val="left"/>
      <w:outlineLvl w:val="5"/>
    </w:pPr>
    <w:rPr>
      <w:rFonts w:eastAsiaTheme="majorEastAsia" w:cstheme="majorBidi"/>
      <w:iCs/>
      <w:u w:val="single"/>
    </w:rPr>
  </w:style>
  <w:style w:type="paragraph" w:styleId="Titre7">
    <w:name w:val="heading 7"/>
    <w:basedOn w:val="Normal"/>
    <w:next w:val="Normal"/>
    <w:link w:val="Titre7Car"/>
    <w:uiPriority w:val="11"/>
    <w:semiHidden/>
    <w:rsid w:val="00B6027D"/>
    <w:pPr>
      <w:keepNext/>
      <w:keepLines/>
      <w:numPr>
        <w:ilvl w:val="6"/>
        <w:numId w:val="115"/>
      </w:numPr>
      <w:suppressAutoHyphens/>
      <w:spacing w:before="360" w:after="180"/>
      <w:jc w:val="left"/>
      <w:outlineLvl w:val="6"/>
    </w:pPr>
    <w:rPr>
      <w:rFonts w:asciiTheme="majorHAnsi" w:eastAsiaTheme="majorEastAsia" w:hAnsiTheme="majorHAnsi" w:cstheme="majorBidi"/>
      <w:iCs/>
      <w:u w:val="single"/>
    </w:rPr>
  </w:style>
  <w:style w:type="paragraph" w:styleId="Titre8">
    <w:name w:val="heading 8"/>
    <w:basedOn w:val="Normal"/>
    <w:next w:val="Normal"/>
    <w:link w:val="Titre8Car"/>
    <w:uiPriority w:val="49"/>
    <w:semiHidden/>
    <w:qFormat/>
    <w:rsid w:val="00B6027D"/>
    <w:pPr>
      <w:keepNext/>
      <w:keepLines/>
      <w:numPr>
        <w:ilvl w:val="7"/>
        <w:numId w:val="11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49"/>
    <w:semiHidden/>
    <w:qFormat/>
    <w:rsid w:val="00B6027D"/>
    <w:pPr>
      <w:keepNext/>
      <w:keepLines/>
      <w:numPr>
        <w:ilvl w:val="8"/>
        <w:numId w:val="1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6027D"/>
    <w:rPr>
      <w:rFonts w:eastAsiaTheme="majorEastAsia" w:cstheme="majorBidi"/>
      <w:b/>
      <w:bCs/>
      <w:sz w:val="36"/>
      <w:szCs w:val="28"/>
    </w:rPr>
  </w:style>
  <w:style w:type="character" w:customStyle="1" w:styleId="Titre2Car">
    <w:name w:val="Titre 2 Car"/>
    <w:basedOn w:val="Policepardfaut"/>
    <w:link w:val="Titre2"/>
    <w:uiPriority w:val="11"/>
    <w:rsid w:val="00B6027D"/>
    <w:rPr>
      <w:rFonts w:eastAsiaTheme="majorEastAsia" w:cstheme="majorBidi"/>
      <w:b/>
      <w:bCs/>
      <w:sz w:val="30"/>
      <w:szCs w:val="26"/>
    </w:rPr>
  </w:style>
  <w:style w:type="character" w:customStyle="1" w:styleId="Titre3Car">
    <w:name w:val="Titre 3 Car"/>
    <w:basedOn w:val="Policepardfaut"/>
    <w:link w:val="Titre3"/>
    <w:uiPriority w:val="11"/>
    <w:rsid w:val="00B6027D"/>
    <w:rPr>
      <w:rFonts w:eastAsiaTheme="majorEastAsia" w:cstheme="majorBidi"/>
      <w:b/>
      <w:bCs/>
      <w:sz w:val="26"/>
    </w:rPr>
  </w:style>
  <w:style w:type="character" w:customStyle="1" w:styleId="Titre4Car">
    <w:name w:val="Titre 4 Car"/>
    <w:basedOn w:val="Policepardfaut"/>
    <w:link w:val="Titre4"/>
    <w:uiPriority w:val="11"/>
    <w:rsid w:val="00B6027D"/>
    <w:rPr>
      <w:rFonts w:eastAsiaTheme="majorEastAsia" w:cstheme="majorBidi"/>
      <w:b/>
      <w:bCs/>
      <w:iCs/>
    </w:rPr>
  </w:style>
  <w:style w:type="character" w:customStyle="1" w:styleId="Titre5Car">
    <w:name w:val="Titre 5 Car"/>
    <w:basedOn w:val="Policepardfaut"/>
    <w:link w:val="Titre5"/>
    <w:uiPriority w:val="11"/>
    <w:rsid w:val="00B6027D"/>
    <w:rPr>
      <w:rFonts w:eastAsiaTheme="majorEastAsia" w:cstheme="majorBidi"/>
      <w:i/>
    </w:rPr>
  </w:style>
  <w:style w:type="character" w:customStyle="1" w:styleId="Titre6Car">
    <w:name w:val="Titre 6 Car"/>
    <w:basedOn w:val="Policepardfaut"/>
    <w:link w:val="Titre6"/>
    <w:uiPriority w:val="11"/>
    <w:rsid w:val="00B6027D"/>
    <w:rPr>
      <w:rFonts w:eastAsiaTheme="majorEastAsia" w:cstheme="majorBidi"/>
      <w:iCs/>
      <w:sz w:val="21"/>
      <w:u w:val="single"/>
    </w:rPr>
  </w:style>
  <w:style w:type="character" w:customStyle="1" w:styleId="Titre7Car">
    <w:name w:val="Titre 7 Car"/>
    <w:basedOn w:val="Policepardfaut"/>
    <w:link w:val="Titre7"/>
    <w:uiPriority w:val="11"/>
    <w:semiHidden/>
    <w:rsid w:val="00B6027D"/>
    <w:rPr>
      <w:rFonts w:asciiTheme="majorHAnsi" w:eastAsiaTheme="majorEastAsia" w:hAnsiTheme="majorHAnsi" w:cstheme="majorBidi"/>
      <w:iCs/>
      <w:sz w:val="21"/>
      <w:u w:val="single"/>
    </w:rPr>
  </w:style>
  <w:style w:type="character" w:customStyle="1" w:styleId="Titre8Car">
    <w:name w:val="Titre 8 Car"/>
    <w:basedOn w:val="Policepardfaut"/>
    <w:link w:val="Titre8"/>
    <w:uiPriority w:val="49"/>
    <w:semiHidden/>
    <w:rsid w:val="00B6027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49"/>
    <w:semiHidden/>
    <w:rsid w:val="00B6027D"/>
    <w:rPr>
      <w:rFonts w:asciiTheme="majorHAnsi" w:eastAsiaTheme="majorEastAsia" w:hAnsiTheme="majorHAnsi" w:cstheme="majorBidi"/>
      <w:i/>
      <w:iCs/>
      <w:color w:val="404040" w:themeColor="text1" w:themeTint="BF"/>
      <w:sz w:val="20"/>
      <w:szCs w:val="20"/>
    </w:rPr>
  </w:style>
  <w:style w:type="paragraph" w:customStyle="1" w:styleId="Annexes-Titre">
    <w:name w:val="Annexes - Titre"/>
    <w:basedOn w:val="Normal"/>
    <w:next w:val="Normal"/>
    <w:uiPriority w:val="49"/>
    <w:semiHidden/>
    <w:qFormat/>
    <w:locked/>
    <w:rsid w:val="00B6027D"/>
    <w:pPr>
      <w:keepNext/>
      <w:pageBreakBefore/>
      <w:numPr>
        <w:numId w:val="91"/>
      </w:numPr>
      <w:suppressAutoHyphens/>
      <w:jc w:val="left"/>
    </w:pPr>
    <w:rPr>
      <w:rFonts w:asciiTheme="majorHAnsi" w:hAnsiTheme="majorHAnsi"/>
    </w:rPr>
  </w:style>
  <w:style w:type="paragraph" w:customStyle="1" w:styleId="Annoncesautdesection">
    <w:name w:val="Annonce saut de section"/>
    <w:basedOn w:val="Normal"/>
    <w:next w:val="Normal"/>
    <w:uiPriority w:val="49"/>
    <w:semiHidden/>
    <w:locked/>
    <w:rsid w:val="00B6027D"/>
    <w:pPr>
      <w:suppressAutoHyphens/>
      <w:spacing w:line="160" w:lineRule="exact"/>
      <w:jc w:val="left"/>
    </w:pPr>
    <w:rPr>
      <w:sz w:val="16"/>
    </w:rPr>
  </w:style>
  <w:style w:type="character" w:styleId="Appelnotedebasdep">
    <w:name w:val="footnote reference"/>
    <w:basedOn w:val="Policepardfaut"/>
    <w:uiPriority w:val="49"/>
    <w:semiHidden/>
    <w:rsid w:val="00B6027D"/>
    <w:rPr>
      <w:vertAlign w:val="superscript"/>
    </w:rPr>
  </w:style>
  <w:style w:type="character" w:customStyle="1" w:styleId="Consolas">
    <w:name w:val="Consolas"/>
    <w:basedOn w:val="Policepardfaut"/>
    <w:uiPriority w:val="49"/>
    <w:semiHidden/>
    <w:locked/>
    <w:rsid w:val="00B6027D"/>
    <w:rPr>
      <w:rFonts w:ascii="Consolas" w:hAnsi="Consolas"/>
      <w:b/>
    </w:rPr>
  </w:style>
  <w:style w:type="paragraph" w:styleId="Date">
    <w:name w:val="Date"/>
    <w:basedOn w:val="Normal"/>
    <w:next w:val="Normal"/>
    <w:link w:val="DateCar"/>
    <w:uiPriority w:val="49"/>
    <w:semiHidden/>
    <w:locked/>
    <w:rsid w:val="00B6027D"/>
    <w:pPr>
      <w:spacing w:before="600" w:after="0" w:line="300" w:lineRule="exact"/>
      <w:ind w:firstLine="0"/>
      <w:jc w:val="right"/>
    </w:pPr>
    <w:rPr>
      <w:sz w:val="28"/>
    </w:rPr>
  </w:style>
  <w:style w:type="character" w:customStyle="1" w:styleId="DateCar">
    <w:name w:val="Date Car"/>
    <w:basedOn w:val="Policepardfaut"/>
    <w:link w:val="Date"/>
    <w:uiPriority w:val="49"/>
    <w:semiHidden/>
    <w:rsid w:val="00B6027D"/>
    <w:rPr>
      <w:rFonts w:eastAsiaTheme="minorHAnsi"/>
      <w:sz w:val="28"/>
    </w:rPr>
  </w:style>
  <w:style w:type="character" w:styleId="lev">
    <w:name w:val="Strong"/>
    <w:basedOn w:val="Policepardfaut"/>
    <w:uiPriority w:val="49"/>
    <w:semiHidden/>
    <w:locked/>
    <w:rsid w:val="00B6027D"/>
    <w:rPr>
      <w:b/>
      <w:bCs/>
    </w:rPr>
  </w:style>
  <w:style w:type="character" w:customStyle="1" w:styleId="lev2">
    <w:name w:val="Élevé 2"/>
    <w:basedOn w:val="lev"/>
    <w:uiPriority w:val="49"/>
    <w:semiHidden/>
    <w:qFormat/>
    <w:locked/>
    <w:rsid w:val="00B6027D"/>
    <w:rPr>
      <w:b/>
      <w:bCs/>
      <w:color w:val="E6443C" w:themeColor="accent1"/>
    </w:rPr>
  </w:style>
  <w:style w:type="paragraph" w:styleId="En-tte">
    <w:name w:val="header"/>
    <w:basedOn w:val="Normal"/>
    <w:next w:val="Normal"/>
    <w:link w:val="En-tteCar"/>
    <w:uiPriority w:val="49"/>
    <w:semiHidden/>
    <w:rsid w:val="00B6027D"/>
    <w:pPr>
      <w:suppressAutoHyphens/>
      <w:spacing w:before="0" w:after="0"/>
      <w:jc w:val="left"/>
    </w:pPr>
    <w:rPr>
      <w:caps/>
      <w:sz w:val="16"/>
    </w:rPr>
  </w:style>
  <w:style w:type="character" w:customStyle="1" w:styleId="En-tteCar">
    <w:name w:val="En-tête Car"/>
    <w:basedOn w:val="Policepardfaut"/>
    <w:link w:val="En-tte"/>
    <w:uiPriority w:val="49"/>
    <w:semiHidden/>
    <w:rsid w:val="00B6027D"/>
    <w:rPr>
      <w:rFonts w:eastAsiaTheme="minorHAnsi"/>
      <w:caps/>
      <w:sz w:val="16"/>
    </w:rPr>
  </w:style>
  <w:style w:type="paragraph" w:customStyle="1" w:styleId="Espace2pt">
    <w:name w:val="Espace 2 pt"/>
    <w:basedOn w:val="Normal"/>
    <w:next w:val="Normal"/>
    <w:uiPriority w:val="49"/>
    <w:semiHidden/>
    <w:rsid w:val="00B6027D"/>
    <w:pPr>
      <w:suppressAutoHyphens/>
      <w:spacing w:before="0" w:after="0" w:line="40" w:lineRule="exact"/>
    </w:pPr>
    <w:rPr>
      <w:sz w:val="4"/>
    </w:rPr>
  </w:style>
  <w:style w:type="paragraph" w:customStyle="1" w:styleId="Espace4pt">
    <w:name w:val="Espace 4 pt"/>
    <w:basedOn w:val="Normal"/>
    <w:next w:val="Normal"/>
    <w:uiPriority w:val="49"/>
    <w:semiHidden/>
    <w:rsid w:val="00B6027D"/>
    <w:pPr>
      <w:suppressAutoHyphens/>
      <w:spacing w:before="0" w:after="0" w:line="80" w:lineRule="exact"/>
      <w:jc w:val="left"/>
    </w:pPr>
    <w:rPr>
      <w:sz w:val="8"/>
    </w:rPr>
  </w:style>
  <w:style w:type="paragraph" w:customStyle="1" w:styleId="Espacexxpt">
    <w:name w:val="Espace xx pt"/>
    <w:basedOn w:val="Normal"/>
    <w:next w:val="Normal"/>
    <w:uiPriority w:val="49"/>
    <w:semiHidden/>
    <w:locked/>
    <w:rsid w:val="00B6027D"/>
    <w:pPr>
      <w:suppressAutoHyphens/>
      <w:jc w:val="left"/>
    </w:pPr>
  </w:style>
  <w:style w:type="character" w:customStyle="1" w:styleId="FormBarreCar">
    <w:name w:val="Form_Barre (Car)"/>
    <w:basedOn w:val="Policepardfaut"/>
    <w:uiPriority w:val="49"/>
    <w:semiHidden/>
    <w:qFormat/>
    <w:locked/>
    <w:rsid w:val="00B6027D"/>
    <w:rPr>
      <w:rFonts w:ascii="Arial Narrow" w:eastAsiaTheme="minorHAnsi" w:hAnsi="Arial Narrow" w:cstheme="minorBidi"/>
      <w:noProof/>
      <w:color w:val="000000"/>
      <w:spacing w:val="-24"/>
      <w:position w:val="-2"/>
      <w:sz w:val="24"/>
      <w:szCs w:val="22"/>
      <w:lang w:eastAsia="en-US"/>
    </w:rPr>
  </w:style>
  <w:style w:type="character" w:customStyle="1" w:styleId="FormUnderscoreCar">
    <w:name w:val="Form_Underscore (Car)"/>
    <w:basedOn w:val="FormBarreCar"/>
    <w:uiPriority w:val="49"/>
    <w:semiHidden/>
    <w:qFormat/>
    <w:locked/>
    <w:rsid w:val="00B6027D"/>
    <w:rPr>
      <w:rFonts w:ascii="Arial Narrow" w:eastAsiaTheme="minorHAnsi" w:hAnsi="Arial Narrow" w:cstheme="minorBidi"/>
      <w:noProof/>
      <w:color w:val="000000"/>
      <w:spacing w:val="-24"/>
      <w:w w:val="200"/>
      <w:position w:val="1"/>
      <w:sz w:val="24"/>
      <w:szCs w:val="22"/>
      <w:lang w:eastAsia="en-US"/>
    </w:rPr>
  </w:style>
  <w:style w:type="table" w:styleId="Grilledutableau">
    <w:name w:val="Table Grid"/>
    <w:aliases w:val="NOM SOCIÉTÉ"/>
    <w:basedOn w:val="TableauNormal"/>
    <w:uiPriority w:val="59"/>
    <w:semiHidden/>
    <w:locked/>
    <w:rsid w:val="00B6027D"/>
    <w:pPr>
      <w:spacing w:after="0" w:line="240" w:lineRule="auto"/>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keepNext/>
        <w:wordWrap/>
      </w:pPr>
      <w:tblPr/>
      <w:trPr>
        <w:tblHeader/>
      </w:trPr>
    </w:tblStylePr>
  </w:style>
  <w:style w:type="paragraph" w:styleId="Index1">
    <w:name w:val="index 1"/>
    <w:basedOn w:val="Normal"/>
    <w:next w:val="Normal"/>
    <w:uiPriority w:val="99"/>
    <w:semiHidden/>
    <w:rsid w:val="00B6027D"/>
    <w:pPr>
      <w:spacing w:before="0" w:after="0"/>
      <w:ind w:left="210" w:hanging="210"/>
      <w:jc w:val="left"/>
    </w:pPr>
    <w:rPr>
      <w:rFonts w:cstheme="minorHAnsi"/>
      <w:sz w:val="17"/>
      <w:szCs w:val="18"/>
    </w:rPr>
  </w:style>
  <w:style w:type="paragraph" w:styleId="Index2">
    <w:name w:val="index 2"/>
    <w:basedOn w:val="Normal"/>
    <w:next w:val="Normal"/>
    <w:uiPriority w:val="49"/>
    <w:semiHidden/>
    <w:rsid w:val="00B6027D"/>
    <w:pPr>
      <w:spacing w:before="0" w:after="0"/>
      <w:ind w:left="420" w:hanging="210"/>
      <w:jc w:val="left"/>
    </w:pPr>
    <w:rPr>
      <w:rFonts w:cstheme="minorHAnsi"/>
      <w:sz w:val="18"/>
      <w:szCs w:val="18"/>
    </w:rPr>
  </w:style>
  <w:style w:type="paragraph" w:styleId="Index3">
    <w:name w:val="index 3"/>
    <w:basedOn w:val="Normal"/>
    <w:next w:val="Normal"/>
    <w:uiPriority w:val="49"/>
    <w:semiHidden/>
    <w:rsid w:val="00B6027D"/>
    <w:pPr>
      <w:spacing w:before="0" w:after="0"/>
      <w:ind w:left="630" w:hanging="210"/>
      <w:jc w:val="left"/>
    </w:pPr>
    <w:rPr>
      <w:rFonts w:cstheme="minorHAnsi"/>
      <w:sz w:val="18"/>
      <w:szCs w:val="18"/>
    </w:rPr>
  </w:style>
  <w:style w:type="paragraph" w:styleId="Index4">
    <w:name w:val="index 4"/>
    <w:basedOn w:val="Normal"/>
    <w:next w:val="Normal"/>
    <w:uiPriority w:val="49"/>
    <w:semiHidden/>
    <w:rsid w:val="00B6027D"/>
    <w:pPr>
      <w:spacing w:before="0" w:after="0"/>
      <w:ind w:left="840" w:hanging="210"/>
      <w:jc w:val="left"/>
    </w:pPr>
    <w:rPr>
      <w:rFonts w:cstheme="minorHAnsi"/>
      <w:sz w:val="18"/>
      <w:szCs w:val="18"/>
    </w:rPr>
  </w:style>
  <w:style w:type="paragraph" w:styleId="Index5">
    <w:name w:val="index 5"/>
    <w:basedOn w:val="Normal"/>
    <w:next w:val="Normal"/>
    <w:uiPriority w:val="49"/>
    <w:semiHidden/>
    <w:rsid w:val="00B6027D"/>
    <w:pPr>
      <w:spacing w:before="0" w:after="0"/>
      <w:ind w:left="1050" w:hanging="210"/>
      <w:jc w:val="left"/>
    </w:pPr>
    <w:rPr>
      <w:rFonts w:cstheme="minorHAnsi"/>
      <w:sz w:val="18"/>
      <w:szCs w:val="18"/>
    </w:rPr>
  </w:style>
  <w:style w:type="paragraph" w:styleId="Index6">
    <w:name w:val="index 6"/>
    <w:basedOn w:val="Normal"/>
    <w:next w:val="Normal"/>
    <w:uiPriority w:val="49"/>
    <w:semiHidden/>
    <w:rsid w:val="00B6027D"/>
    <w:pPr>
      <w:spacing w:before="0" w:after="0"/>
      <w:ind w:left="1260" w:hanging="210"/>
      <w:jc w:val="left"/>
    </w:pPr>
    <w:rPr>
      <w:rFonts w:cstheme="minorHAnsi"/>
      <w:sz w:val="18"/>
      <w:szCs w:val="18"/>
    </w:rPr>
  </w:style>
  <w:style w:type="paragraph" w:styleId="Index7">
    <w:name w:val="index 7"/>
    <w:basedOn w:val="Normal"/>
    <w:next w:val="Normal"/>
    <w:uiPriority w:val="49"/>
    <w:semiHidden/>
    <w:rsid w:val="00B6027D"/>
    <w:pPr>
      <w:spacing w:before="0" w:after="0"/>
      <w:ind w:left="1470" w:hanging="210"/>
      <w:jc w:val="left"/>
    </w:pPr>
    <w:rPr>
      <w:rFonts w:cstheme="minorHAnsi"/>
      <w:sz w:val="18"/>
      <w:szCs w:val="18"/>
    </w:rPr>
  </w:style>
  <w:style w:type="paragraph" w:styleId="Index8">
    <w:name w:val="index 8"/>
    <w:basedOn w:val="Normal"/>
    <w:next w:val="Normal"/>
    <w:uiPriority w:val="49"/>
    <w:semiHidden/>
    <w:rsid w:val="00B6027D"/>
    <w:pPr>
      <w:spacing w:before="0" w:after="0"/>
      <w:ind w:left="1680" w:hanging="210"/>
      <w:jc w:val="left"/>
    </w:pPr>
    <w:rPr>
      <w:rFonts w:cstheme="minorHAnsi"/>
      <w:sz w:val="18"/>
      <w:szCs w:val="18"/>
    </w:rPr>
  </w:style>
  <w:style w:type="paragraph" w:styleId="Index9">
    <w:name w:val="index 9"/>
    <w:basedOn w:val="Normal"/>
    <w:next w:val="Normal"/>
    <w:uiPriority w:val="49"/>
    <w:semiHidden/>
    <w:rsid w:val="00B6027D"/>
    <w:pPr>
      <w:spacing w:before="0" w:after="0"/>
      <w:ind w:left="1890" w:hanging="210"/>
      <w:jc w:val="left"/>
    </w:pPr>
    <w:rPr>
      <w:rFonts w:cstheme="minorHAnsi"/>
      <w:sz w:val="18"/>
      <w:szCs w:val="18"/>
    </w:rPr>
  </w:style>
  <w:style w:type="paragraph" w:customStyle="1" w:styleId="Intertitre">
    <w:name w:val="Intertitre"/>
    <w:basedOn w:val="Normal"/>
    <w:next w:val="Normal"/>
    <w:uiPriority w:val="49"/>
    <w:semiHidden/>
    <w:qFormat/>
    <w:locked/>
    <w:rsid w:val="00B6027D"/>
    <w:pPr>
      <w:keepNext/>
      <w:suppressAutoHyphens/>
      <w:spacing w:before="240"/>
      <w:jc w:val="left"/>
    </w:pPr>
    <w:rPr>
      <w:b/>
      <w:color w:val="E6443C" w:themeColor="accent1"/>
      <w:sz w:val="22"/>
    </w:rPr>
  </w:style>
  <w:style w:type="paragraph" w:styleId="Lgende">
    <w:name w:val="caption"/>
    <w:basedOn w:val="Normal"/>
    <w:next w:val="Normal"/>
    <w:uiPriority w:val="29"/>
    <w:semiHidden/>
    <w:rsid w:val="00B6027D"/>
    <w:pPr>
      <w:keepNext/>
      <w:suppressAutoHyphens/>
      <w:spacing w:before="400" w:after="200"/>
      <w:ind w:firstLine="0"/>
      <w:jc w:val="center"/>
    </w:pPr>
    <w:rPr>
      <w:b/>
      <w:bCs/>
      <w:szCs w:val="18"/>
    </w:rPr>
  </w:style>
  <w:style w:type="character" w:styleId="Lienhypertexte">
    <w:name w:val="Hyperlink"/>
    <w:basedOn w:val="Policepardfaut"/>
    <w:uiPriority w:val="99"/>
    <w:semiHidden/>
    <w:rsid w:val="00B6027D"/>
    <w:rPr>
      <w:color w:val="000000"/>
      <w:u w:val="single"/>
    </w:rPr>
  </w:style>
  <w:style w:type="character" w:styleId="Lienhypertextesuivivisit">
    <w:name w:val="FollowedHyperlink"/>
    <w:basedOn w:val="Policepardfaut"/>
    <w:uiPriority w:val="49"/>
    <w:semiHidden/>
    <w:rsid w:val="00B6027D"/>
    <w:rPr>
      <w:color w:val="404040" w:themeColor="text1" w:themeTint="BF"/>
      <w:u w:val="single"/>
    </w:rPr>
  </w:style>
  <w:style w:type="paragraph" w:styleId="Listepuces">
    <w:name w:val="List Bullet"/>
    <w:basedOn w:val="Normal"/>
    <w:uiPriority w:val="24"/>
    <w:semiHidden/>
    <w:qFormat/>
    <w:locked/>
    <w:rsid w:val="00B6027D"/>
    <w:pPr>
      <w:numPr>
        <w:numId w:val="98"/>
      </w:numPr>
      <w:contextualSpacing/>
    </w:pPr>
  </w:style>
  <w:style w:type="paragraph" w:styleId="Listepuces2">
    <w:name w:val="List Bullet 2"/>
    <w:basedOn w:val="Normal"/>
    <w:uiPriority w:val="24"/>
    <w:semiHidden/>
    <w:qFormat/>
    <w:locked/>
    <w:rsid w:val="00B6027D"/>
    <w:pPr>
      <w:numPr>
        <w:ilvl w:val="1"/>
        <w:numId w:val="98"/>
      </w:numPr>
      <w:spacing w:before="80" w:after="80"/>
      <w:contextualSpacing/>
    </w:pPr>
  </w:style>
  <w:style w:type="paragraph" w:styleId="Listepuces3">
    <w:name w:val="List Bullet 3"/>
    <w:basedOn w:val="Normal"/>
    <w:uiPriority w:val="49"/>
    <w:semiHidden/>
    <w:qFormat/>
    <w:locked/>
    <w:rsid w:val="00B6027D"/>
    <w:pPr>
      <w:numPr>
        <w:ilvl w:val="2"/>
        <w:numId w:val="98"/>
      </w:numPr>
      <w:spacing w:before="40" w:after="40"/>
      <w:contextualSpacing/>
    </w:pPr>
  </w:style>
  <w:style w:type="paragraph" w:customStyle="1" w:styleId="Listenumrote">
    <w:name w:val="Liste numérotée"/>
    <w:basedOn w:val="Normal"/>
    <w:uiPriority w:val="49"/>
    <w:semiHidden/>
    <w:qFormat/>
    <w:locked/>
    <w:rsid w:val="00B6027D"/>
    <w:pPr>
      <w:numPr>
        <w:numId w:val="99"/>
      </w:numPr>
    </w:pPr>
  </w:style>
  <w:style w:type="paragraph" w:customStyle="1" w:styleId="Miseenvaleurtexte">
    <w:name w:val="Mise en valeur texte"/>
    <w:basedOn w:val="Normal"/>
    <w:next w:val="Normal"/>
    <w:uiPriority w:val="49"/>
    <w:semiHidden/>
    <w:qFormat/>
    <w:locked/>
    <w:rsid w:val="00B6027D"/>
    <w:pPr>
      <w:pBdr>
        <w:top w:val="single" w:sz="2" w:space="1" w:color="FFFFFF" w:themeColor="background1"/>
        <w:left w:val="single" w:sz="18" w:space="4" w:color="auto"/>
        <w:bottom w:val="single" w:sz="2" w:space="1" w:color="FFFFFF" w:themeColor="background1"/>
      </w:pBdr>
      <w:spacing w:before="240" w:after="240"/>
      <w:ind w:left="170"/>
      <w:contextualSpacing/>
      <w:jc w:val="left"/>
    </w:pPr>
    <w:rPr>
      <w:rFonts w:eastAsia="SimSun"/>
      <w:b/>
    </w:rPr>
  </w:style>
  <w:style w:type="paragraph" w:customStyle="1" w:styleId="Normalgauche">
    <w:name w:val="Normal (gauche)"/>
    <w:basedOn w:val="Normal"/>
    <w:uiPriority w:val="49"/>
    <w:semiHidden/>
    <w:qFormat/>
    <w:locked/>
    <w:rsid w:val="00B6027D"/>
    <w:pPr>
      <w:suppressAutoHyphens/>
    </w:pPr>
    <w:rPr>
      <w:rFonts w:ascii="Verdana" w:hAnsi="Verdana"/>
      <w:sz w:val="18"/>
    </w:rPr>
  </w:style>
  <w:style w:type="paragraph" w:customStyle="1" w:styleId="Normaltableaux">
    <w:name w:val="Normal (tableaux)"/>
    <w:basedOn w:val="Normal"/>
    <w:uiPriority w:val="49"/>
    <w:semiHidden/>
    <w:qFormat/>
    <w:locked/>
    <w:rsid w:val="00B6027D"/>
    <w:pPr>
      <w:suppressAutoHyphens/>
      <w:spacing w:before="20" w:after="20"/>
      <w:jc w:val="left"/>
    </w:pPr>
  </w:style>
  <w:style w:type="paragraph" w:customStyle="1" w:styleId="Normal18ptavant">
    <w:name w:val="Normal + 18 pt avant"/>
    <w:basedOn w:val="Normal"/>
    <w:next w:val="Normal"/>
    <w:uiPriority w:val="49"/>
    <w:semiHidden/>
    <w:qFormat/>
    <w:locked/>
    <w:rsid w:val="00B6027D"/>
    <w:pPr>
      <w:spacing w:before="360" w:after="140" w:line="280" w:lineRule="atLeast"/>
    </w:pPr>
    <w:rPr>
      <w:rFonts w:ascii="BNPP Sans Light" w:eastAsia="Batang" w:hAnsi="BNPP Sans Light"/>
      <w:sz w:val="23"/>
    </w:rPr>
  </w:style>
  <w:style w:type="paragraph" w:styleId="Normalcentr">
    <w:name w:val="Block Text"/>
    <w:basedOn w:val="Normal"/>
    <w:uiPriority w:val="49"/>
    <w:semiHidden/>
    <w:locked/>
    <w:rsid w:val="00B6027D"/>
    <w:pPr>
      <w:pBdr>
        <w:top w:val="single" w:sz="2" w:space="10" w:color="E6443C" w:themeColor="accent1"/>
        <w:left w:val="single" w:sz="2" w:space="10" w:color="E6443C" w:themeColor="accent1"/>
        <w:bottom w:val="single" w:sz="2" w:space="10" w:color="E6443C" w:themeColor="accent1"/>
        <w:right w:val="single" w:sz="2" w:space="10" w:color="E6443C" w:themeColor="accent1"/>
      </w:pBdr>
      <w:ind w:left="1152" w:right="1152"/>
    </w:pPr>
    <w:rPr>
      <w:rFonts w:eastAsiaTheme="minorEastAsia"/>
      <w:i/>
      <w:iCs/>
      <w:color w:val="E6443C" w:themeColor="accent1"/>
    </w:rPr>
  </w:style>
  <w:style w:type="paragraph" w:customStyle="1" w:styleId="Normalgauche0">
    <w:name w:val="Normal gauche"/>
    <w:basedOn w:val="Normalcentr"/>
    <w:uiPriority w:val="49"/>
    <w:semiHidden/>
    <w:qFormat/>
    <w:locked/>
    <w:rsid w:val="00B6027D"/>
    <w:pPr>
      <w:pBdr>
        <w:top w:val="none" w:sz="0" w:space="0" w:color="auto"/>
        <w:left w:val="none" w:sz="0" w:space="0" w:color="auto"/>
        <w:bottom w:val="none" w:sz="0" w:space="0" w:color="auto"/>
        <w:right w:val="none" w:sz="0" w:space="0" w:color="auto"/>
      </w:pBdr>
      <w:suppressAutoHyphens/>
      <w:ind w:left="0" w:right="0"/>
    </w:pPr>
    <w:rPr>
      <w:rFonts w:ascii="Verdana" w:eastAsia="Times New Roman" w:hAnsi="Verdana" w:cs="Times New Roman"/>
      <w:i w:val="0"/>
      <w:iCs w:val="0"/>
      <w:color w:val="auto"/>
      <w:sz w:val="18"/>
    </w:rPr>
  </w:style>
  <w:style w:type="paragraph" w:styleId="Notedebasdepage">
    <w:name w:val="footnote text"/>
    <w:basedOn w:val="Normal"/>
    <w:link w:val="NotedebasdepageCar"/>
    <w:uiPriority w:val="49"/>
    <w:rsid w:val="00B6027D"/>
    <w:pPr>
      <w:spacing w:before="0" w:after="0"/>
      <w:ind w:firstLine="0"/>
    </w:pPr>
    <w:rPr>
      <w:sz w:val="18"/>
      <w:szCs w:val="20"/>
    </w:rPr>
  </w:style>
  <w:style w:type="character" w:customStyle="1" w:styleId="NotedebasdepageCar">
    <w:name w:val="Note de bas de page Car"/>
    <w:basedOn w:val="Policepardfaut"/>
    <w:link w:val="Notedebasdepage"/>
    <w:uiPriority w:val="49"/>
    <w:rsid w:val="00B6027D"/>
    <w:rPr>
      <w:rFonts w:eastAsiaTheme="minorHAnsi"/>
      <w:sz w:val="18"/>
      <w:szCs w:val="20"/>
    </w:rPr>
  </w:style>
  <w:style w:type="paragraph" w:styleId="Pieddepage">
    <w:name w:val="footer"/>
    <w:basedOn w:val="Normal"/>
    <w:link w:val="PieddepageCar"/>
    <w:uiPriority w:val="49"/>
    <w:semiHidden/>
    <w:rsid w:val="00B6027D"/>
    <w:pPr>
      <w:suppressAutoHyphens/>
      <w:spacing w:before="0" w:after="0"/>
      <w:ind w:firstLine="0"/>
      <w:jc w:val="center"/>
    </w:pPr>
    <w:rPr>
      <w:i/>
      <w:color w:val="828282"/>
      <w:sz w:val="16"/>
    </w:rPr>
  </w:style>
  <w:style w:type="character" w:customStyle="1" w:styleId="PieddepageCar">
    <w:name w:val="Pied de page Car"/>
    <w:basedOn w:val="Policepardfaut"/>
    <w:link w:val="Pieddepage"/>
    <w:uiPriority w:val="49"/>
    <w:semiHidden/>
    <w:rsid w:val="00B6027D"/>
    <w:rPr>
      <w:rFonts w:eastAsiaTheme="minorHAnsi"/>
      <w:i/>
      <w:color w:val="828282"/>
      <w:sz w:val="16"/>
    </w:rPr>
  </w:style>
  <w:style w:type="paragraph" w:customStyle="1" w:styleId="Sautdepage">
    <w:name w:val="Saut de page"/>
    <w:basedOn w:val="Normal"/>
    <w:next w:val="Normal"/>
    <w:uiPriority w:val="49"/>
    <w:semiHidden/>
    <w:qFormat/>
    <w:locked/>
    <w:rsid w:val="00B6027D"/>
    <w:pPr>
      <w:pageBreakBefore/>
    </w:pPr>
  </w:style>
  <w:style w:type="paragraph" w:customStyle="1" w:styleId="Sautdesection">
    <w:name w:val="Saut de section"/>
    <w:basedOn w:val="Normal"/>
    <w:uiPriority w:val="49"/>
    <w:semiHidden/>
    <w:locked/>
    <w:rsid w:val="00B6027D"/>
    <w:pPr>
      <w:keepLines/>
      <w:suppressAutoHyphens/>
      <w:spacing w:line="100" w:lineRule="exact"/>
      <w:jc w:val="left"/>
    </w:pPr>
    <w:rPr>
      <w:color w:val="FF0000"/>
      <w:w w:val="500"/>
    </w:rPr>
  </w:style>
  <w:style w:type="paragraph" w:customStyle="1" w:styleId="Sommaire">
    <w:name w:val="Sommaire"/>
    <w:basedOn w:val="Normal"/>
    <w:next w:val="Normal"/>
    <w:uiPriority w:val="49"/>
    <w:semiHidden/>
    <w:locked/>
    <w:rsid w:val="00B6027D"/>
    <w:pPr>
      <w:pageBreakBefore/>
      <w:pBdr>
        <w:bottom w:val="single" w:sz="4" w:space="1" w:color="auto"/>
      </w:pBdr>
      <w:suppressAutoHyphens/>
      <w:spacing w:after="240"/>
      <w:jc w:val="left"/>
    </w:pPr>
    <w:rPr>
      <w:rFonts w:asciiTheme="majorHAnsi" w:hAnsiTheme="majorHAnsi"/>
      <w:sz w:val="40"/>
    </w:rPr>
  </w:style>
  <w:style w:type="paragraph" w:customStyle="1" w:styleId="Sourcenote">
    <w:name w:val="Source/note"/>
    <w:basedOn w:val="Normal"/>
    <w:next w:val="Normal"/>
    <w:uiPriority w:val="49"/>
    <w:semiHidden/>
    <w:qFormat/>
    <w:locked/>
    <w:rsid w:val="00B6027D"/>
    <w:pPr>
      <w:spacing w:after="240"/>
      <w:contextualSpacing/>
    </w:pPr>
    <w:rPr>
      <w:sz w:val="14"/>
    </w:rPr>
  </w:style>
  <w:style w:type="paragraph" w:styleId="Sous-titre">
    <w:name w:val="Subtitle"/>
    <w:basedOn w:val="Normal"/>
    <w:next w:val="Normal"/>
    <w:link w:val="Sous-titreCar"/>
    <w:semiHidden/>
    <w:qFormat/>
    <w:locked/>
    <w:rsid w:val="00B6027D"/>
    <w:pPr>
      <w:numPr>
        <w:ilvl w:val="1"/>
      </w:numPr>
      <w:suppressAutoHyphens/>
      <w:ind w:firstLine="567"/>
      <w:jc w:val="left"/>
    </w:pPr>
    <w:rPr>
      <w:rFonts w:asciiTheme="majorHAnsi" w:eastAsiaTheme="majorEastAsia" w:hAnsiTheme="majorHAnsi" w:cstheme="majorBidi"/>
      <w:iCs/>
      <w:sz w:val="24"/>
    </w:rPr>
  </w:style>
  <w:style w:type="character" w:customStyle="1" w:styleId="Sous-titreCar">
    <w:name w:val="Sous-titre Car"/>
    <w:basedOn w:val="Policepardfaut"/>
    <w:link w:val="Sous-titre"/>
    <w:semiHidden/>
    <w:rsid w:val="00B6027D"/>
    <w:rPr>
      <w:rFonts w:asciiTheme="majorHAnsi" w:eastAsiaTheme="majorEastAsia" w:hAnsiTheme="majorHAnsi" w:cstheme="majorBidi"/>
      <w:iCs/>
      <w:sz w:val="24"/>
    </w:rPr>
  </w:style>
  <w:style w:type="paragraph" w:styleId="Titre">
    <w:name w:val="Title"/>
    <w:basedOn w:val="Normal"/>
    <w:next w:val="Normal"/>
    <w:link w:val="TitreCar"/>
    <w:semiHidden/>
    <w:qFormat/>
    <w:locked/>
    <w:rsid w:val="00B6027D"/>
    <w:pPr>
      <w:suppressAutoHyphens/>
      <w:contextualSpacing/>
      <w:jc w:val="left"/>
    </w:pPr>
    <w:rPr>
      <w:rFonts w:asciiTheme="majorHAnsi" w:eastAsiaTheme="majorEastAsia" w:hAnsiTheme="majorHAnsi" w:cstheme="majorBidi"/>
      <w:color w:val="E6443C" w:themeColor="accent1"/>
      <w:kern w:val="28"/>
      <w:sz w:val="52"/>
      <w:szCs w:val="52"/>
    </w:rPr>
  </w:style>
  <w:style w:type="character" w:customStyle="1" w:styleId="TitreCar">
    <w:name w:val="Titre Car"/>
    <w:basedOn w:val="Policepardfaut"/>
    <w:link w:val="Titre"/>
    <w:semiHidden/>
    <w:rsid w:val="00B6027D"/>
    <w:rPr>
      <w:rFonts w:asciiTheme="majorHAnsi" w:eastAsiaTheme="majorEastAsia" w:hAnsiTheme="majorHAnsi" w:cstheme="majorBidi"/>
      <w:color w:val="E6443C" w:themeColor="accent1"/>
      <w:kern w:val="28"/>
      <w:sz w:val="52"/>
      <w:szCs w:val="52"/>
    </w:rPr>
  </w:style>
  <w:style w:type="paragraph" w:styleId="TM1">
    <w:name w:val="toc 1"/>
    <w:basedOn w:val="Normal"/>
    <w:next w:val="Normal"/>
    <w:uiPriority w:val="39"/>
    <w:semiHidden/>
    <w:rsid w:val="00B6027D"/>
    <w:pPr>
      <w:tabs>
        <w:tab w:val="right" w:leader="dot" w:pos="6236"/>
      </w:tabs>
      <w:suppressAutoHyphens/>
      <w:spacing w:after="60"/>
      <w:ind w:right="567" w:firstLine="0"/>
      <w:jc w:val="left"/>
    </w:pPr>
    <w:rPr>
      <w:rFonts w:asciiTheme="majorHAnsi" w:eastAsia="Times New Roman" w:hAnsiTheme="majorHAnsi" w:cs="Times New Roman"/>
      <w:b/>
      <w:noProof/>
      <w:sz w:val="20"/>
      <w:szCs w:val="24"/>
      <w:lang w:eastAsia="fr-FR"/>
    </w:rPr>
  </w:style>
  <w:style w:type="paragraph" w:styleId="TM2">
    <w:name w:val="toc 2"/>
    <w:basedOn w:val="Normal"/>
    <w:next w:val="Normal"/>
    <w:uiPriority w:val="39"/>
    <w:semiHidden/>
    <w:rsid w:val="00B6027D"/>
    <w:pPr>
      <w:tabs>
        <w:tab w:val="right" w:leader="dot" w:pos="6236"/>
      </w:tabs>
      <w:suppressAutoHyphens/>
      <w:spacing w:before="60" w:after="60"/>
      <w:ind w:right="567" w:firstLine="0"/>
      <w:jc w:val="left"/>
    </w:pPr>
    <w:rPr>
      <w:rFonts w:asciiTheme="majorHAnsi" w:eastAsia="Times New Roman" w:hAnsiTheme="majorHAnsi" w:cs="Times New Roman"/>
      <w:noProof/>
      <w:sz w:val="20"/>
      <w:szCs w:val="24"/>
      <w:lang w:eastAsia="fr-FR"/>
    </w:rPr>
  </w:style>
  <w:style w:type="paragraph" w:styleId="TM3">
    <w:name w:val="toc 3"/>
    <w:basedOn w:val="Normal"/>
    <w:next w:val="Normal"/>
    <w:uiPriority w:val="39"/>
    <w:semiHidden/>
    <w:rsid w:val="00B6027D"/>
    <w:pPr>
      <w:tabs>
        <w:tab w:val="right" w:leader="dot" w:pos="6236"/>
      </w:tabs>
      <w:suppressAutoHyphens/>
      <w:spacing w:before="50" w:after="25"/>
      <w:ind w:left="255" w:right="567" w:firstLine="0"/>
      <w:contextualSpacing/>
      <w:jc w:val="left"/>
    </w:pPr>
    <w:rPr>
      <w:rFonts w:asciiTheme="majorHAnsi" w:eastAsia="Times New Roman" w:hAnsiTheme="majorHAnsi" w:cs="Times New Roman"/>
      <w:noProof/>
      <w:sz w:val="18"/>
      <w:szCs w:val="24"/>
      <w:lang w:eastAsia="fr-FR"/>
    </w:rPr>
  </w:style>
  <w:style w:type="paragraph" w:styleId="TM4">
    <w:name w:val="toc 4"/>
    <w:basedOn w:val="Normal"/>
    <w:next w:val="Normal"/>
    <w:uiPriority w:val="39"/>
    <w:semiHidden/>
    <w:rsid w:val="00B6027D"/>
    <w:pPr>
      <w:tabs>
        <w:tab w:val="right" w:leader="dot" w:pos="6236"/>
      </w:tabs>
      <w:suppressAutoHyphens/>
      <w:spacing w:before="25" w:after="0"/>
      <w:ind w:left="284" w:right="567" w:firstLine="0"/>
      <w:jc w:val="left"/>
    </w:pPr>
    <w:rPr>
      <w:rFonts w:asciiTheme="majorHAnsi" w:hAnsiTheme="majorHAnsi"/>
      <w:i/>
      <w:noProof/>
      <w:sz w:val="16"/>
    </w:rPr>
  </w:style>
  <w:style w:type="paragraph" w:styleId="TM5">
    <w:name w:val="toc 5"/>
    <w:basedOn w:val="Normal"/>
    <w:next w:val="Normal"/>
    <w:autoRedefine/>
    <w:uiPriority w:val="49"/>
    <w:semiHidden/>
    <w:rsid w:val="00B6027D"/>
    <w:pPr>
      <w:spacing w:after="100"/>
      <w:ind w:left="880"/>
    </w:pPr>
  </w:style>
  <w:style w:type="paragraph" w:styleId="TM6">
    <w:name w:val="toc 6"/>
    <w:basedOn w:val="Normal"/>
    <w:next w:val="Normal"/>
    <w:uiPriority w:val="39"/>
    <w:semiHidden/>
    <w:rsid w:val="00B6027D"/>
    <w:pPr>
      <w:tabs>
        <w:tab w:val="right" w:leader="dot" w:pos="6236"/>
      </w:tabs>
      <w:suppressAutoHyphens/>
      <w:spacing w:before="60" w:after="60"/>
      <w:ind w:right="567" w:firstLine="0"/>
      <w:jc w:val="left"/>
    </w:pPr>
    <w:rPr>
      <w:noProof/>
      <w:sz w:val="20"/>
    </w:rPr>
  </w:style>
  <w:style w:type="paragraph" w:styleId="TM7">
    <w:name w:val="toc 7"/>
    <w:basedOn w:val="Normal"/>
    <w:next w:val="Normal"/>
    <w:uiPriority w:val="39"/>
    <w:semiHidden/>
    <w:rsid w:val="00B6027D"/>
    <w:pPr>
      <w:tabs>
        <w:tab w:val="right" w:leader="dot" w:pos="6236"/>
      </w:tabs>
      <w:ind w:right="567" w:firstLine="0"/>
      <w:contextualSpacing/>
      <w:jc w:val="left"/>
    </w:pPr>
    <w:rPr>
      <w:rFonts w:asciiTheme="majorHAnsi" w:hAnsiTheme="majorHAnsi"/>
      <w:i/>
      <w:sz w:val="20"/>
    </w:rPr>
  </w:style>
  <w:style w:type="paragraph" w:styleId="TM8">
    <w:name w:val="toc 8"/>
    <w:basedOn w:val="Normal"/>
    <w:next w:val="Normal"/>
    <w:uiPriority w:val="39"/>
    <w:semiHidden/>
    <w:rsid w:val="00B6027D"/>
    <w:pPr>
      <w:pBdr>
        <w:top w:val="single" w:sz="4" w:space="1" w:color="auto"/>
        <w:left w:val="single" w:sz="4" w:space="4" w:color="auto"/>
        <w:bottom w:val="single" w:sz="4" w:space="1" w:color="auto"/>
        <w:right w:val="single" w:sz="4" w:space="4" w:color="auto"/>
        <w:between w:val="single" w:sz="4" w:space="1" w:color="auto"/>
      </w:pBdr>
      <w:tabs>
        <w:tab w:val="right" w:leader="dot" w:pos="6123"/>
      </w:tabs>
      <w:spacing w:before="60" w:after="40"/>
      <w:ind w:left="113" w:right="113" w:firstLine="0"/>
      <w:jc w:val="left"/>
    </w:pPr>
    <w:rPr>
      <w:noProof/>
      <w:sz w:val="20"/>
    </w:rPr>
  </w:style>
  <w:style w:type="paragraph" w:styleId="TM9">
    <w:name w:val="toc 9"/>
    <w:basedOn w:val="Normal"/>
    <w:next w:val="Normal"/>
    <w:uiPriority w:val="39"/>
    <w:semiHidden/>
    <w:rsid w:val="00B6027D"/>
    <w:pPr>
      <w:tabs>
        <w:tab w:val="right" w:leader="dot" w:pos="6236"/>
      </w:tabs>
      <w:spacing w:after="0"/>
      <w:ind w:right="567" w:firstLine="0"/>
      <w:jc w:val="left"/>
    </w:pPr>
    <w:rPr>
      <w:rFonts w:asciiTheme="majorHAnsi" w:hAnsiTheme="majorHAnsi"/>
      <w:b/>
      <w:noProof/>
      <w:sz w:val="20"/>
    </w:rPr>
  </w:style>
  <w:style w:type="character" w:customStyle="1" w:styleId="CCOMPTESexposant">
    <w:name w:val="C COMPTES exposant"/>
    <w:basedOn w:val="Policepardfaut"/>
    <w:uiPriority w:val="1"/>
    <w:semiHidden/>
    <w:rsid w:val="00B6027D"/>
    <w:rPr>
      <w:vertAlign w:val="superscript"/>
    </w:rPr>
  </w:style>
  <w:style w:type="character" w:customStyle="1" w:styleId="CCOMPTESgras">
    <w:name w:val="C COMPTES gras"/>
    <w:basedOn w:val="Policepardfaut"/>
    <w:uiPriority w:val="1"/>
    <w:semiHidden/>
    <w:rsid w:val="00B6027D"/>
    <w:rPr>
      <w:b/>
      <w:lang w:val="en-US"/>
    </w:rPr>
  </w:style>
  <w:style w:type="character" w:customStyle="1" w:styleId="CCOMPTESgrasitalique">
    <w:name w:val="C COMPTES gras + italique"/>
    <w:basedOn w:val="Policepardfaut"/>
    <w:uiPriority w:val="1"/>
    <w:semiHidden/>
    <w:rsid w:val="00B6027D"/>
    <w:rPr>
      <w:b/>
      <w:i/>
      <w:lang w:val="en-US"/>
    </w:rPr>
  </w:style>
  <w:style w:type="character" w:customStyle="1" w:styleId="CCOMPTESgrasitaliquesoulign">
    <w:name w:val="C COMPTES gras + italique + souligné"/>
    <w:basedOn w:val="Policepardfaut"/>
    <w:uiPriority w:val="1"/>
    <w:semiHidden/>
    <w:rsid w:val="00B6027D"/>
    <w:rPr>
      <w:b/>
      <w:i/>
      <w:u w:val="single"/>
      <w:lang w:val="en-US"/>
    </w:rPr>
  </w:style>
  <w:style w:type="character" w:customStyle="1" w:styleId="CCOMPTESgrassoulign">
    <w:name w:val="C COMPTES gras + souligné"/>
    <w:basedOn w:val="Policepardfaut"/>
    <w:uiPriority w:val="1"/>
    <w:semiHidden/>
    <w:rsid w:val="00B6027D"/>
    <w:rPr>
      <w:b/>
      <w:u w:val="single"/>
      <w:lang w:val="en-US"/>
    </w:rPr>
  </w:style>
  <w:style w:type="character" w:customStyle="1" w:styleId="CCOMPTESindice">
    <w:name w:val="C COMPTES indice"/>
    <w:basedOn w:val="Policepardfaut"/>
    <w:uiPriority w:val="1"/>
    <w:semiHidden/>
    <w:rsid w:val="00B6027D"/>
    <w:rPr>
      <w:vertAlign w:val="subscript"/>
    </w:rPr>
  </w:style>
  <w:style w:type="character" w:customStyle="1" w:styleId="CCOMPTESitalique">
    <w:name w:val="C COMPTES italique"/>
    <w:basedOn w:val="Policepardfaut"/>
    <w:uiPriority w:val="1"/>
    <w:semiHidden/>
    <w:rsid w:val="00B6027D"/>
    <w:rPr>
      <w:i/>
      <w:lang w:val="en-US"/>
    </w:rPr>
  </w:style>
  <w:style w:type="character" w:customStyle="1" w:styleId="CCOMPTESitaliquesoulign">
    <w:name w:val="C COMPTES italique + souligné"/>
    <w:basedOn w:val="Policepardfaut"/>
    <w:uiPriority w:val="1"/>
    <w:semiHidden/>
    <w:rsid w:val="00B6027D"/>
    <w:rPr>
      <w:i/>
      <w:u w:val="single"/>
      <w:lang w:val="en-US"/>
    </w:rPr>
  </w:style>
  <w:style w:type="character" w:customStyle="1" w:styleId="CCOMPTESsoulign">
    <w:name w:val="C COMPTES souligné"/>
    <w:basedOn w:val="Policepardfaut"/>
    <w:uiPriority w:val="1"/>
    <w:semiHidden/>
    <w:rsid w:val="00B6027D"/>
    <w:rPr>
      <w:u w:val="single"/>
      <w:lang w:val="en-US"/>
    </w:rPr>
  </w:style>
  <w:style w:type="paragraph" w:customStyle="1" w:styleId="CONCLU-RECO-Texte">
    <w:name w:val="CONCLU-RECO - Texte"/>
    <w:basedOn w:val="Normal"/>
    <w:uiPriority w:val="46"/>
    <w:semiHidden/>
    <w:rsid w:val="00B6027D"/>
    <w:rPr>
      <w:i/>
    </w:rPr>
  </w:style>
  <w:style w:type="paragraph" w:customStyle="1" w:styleId="CONCLU-RECO-Pucerond">
    <w:name w:val="CONCLU-RECO - Puce rond"/>
    <w:basedOn w:val="CONCLU-RECO-Texte"/>
    <w:uiPriority w:val="47"/>
    <w:semiHidden/>
    <w:rsid w:val="00B6027D"/>
    <w:pPr>
      <w:numPr>
        <w:numId w:val="92"/>
      </w:numPr>
    </w:pPr>
    <w:rPr>
      <w:rFonts w:eastAsia="Times New Roman" w:cs="Times New Roman"/>
    </w:rPr>
  </w:style>
  <w:style w:type="paragraph" w:customStyle="1" w:styleId="CONCLU-RECO-Pucetiret">
    <w:name w:val="CONCLU-RECO - Puce tiret"/>
    <w:basedOn w:val="CONCLU-RECO-Texte"/>
    <w:uiPriority w:val="47"/>
    <w:semiHidden/>
    <w:rsid w:val="00B6027D"/>
    <w:pPr>
      <w:numPr>
        <w:numId w:val="93"/>
      </w:numPr>
    </w:pPr>
    <w:rPr>
      <w:rFonts w:eastAsia="Times New Roman" w:cs="Times New Roman"/>
    </w:rPr>
  </w:style>
  <w:style w:type="paragraph" w:customStyle="1" w:styleId="CONCLU-RECO-TitreRponse">
    <w:name w:val="CONCLU-RECO - Titre Réponse"/>
    <w:basedOn w:val="CONCLU-RECO-Texte"/>
    <w:next w:val="CONCLU-RECO-Texte"/>
    <w:uiPriority w:val="45"/>
    <w:semiHidden/>
    <w:rsid w:val="00B6027D"/>
    <w:pPr>
      <w:keepNext/>
      <w:pageBreakBefore/>
      <w:pBdr>
        <w:top w:val="single" w:sz="6" w:space="4" w:color="FFFFFF" w:themeColor="background1"/>
      </w:pBdr>
      <w:tabs>
        <w:tab w:val="center" w:leader="underscore" w:pos="3118"/>
        <w:tab w:val="right" w:leader="underscore" w:pos="6236"/>
      </w:tabs>
      <w:suppressAutoHyphens/>
      <w:spacing w:before="0" w:after="240"/>
      <w:ind w:firstLine="0"/>
      <w:jc w:val="center"/>
    </w:pPr>
    <w:rPr>
      <w:b/>
      <w:caps/>
    </w:rPr>
  </w:style>
  <w:style w:type="paragraph" w:customStyle="1" w:styleId="CONCLU-RECO-Traitdefin">
    <w:name w:val="CONCLU-RECO- Trait de fin"/>
    <w:basedOn w:val="CONCLU-RECO-Texte"/>
    <w:next w:val="Normal"/>
    <w:uiPriority w:val="48"/>
    <w:semiHidden/>
    <w:rsid w:val="00B6027D"/>
    <w:pPr>
      <w:pBdr>
        <w:bottom w:val="single" w:sz="4" w:space="1" w:color="auto"/>
      </w:pBdr>
      <w:suppressAutoHyphens/>
      <w:spacing w:before="0" w:after="0" w:line="80" w:lineRule="exact"/>
      <w:ind w:firstLine="0"/>
      <w:jc w:val="left"/>
    </w:pPr>
  </w:style>
  <w:style w:type="paragraph" w:customStyle="1" w:styleId="COURDESCOMPTES-Sparateurdenotedebasdepage">
    <w:name w:val="COUR DES COMPTES - Séparateur de note de bas de page"/>
    <w:basedOn w:val="Normal"/>
    <w:uiPriority w:val="49"/>
    <w:semiHidden/>
    <w:rsid w:val="00B6027D"/>
    <w:pPr>
      <w:suppressAutoHyphens/>
      <w:spacing w:before="0"/>
      <w:jc w:val="left"/>
    </w:pPr>
  </w:style>
  <w:style w:type="paragraph" w:customStyle="1" w:styleId="ENCADR-Texte">
    <w:name w:val="ENCADRÉ - Texte"/>
    <w:basedOn w:val="Normal"/>
    <w:uiPriority w:val="41"/>
    <w:semiHidden/>
    <w:rsid w:val="00B6027D"/>
    <w:pPr>
      <w:pBdr>
        <w:top w:val="single" w:sz="4" w:space="4" w:color="auto"/>
        <w:left w:val="single" w:sz="4" w:space="4" w:color="auto"/>
        <w:bottom w:val="single" w:sz="4" w:space="4" w:color="auto"/>
        <w:right w:val="single" w:sz="4" w:space="4" w:color="auto"/>
      </w:pBdr>
      <w:ind w:left="113" w:right="113"/>
    </w:pPr>
    <w:rPr>
      <w:sz w:val="20"/>
    </w:rPr>
  </w:style>
  <w:style w:type="paragraph" w:customStyle="1" w:styleId="ENCADR-Pucetiret">
    <w:name w:val="ENCADRÉ - Puce tiret"/>
    <w:basedOn w:val="ENCADR-Texte"/>
    <w:uiPriority w:val="42"/>
    <w:semiHidden/>
    <w:rsid w:val="00B6027D"/>
    <w:pPr>
      <w:numPr>
        <w:numId w:val="94"/>
      </w:numPr>
    </w:pPr>
    <w:rPr>
      <w:rFonts w:eastAsia="Times New Roman" w:cs="Times New Roman"/>
    </w:rPr>
  </w:style>
  <w:style w:type="paragraph" w:customStyle="1" w:styleId="ENCADR-Sparateur">
    <w:name w:val="ENCADRÉ - Séparateur"/>
    <w:basedOn w:val="ENCADR-Texte"/>
    <w:next w:val="ENCADR-Texte"/>
    <w:uiPriority w:val="44"/>
    <w:semiHidden/>
    <w:rsid w:val="00B6027D"/>
    <w:pPr>
      <w:numPr>
        <w:numId w:val="95"/>
      </w:numPr>
      <w:suppressAutoHyphens/>
      <w:spacing w:before="180" w:after="180"/>
      <w:jc w:val="center"/>
    </w:pPr>
    <w:rPr>
      <w:rFonts w:ascii="Times New Roman" w:eastAsia="Times New Roman" w:hAnsi="Times New Roman" w:cs="Times New Roman"/>
    </w:rPr>
  </w:style>
  <w:style w:type="paragraph" w:customStyle="1" w:styleId="ENCADR-Titre">
    <w:name w:val="ENCADRÉ - Titre"/>
    <w:basedOn w:val="ENCADR-Texte"/>
    <w:next w:val="ENCADR-Texte"/>
    <w:uiPriority w:val="39"/>
    <w:semiHidden/>
    <w:rsid w:val="00B6027D"/>
    <w:pPr>
      <w:keepNext/>
      <w:suppressAutoHyphens/>
      <w:spacing w:before="360"/>
      <w:ind w:firstLine="0"/>
      <w:contextualSpacing/>
      <w:jc w:val="center"/>
    </w:pPr>
    <w:rPr>
      <w:b/>
      <w:sz w:val="21"/>
    </w:rPr>
  </w:style>
  <w:style w:type="paragraph" w:customStyle="1" w:styleId="En-tteimpaire">
    <w:name w:val="En-tête (impaire)"/>
    <w:basedOn w:val="En-tte"/>
    <w:uiPriority w:val="14"/>
    <w:semiHidden/>
    <w:rsid w:val="00B6027D"/>
    <w:pPr>
      <w:spacing w:after="40"/>
      <w:ind w:right="567" w:firstLine="0"/>
      <w:contextualSpacing/>
    </w:pPr>
  </w:style>
  <w:style w:type="paragraph" w:customStyle="1" w:styleId="En-ttepaire">
    <w:name w:val="En-tête (paire)"/>
    <w:basedOn w:val="En-tte"/>
    <w:uiPriority w:val="14"/>
    <w:semiHidden/>
    <w:rsid w:val="00B6027D"/>
    <w:pPr>
      <w:spacing w:after="40"/>
      <w:ind w:left="567" w:firstLine="0"/>
      <w:contextualSpacing/>
      <w:jc w:val="right"/>
    </w:pPr>
  </w:style>
  <w:style w:type="paragraph" w:customStyle="1" w:styleId="En-tte2">
    <w:name w:val="En-tête 2"/>
    <w:basedOn w:val="En-tte"/>
    <w:uiPriority w:val="14"/>
    <w:semiHidden/>
    <w:qFormat/>
    <w:rsid w:val="00B6027D"/>
    <w:pPr>
      <w:pBdr>
        <w:top w:val="single" w:sz="4" w:space="1" w:color="000000" w:themeColor="text2"/>
      </w:pBdr>
      <w:spacing w:line="100" w:lineRule="exact"/>
      <w:ind w:firstLine="0"/>
    </w:pPr>
    <w:rPr>
      <w:sz w:val="10"/>
    </w:rPr>
  </w:style>
  <w:style w:type="paragraph" w:customStyle="1" w:styleId="Espace3pt">
    <w:name w:val="Espace 3 pt"/>
    <w:basedOn w:val="Normal"/>
    <w:next w:val="Normal"/>
    <w:uiPriority w:val="19"/>
    <w:semiHidden/>
    <w:rsid w:val="00B6027D"/>
    <w:pPr>
      <w:suppressAutoHyphens/>
      <w:spacing w:before="0" w:after="0" w:line="60" w:lineRule="exact"/>
      <w:ind w:firstLine="0"/>
      <w:jc w:val="left"/>
    </w:pPr>
    <w:rPr>
      <w:rFonts w:eastAsia="Times New Roman" w:cs="Times New Roman"/>
      <w:sz w:val="6"/>
      <w:szCs w:val="24"/>
      <w:lang w:eastAsia="fr-FR"/>
    </w:rPr>
  </w:style>
  <w:style w:type="paragraph" w:customStyle="1" w:styleId="Glossaire">
    <w:name w:val="Glossaire"/>
    <w:basedOn w:val="Normal"/>
    <w:uiPriority w:val="49"/>
    <w:semiHidden/>
    <w:rsid w:val="00B6027D"/>
    <w:pPr>
      <w:tabs>
        <w:tab w:val="left" w:leader="dot" w:pos="1080"/>
      </w:tabs>
      <w:suppressAutoHyphens/>
      <w:spacing w:before="60" w:after="60"/>
      <w:ind w:left="1080" w:hanging="1080"/>
      <w:jc w:val="left"/>
    </w:pPr>
    <w:rPr>
      <w:sz w:val="19"/>
    </w:rPr>
  </w:style>
  <w:style w:type="paragraph" w:customStyle="1" w:styleId="LIGNETITRE6">
    <w:name w:val="LIGNE TITRE 6"/>
    <w:basedOn w:val="Normal"/>
    <w:next w:val="Normal"/>
    <w:uiPriority w:val="1"/>
    <w:semiHidden/>
    <w:locked/>
    <w:rsid w:val="00B6027D"/>
    <w:pPr>
      <w:suppressAutoHyphens/>
      <w:spacing w:before="60" w:after="0"/>
      <w:ind w:firstLine="0"/>
      <w:jc w:val="center"/>
    </w:pPr>
    <w:rPr>
      <w:i/>
      <w:sz w:val="22"/>
    </w:rPr>
  </w:style>
  <w:style w:type="paragraph" w:customStyle="1" w:styleId="NEPASSUPPRIMER">
    <w:name w:val="NE PAS SUPPRIMER"/>
    <w:basedOn w:val="Normal"/>
    <w:next w:val="Normal"/>
    <w:uiPriority w:val="14"/>
    <w:semiHidden/>
    <w:qFormat/>
    <w:rsid w:val="00B6027D"/>
    <w:pPr>
      <w:numPr>
        <w:numId w:val="100"/>
      </w:numPr>
      <w:pBdr>
        <w:top w:val="single" w:sz="4" w:space="1" w:color="FFFFFF" w:themeColor="background1"/>
      </w:pBdr>
      <w:suppressAutoHyphens/>
      <w:spacing w:before="0" w:after="0" w:line="160" w:lineRule="exact"/>
      <w:jc w:val="center"/>
    </w:pPr>
    <w:rPr>
      <w:color w:val="FF0000"/>
      <w:sz w:val="16"/>
    </w:rPr>
  </w:style>
  <w:style w:type="paragraph" w:customStyle="1" w:styleId="Normalcentr0">
    <w:name w:val="Normal (centré)"/>
    <w:basedOn w:val="Normal"/>
    <w:uiPriority w:val="14"/>
    <w:rsid w:val="00B6027D"/>
    <w:pPr>
      <w:spacing w:before="0" w:after="0"/>
      <w:ind w:firstLine="0"/>
      <w:jc w:val="center"/>
    </w:pPr>
  </w:style>
  <w:style w:type="paragraph" w:customStyle="1" w:styleId="Normalgrandesimages1">
    <w:name w:val="Normal (grandes images 1)"/>
    <w:basedOn w:val="Normal"/>
    <w:next w:val="Normal"/>
    <w:uiPriority w:val="14"/>
    <w:rsid w:val="00B6027D"/>
    <w:pPr>
      <w:ind w:left="-425" w:right="-425" w:firstLine="0"/>
      <w:jc w:val="center"/>
    </w:pPr>
  </w:style>
  <w:style w:type="paragraph" w:customStyle="1" w:styleId="Normalgrandesimages2">
    <w:name w:val="Normal (grandes images 2)"/>
    <w:basedOn w:val="Normalgrandesimages1"/>
    <w:next w:val="Normal"/>
    <w:uiPriority w:val="14"/>
    <w:rsid w:val="00B6027D"/>
    <w:pPr>
      <w:ind w:left="-851" w:right="-851"/>
    </w:pPr>
  </w:style>
  <w:style w:type="paragraph" w:customStyle="1" w:styleId="Numrodepagepageimpaire">
    <w:name w:val="Numéro de page (page impaire)"/>
    <w:basedOn w:val="Normal"/>
    <w:uiPriority w:val="14"/>
    <w:semiHidden/>
    <w:qFormat/>
    <w:rsid w:val="00B6027D"/>
    <w:pPr>
      <w:framePr w:w="397" w:wrap="around" w:vAnchor="page" w:hAnchor="margin" w:xAlign="right" w:y="2835" w:anchorLock="1"/>
      <w:spacing w:before="14" w:after="0"/>
      <w:ind w:firstLine="0"/>
      <w:jc w:val="right"/>
    </w:pPr>
    <w:rPr>
      <w:sz w:val="16"/>
    </w:rPr>
  </w:style>
  <w:style w:type="paragraph" w:customStyle="1" w:styleId="Numrodepagepagepaire">
    <w:name w:val="Numéro de page (page paire)"/>
    <w:basedOn w:val="Numrodepagepageimpaire"/>
    <w:uiPriority w:val="14"/>
    <w:semiHidden/>
    <w:qFormat/>
    <w:rsid w:val="00B6027D"/>
    <w:pPr>
      <w:framePr w:wrap="around" w:xAlign="left"/>
      <w:jc w:val="left"/>
    </w:pPr>
  </w:style>
  <w:style w:type="paragraph" w:customStyle="1" w:styleId="PuceReco">
    <w:name w:val="Puce Reco"/>
    <w:basedOn w:val="Normal"/>
    <w:uiPriority w:val="23"/>
    <w:rsid w:val="00B6027D"/>
    <w:pPr>
      <w:numPr>
        <w:numId w:val="101"/>
      </w:numPr>
    </w:pPr>
    <w:rPr>
      <w:rFonts w:eastAsia="Times New Roman" w:cs="Times New Roman"/>
      <w:szCs w:val="24"/>
      <w:lang w:eastAsia="fr-FR"/>
    </w:rPr>
  </w:style>
  <w:style w:type="paragraph" w:customStyle="1" w:styleId="PuceRecoItalique">
    <w:name w:val="Puce Reco + Italique"/>
    <w:basedOn w:val="Normal"/>
    <w:uiPriority w:val="47"/>
    <w:semiHidden/>
    <w:rsid w:val="00B6027D"/>
    <w:pPr>
      <w:numPr>
        <w:numId w:val="102"/>
      </w:numPr>
    </w:pPr>
    <w:rPr>
      <w:rFonts w:eastAsia="Times New Roman" w:cs="Times New Roman"/>
      <w:i/>
    </w:rPr>
  </w:style>
  <w:style w:type="paragraph" w:customStyle="1" w:styleId="Pucerond1">
    <w:name w:val="Puce rond 1"/>
    <w:basedOn w:val="Normal"/>
    <w:uiPriority w:val="17"/>
    <w:rsid w:val="00B6027D"/>
    <w:pPr>
      <w:numPr>
        <w:numId w:val="103"/>
      </w:numPr>
    </w:pPr>
    <w:rPr>
      <w:rFonts w:eastAsia="Times New Roman" w:cs="Times New Roman"/>
      <w:szCs w:val="24"/>
      <w:lang w:eastAsia="fr-FR"/>
    </w:rPr>
  </w:style>
  <w:style w:type="paragraph" w:customStyle="1" w:styleId="Pucerond2">
    <w:name w:val="Puce rond 2"/>
    <w:basedOn w:val="Normal"/>
    <w:uiPriority w:val="19"/>
    <w:rsid w:val="00B6027D"/>
    <w:pPr>
      <w:numPr>
        <w:numId w:val="104"/>
      </w:numPr>
      <w:spacing w:before="40" w:after="40"/>
    </w:pPr>
    <w:rPr>
      <w:rFonts w:eastAsia="Times New Roman" w:cs="Times New Roman"/>
      <w:szCs w:val="24"/>
      <w:lang w:eastAsia="fr-FR"/>
    </w:rPr>
  </w:style>
  <w:style w:type="paragraph" w:customStyle="1" w:styleId="Pucetiret">
    <w:name w:val="Puce tiret"/>
    <w:basedOn w:val="Normal"/>
    <w:uiPriority w:val="18"/>
    <w:rsid w:val="00B6027D"/>
    <w:pPr>
      <w:numPr>
        <w:numId w:val="105"/>
      </w:numPr>
      <w:spacing w:before="80" w:after="80"/>
    </w:pPr>
    <w:rPr>
      <w:rFonts w:eastAsia="Times New Roman" w:cs="Times New Roman"/>
      <w:szCs w:val="24"/>
      <w:lang w:eastAsia="fr-FR"/>
    </w:rPr>
  </w:style>
  <w:style w:type="paragraph" w:customStyle="1" w:styleId="Sparateurdeparagraphe">
    <w:name w:val="Séparateur de paragraphe"/>
    <w:basedOn w:val="Normal"/>
    <w:next w:val="Normal"/>
    <w:uiPriority w:val="24"/>
    <w:rsid w:val="00B6027D"/>
    <w:pPr>
      <w:numPr>
        <w:numId w:val="106"/>
      </w:numPr>
      <w:suppressAutoHyphens/>
      <w:spacing w:before="180" w:after="180"/>
      <w:jc w:val="center"/>
    </w:pPr>
    <w:rPr>
      <w:rFonts w:ascii="Times New Roman" w:eastAsia="Times New Roman" w:hAnsi="Times New Roman" w:cs="Times New Roman"/>
    </w:rPr>
  </w:style>
  <w:style w:type="paragraph" w:customStyle="1" w:styleId="Sparateurdesnotesdebasdepage">
    <w:name w:val="Séparateur des notes de bas de page"/>
    <w:basedOn w:val="Normal"/>
    <w:uiPriority w:val="98"/>
    <w:semiHidden/>
    <w:rsid w:val="00B6027D"/>
    <w:pPr>
      <w:suppressAutoHyphens/>
      <w:spacing w:after="0"/>
      <w:ind w:firstLine="0"/>
      <w:jc w:val="left"/>
    </w:pPr>
  </w:style>
  <w:style w:type="paragraph" w:customStyle="1" w:styleId="Sommairegnral">
    <w:name w:val="Sommaire général"/>
    <w:basedOn w:val="Normal"/>
    <w:next w:val="Normal"/>
    <w:uiPriority w:val="4"/>
    <w:semiHidden/>
    <w:rsid w:val="00B6027D"/>
    <w:pPr>
      <w:spacing w:before="600" w:after="480"/>
      <w:ind w:firstLine="0"/>
      <w:jc w:val="center"/>
    </w:pPr>
    <w:rPr>
      <w:b/>
      <w:sz w:val="36"/>
    </w:rPr>
  </w:style>
  <w:style w:type="table" w:customStyle="1" w:styleId="SOMMAIREGNRAL0">
    <w:name w:val="SOMMAIRE GÉNÉRAL"/>
    <w:basedOn w:val="TableauNormal"/>
    <w:uiPriority w:val="99"/>
    <w:semiHidden/>
    <w:qFormat/>
    <w:rsid w:val="00B6027D"/>
    <w:rPr>
      <w:rFonts w:eastAsiaTheme="minorHAnsi"/>
    </w:rPr>
    <w:tblPr>
      <w:tblBorders>
        <w:insideV w:val="single" w:sz="4" w:space="0" w:color="FFFFFF" w:themeColor="background1"/>
      </w:tblBorders>
      <w:tblCellMar>
        <w:left w:w="0" w:type="dxa"/>
        <w:right w:w="0" w:type="dxa"/>
      </w:tblCellMar>
    </w:tblPr>
    <w:tblStylePr w:type="firstRow">
      <w:tblPr/>
      <w:trPr>
        <w:tblHeader/>
      </w:trPr>
    </w:tblStylePr>
  </w:style>
  <w:style w:type="table" w:customStyle="1" w:styleId="SOMMAIREGNRAL-Pagesrponses">
    <w:name w:val="SOMMAIRE GÉNÉRAL - Pages réponses"/>
    <w:basedOn w:val="TableauNormal"/>
    <w:uiPriority w:val="99"/>
    <w:semiHidden/>
    <w:qFormat/>
    <w:rsid w:val="00B6027D"/>
    <w:pPr>
      <w:spacing w:after="0" w:line="240" w:lineRule="auto"/>
    </w:pPr>
    <w:rPr>
      <w:rFonts w:eastAsiaTheme="minorHAnsi"/>
    </w:rPr>
    <w:tblPr>
      <w:tblBorders>
        <w:insideV w:val="single" w:sz="4" w:space="0" w:color="auto"/>
      </w:tblBorders>
      <w:tblCellMar>
        <w:left w:w="0" w:type="dxa"/>
        <w:right w:w="0" w:type="dxa"/>
      </w:tblCellMar>
    </w:tblPr>
    <w:tblStylePr w:type="firstRow">
      <w:tblPr/>
      <w:trPr>
        <w:tblHeader/>
      </w:trPr>
    </w:tblStylePr>
  </w:style>
  <w:style w:type="paragraph" w:customStyle="1" w:styleId="Sous-titre1">
    <w:name w:val="Sous-titre 1"/>
    <w:basedOn w:val="Normal"/>
    <w:next w:val="Normal"/>
    <w:uiPriority w:val="12"/>
    <w:rsid w:val="00B6027D"/>
    <w:pPr>
      <w:keepNext/>
      <w:suppressAutoHyphens/>
      <w:spacing w:before="240"/>
      <w:ind w:firstLine="0"/>
      <w:jc w:val="center"/>
    </w:pPr>
    <w:rPr>
      <w:rFonts w:asciiTheme="majorHAnsi" w:hAnsiTheme="majorHAnsi"/>
      <w:b/>
      <w:sz w:val="22"/>
    </w:rPr>
  </w:style>
  <w:style w:type="paragraph" w:customStyle="1" w:styleId="Sous-titre2">
    <w:name w:val="Sous-titre 2"/>
    <w:basedOn w:val="Sous-titre1"/>
    <w:next w:val="Normal"/>
    <w:uiPriority w:val="12"/>
    <w:rsid w:val="00B6027D"/>
    <w:pPr>
      <w:spacing w:before="180"/>
    </w:pPr>
    <w:rPr>
      <w:b w:val="0"/>
      <w:i/>
      <w:sz w:val="21"/>
    </w:rPr>
  </w:style>
  <w:style w:type="paragraph" w:customStyle="1" w:styleId="ANNE">
    <w:name w:val="ANNÉE"/>
    <w:basedOn w:val="TITREDURAPPORTPUBLICTHMATIQUE"/>
    <w:next w:val="Normal"/>
    <w:uiPriority w:val="1"/>
    <w:semiHidden/>
    <w:rsid w:val="00B6027D"/>
    <w:pPr>
      <w:spacing w:before="0" w:line="700" w:lineRule="exact"/>
    </w:pPr>
  </w:style>
  <w:style w:type="paragraph" w:customStyle="1" w:styleId="TITREDURAPPORTPUBLICTHMATIQUE">
    <w:name w:val="TITRE DU RAPPORT PUBLIC THÉMATIQUE"/>
    <w:basedOn w:val="Normal"/>
    <w:next w:val="Normal"/>
    <w:semiHidden/>
    <w:rsid w:val="00B6027D"/>
    <w:pPr>
      <w:suppressAutoHyphens/>
      <w:spacing w:before="360" w:after="0" w:line="740" w:lineRule="exact"/>
      <w:ind w:firstLine="0"/>
      <w:contextualSpacing/>
      <w:jc w:val="right"/>
    </w:pPr>
    <w:rPr>
      <w:rFonts w:asciiTheme="majorHAnsi" w:hAnsiTheme="majorHAnsi"/>
      <w:caps/>
      <w:sz w:val="68"/>
    </w:rPr>
  </w:style>
  <w:style w:type="paragraph" w:customStyle="1" w:styleId="Stylenonconforme">
    <w:name w:val="Style non conforme"/>
    <w:basedOn w:val="Normal"/>
    <w:uiPriority w:val="14"/>
    <w:semiHidden/>
    <w:qFormat/>
    <w:rsid w:val="00B6027D"/>
    <w:rPr>
      <w:color w:val="FF0000"/>
    </w:rPr>
  </w:style>
  <w:style w:type="paragraph" w:styleId="Tabledesillustrations">
    <w:name w:val="table of figures"/>
    <w:basedOn w:val="Normal"/>
    <w:next w:val="Normal"/>
    <w:uiPriority w:val="99"/>
    <w:semiHidden/>
    <w:rsid w:val="00B6027D"/>
    <w:pPr>
      <w:tabs>
        <w:tab w:val="right" w:leader="dot" w:pos="6236"/>
      </w:tabs>
      <w:suppressAutoHyphens/>
      <w:spacing w:before="60" w:after="0"/>
      <w:ind w:left="284" w:right="567" w:hanging="284"/>
      <w:jc w:val="left"/>
    </w:pPr>
    <w:rPr>
      <w:sz w:val="19"/>
    </w:rPr>
  </w:style>
  <w:style w:type="table" w:customStyle="1" w:styleId="TABLEAURAPPORTPUBLICTHMATIQUE">
    <w:name w:val="TABLEAU RAPPORT PUBLIC THÉMATIQUE"/>
    <w:basedOn w:val="Grilledutableau"/>
    <w:uiPriority w:val="99"/>
    <w:qFormat/>
    <w:rsid w:val="00B6027D"/>
    <w:rPr>
      <w:rFonts w:eastAsiaTheme="minorHAnsi"/>
    </w:rPr>
    <w:tblPr/>
    <w:tblStylePr w:type="firstRow">
      <w:pPr>
        <w:keepNext/>
        <w:wordWrap/>
      </w:pPr>
      <w:rPr>
        <w:b/>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lastRow">
      <w:rPr>
        <w:b/>
      </w:rPr>
      <w:tblPr/>
      <w:tcPr>
        <w:tcBorders>
          <w:top w:val="single" w:sz="8" w:space="0" w:color="auto"/>
          <w:left w:val="single" w:sz="4" w:space="0" w:color="auto"/>
          <w:bottom w:val="single" w:sz="8" w:space="0" w:color="auto"/>
          <w:right w:val="single" w:sz="4" w:space="0" w:color="auto"/>
          <w:insideH w:val="nil"/>
          <w:insideV w:val="single" w:sz="4" w:space="0" w:color="auto"/>
          <w:tl2br w:val="nil"/>
          <w:tr2bl w:val="nil"/>
        </w:tcBorders>
      </w:tcPr>
    </w:tblStylePr>
    <w:tblStylePr w:type="firstCol">
      <w:rPr>
        <w:i/>
      </w:rPr>
    </w:tblStylePr>
  </w:style>
  <w:style w:type="paragraph" w:customStyle="1" w:styleId="TableauSchmaOrganigrammealignementgauche">
    <w:name w:val="Tableau/Schéma/Organigramme alignement à gauche"/>
    <w:basedOn w:val="Normal"/>
    <w:uiPriority w:val="14"/>
    <w:rsid w:val="00B6027D"/>
    <w:pPr>
      <w:suppressAutoHyphens/>
      <w:spacing w:before="40" w:after="40"/>
      <w:ind w:firstLine="0"/>
      <w:jc w:val="left"/>
    </w:pPr>
    <w:rPr>
      <w:sz w:val="19"/>
    </w:rPr>
  </w:style>
  <w:style w:type="paragraph" w:customStyle="1" w:styleId="TableauSchmaOrganigrammealignementdroite">
    <w:name w:val="Tableau/Schéma/Organigramme alignement à droite"/>
    <w:basedOn w:val="TableauSchmaOrganigrammealignementgauche"/>
    <w:uiPriority w:val="16"/>
    <w:rsid w:val="00B6027D"/>
    <w:pPr>
      <w:jc w:val="right"/>
    </w:pPr>
  </w:style>
  <w:style w:type="paragraph" w:customStyle="1" w:styleId="TableauSchmaOrganigrammecentr">
    <w:name w:val="Tableau/Schéma/Organigramme centré"/>
    <w:basedOn w:val="Normal"/>
    <w:uiPriority w:val="15"/>
    <w:rsid w:val="00B6027D"/>
    <w:pPr>
      <w:suppressAutoHyphens/>
      <w:spacing w:before="40" w:after="40"/>
      <w:ind w:firstLine="0"/>
      <w:jc w:val="center"/>
    </w:pPr>
    <w:rPr>
      <w:sz w:val="19"/>
      <w:lang w:eastAsia="fr-FR"/>
    </w:rPr>
  </w:style>
  <w:style w:type="paragraph" w:customStyle="1" w:styleId="TexteSource">
    <w:name w:val="Texte / Source"/>
    <w:basedOn w:val="Normal"/>
    <w:next w:val="Normal"/>
    <w:uiPriority w:val="30"/>
    <w:rsid w:val="00B6027D"/>
    <w:pPr>
      <w:spacing w:before="60" w:after="180"/>
      <w:ind w:firstLine="0"/>
      <w:contextualSpacing/>
    </w:pPr>
    <w:rPr>
      <w:rFonts w:eastAsia="Times New Roman" w:cs="Times New Roman"/>
      <w:i/>
      <w:sz w:val="16"/>
      <w:szCs w:val="24"/>
      <w:lang w:eastAsia="fr-FR"/>
    </w:rPr>
  </w:style>
  <w:style w:type="paragraph" w:customStyle="1" w:styleId="Sommairedesrponses">
    <w:name w:val="Sommaire des réponses"/>
    <w:basedOn w:val="Titre"/>
    <w:next w:val="Normal"/>
    <w:uiPriority w:val="4"/>
    <w:semiHidden/>
    <w:rsid w:val="00B6027D"/>
    <w:pPr>
      <w:pageBreakBefore/>
      <w:spacing w:before="1000" w:after="500"/>
      <w:ind w:firstLine="11"/>
      <w:contextualSpacing w:val="0"/>
      <w:jc w:val="center"/>
    </w:pPr>
    <w:rPr>
      <w:rFonts w:asciiTheme="minorHAnsi" w:hAnsiTheme="minorHAnsi"/>
      <w:b/>
      <w:color w:val="auto"/>
      <w:spacing w:val="5"/>
      <w:sz w:val="32"/>
      <w:lang w:val="en-US"/>
    </w:rPr>
  </w:style>
  <w:style w:type="paragraph" w:customStyle="1" w:styleId="TitreAnnexe">
    <w:name w:val="Titre Annexe"/>
    <w:basedOn w:val="Normal"/>
    <w:next w:val="Normal"/>
    <w:uiPriority w:val="54"/>
    <w:semiHidden/>
    <w:rsid w:val="00B6027D"/>
    <w:pPr>
      <w:pageBreakBefore/>
      <w:numPr>
        <w:numId w:val="116"/>
      </w:numPr>
      <w:suppressAutoHyphens/>
      <w:spacing w:before="0" w:after="300"/>
      <w:ind w:right="113"/>
      <w:jc w:val="center"/>
      <w:outlineLvl w:val="5"/>
    </w:pPr>
    <w:rPr>
      <w:rFonts w:eastAsia="Times New Roman" w:cs="Times New Roman"/>
      <w:b/>
      <w:sz w:val="28"/>
      <w:szCs w:val="24"/>
      <w:lang w:eastAsia="fr-FR"/>
    </w:rPr>
  </w:style>
  <w:style w:type="paragraph" w:customStyle="1" w:styleId="Titrecarte">
    <w:name w:val="Titre carte"/>
    <w:basedOn w:val="Lgende"/>
    <w:next w:val="Normal"/>
    <w:uiPriority w:val="29"/>
    <w:semiHidden/>
    <w:rsid w:val="00B6027D"/>
    <w:pPr>
      <w:numPr>
        <w:numId w:val="117"/>
      </w:numPr>
    </w:pPr>
    <w:rPr>
      <w:rFonts w:eastAsia="Times New Roman" w:cs="Times New Roman"/>
    </w:rPr>
  </w:style>
  <w:style w:type="paragraph" w:customStyle="1" w:styleId="Titregnral">
    <w:name w:val="Titre général"/>
    <w:basedOn w:val="Titre"/>
    <w:next w:val="Normal"/>
    <w:uiPriority w:val="4"/>
    <w:rsid w:val="00B6027D"/>
    <w:pPr>
      <w:spacing w:before="1000" w:after="500"/>
      <w:ind w:firstLine="11"/>
      <w:contextualSpacing w:val="0"/>
      <w:jc w:val="center"/>
      <w:outlineLvl w:val="0"/>
    </w:pPr>
    <w:rPr>
      <w:b/>
      <w:color w:val="auto"/>
      <w:spacing w:val="5"/>
      <w:sz w:val="36"/>
    </w:rPr>
  </w:style>
  <w:style w:type="paragraph" w:customStyle="1" w:styleId="Titregraphique">
    <w:name w:val="Titre graphique"/>
    <w:basedOn w:val="Lgende"/>
    <w:next w:val="Normal"/>
    <w:uiPriority w:val="29"/>
    <w:semiHidden/>
    <w:rsid w:val="00B6027D"/>
    <w:pPr>
      <w:numPr>
        <w:numId w:val="118"/>
      </w:numPr>
    </w:pPr>
    <w:rPr>
      <w:rFonts w:eastAsia="Times New Roman" w:cs="Times New Roman"/>
    </w:rPr>
  </w:style>
  <w:style w:type="paragraph" w:styleId="Titreindex">
    <w:name w:val="index heading"/>
    <w:basedOn w:val="Normal"/>
    <w:next w:val="Index1"/>
    <w:uiPriority w:val="99"/>
    <w:semiHidden/>
    <w:rsid w:val="00B6027D"/>
    <w:pPr>
      <w:spacing w:before="240"/>
      <w:jc w:val="center"/>
    </w:pPr>
    <w:rPr>
      <w:rFonts w:cstheme="minorHAnsi"/>
      <w:b/>
      <w:bCs/>
      <w:sz w:val="24"/>
      <w:szCs w:val="26"/>
    </w:rPr>
  </w:style>
  <w:style w:type="paragraph" w:customStyle="1" w:styleId="Titreorganigramme">
    <w:name w:val="Titre organigramme"/>
    <w:basedOn w:val="Lgende"/>
    <w:next w:val="Normal"/>
    <w:uiPriority w:val="29"/>
    <w:semiHidden/>
    <w:rsid w:val="00B6027D"/>
    <w:pPr>
      <w:numPr>
        <w:numId w:val="119"/>
      </w:numPr>
    </w:pPr>
    <w:rPr>
      <w:rFonts w:eastAsia="Times New Roman" w:cs="Times New Roman"/>
    </w:rPr>
  </w:style>
  <w:style w:type="paragraph" w:customStyle="1" w:styleId="Titrephoto">
    <w:name w:val="Titre photo"/>
    <w:basedOn w:val="Lgende"/>
    <w:next w:val="Normal"/>
    <w:uiPriority w:val="29"/>
    <w:semiHidden/>
    <w:rsid w:val="00B6027D"/>
    <w:pPr>
      <w:numPr>
        <w:numId w:val="120"/>
      </w:numPr>
    </w:pPr>
    <w:rPr>
      <w:rFonts w:ascii="Times New Roman" w:eastAsia="Times New Roman" w:hAnsi="Times New Roman" w:cs="Times New Roman"/>
    </w:rPr>
  </w:style>
  <w:style w:type="paragraph" w:customStyle="1" w:styleId="Titreschma">
    <w:name w:val="Titre schéma"/>
    <w:basedOn w:val="Lgende"/>
    <w:next w:val="Normal"/>
    <w:uiPriority w:val="29"/>
    <w:semiHidden/>
    <w:rsid w:val="00B6027D"/>
    <w:pPr>
      <w:numPr>
        <w:numId w:val="121"/>
      </w:numPr>
    </w:pPr>
    <w:rPr>
      <w:rFonts w:eastAsia="Times New Roman" w:cs="Times New Roman"/>
    </w:rPr>
  </w:style>
  <w:style w:type="paragraph" w:customStyle="1" w:styleId="Titretableau">
    <w:name w:val="Titre tableau"/>
    <w:basedOn w:val="Lgende"/>
    <w:next w:val="Normal"/>
    <w:uiPriority w:val="29"/>
    <w:semiHidden/>
    <w:rsid w:val="00B6027D"/>
    <w:pPr>
      <w:numPr>
        <w:numId w:val="122"/>
      </w:numPr>
    </w:pPr>
    <w:rPr>
      <w:rFonts w:eastAsia="Times New Roman" w:cs="Times New Roman"/>
    </w:rPr>
  </w:style>
  <w:style w:type="character" w:styleId="Accentuation">
    <w:name w:val="Emphasis"/>
    <w:basedOn w:val="Policepardfaut"/>
    <w:uiPriority w:val="49"/>
    <w:semiHidden/>
    <w:qFormat/>
    <w:locked/>
    <w:rsid w:val="00B6027D"/>
    <w:rPr>
      <w:i/>
      <w:iCs/>
    </w:rPr>
  </w:style>
  <w:style w:type="table" w:customStyle="1" w:styleId="Grillecouleur1">
    <w:name w:val="Grille couleur1"/>
    <w:basedOn w:val="TableauNormal"/>
    <w:uiPriority w:val="73"/>
    <w:semiHidden/>
    <w:locked/>
    <w:rsid w:val="00B602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locked/>
    <w:rsid w:val="00B602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9D8" w:themeFill="accent1" w:themeFillTint="33"/>
    </w:tcPr>
    <w:tblStylePr w:type="firstRow">
      <w:rPr>
        <w:b/>
        <w:bCs/>
      </w:rPr>
      <w:tblPr/>
      <w:tcPr>
        <w:shd w:val="clear" w:color="auto" w:fill="F5B4B1" w:themeFill="accent1" w:themeFillTint="66"/>
      </w:tcPr>
    </w:tblStylePr>
    <w:tblStylePr w:type="lastRow">
      <w:rPr>
        <w:b/>
        <w:bCs/>
        <w:color w:val="000000" w:themeColor="text1"/>
      </w:rPr>
      <w:tblPr/>
      <w:tcPr>
        <w:shd w:val="clear" w:color="auto" w:fill="F5B4B1" w:themeFill="accent1" w:themeFillTint="66"/>
      </w:tcPr>
    </w:tblStylePr>
    <w:tblStylePr w:type="firstCol">
      <w:rPr>
        <w:color w:val="FFFFFF" w:themeColor="background1"/>
      </w:rPr>
      <w:tblPr/>
      <w:tcPr>
        <w:shd w:val="clear" w:color="auto" w:fill="C02018" w:themeFill="accent1" w:themeFillShade="BF"/>
      </w:tcPr>
    </w:tblStylePr>
    <w:tblStylePr w:type="lastCol">
      <w:rPr>
        <w:color w:val="FFFFFF" w:themeColor="background1"/>
      </w:rPr>
      <w:tblPr/>
      <w:tcPr>
        <w:shd w:val="clear" w:color="auto" w:fill="C02018" w:themeFill="accent1" w:themeFillShade="BF"/>
      </w:tcPr>
    </w:tblStylePr>
    <w:tblStylePr w:type="band1Vert">
      <w:tblPr/>
      <w:tcPr>
        <w:shd w:val="clear" w:color="auto" w:fill="F2A19D" w:themeFill="accent1" w:themeFillTint="7F"/>
      </w:tcPr>
    </w:tblStylePr>
    <w:tblStylePr w:type="band1Horz">
      <w:tblPr/>
      <w:tcPr>
        <w:shd w:val="clear" w:color="auto" w:fill="F2A19D" w:themeFill="accent1" w:themeFillTint="7F"/>
      </w:tcPr>
    </w:tblStylePr>
  </w:style>
  <w:style w:type="table" w:styleId="Grillecouleur-Accent2">
    <w:name w:val="Colorful Grid Accent 2"/>
    <w:basedOn w:val="TableauNormal"/>
    <w:uiPriority w:val="73"/>
    <w:semiHidden/>
    <w:locked/>
    <w:rsid w:val="00B602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DDEA" w:themeFill="accent2" w:themeFillTint="33"/>
    </w:tcPr>
    <w:tblStylePr w:type="firstRow">
      <w:rPr>
        <w:b/>
        <w:bCs/>
      </w:rPr>
      <w:tblPr/>
      <w:tcPr>
        <w:shd w:val="clear" w:color="auto" w:fill="DBBBD6" w:themeFill="accent2" w:themeFillTint="66"/>
      </w:tcPr>
    </w:tblStylePr>
    <w:tblStylePr w:type="lastRow">
      <w:rPr>
        <w:b/>
        <w:bCs/>
        <w:color w:val="000000" w:themeColor="text1"/>
      </w:rPr>
      <w:tblPr/>
      <w:tcPr>
        <w:shd w:val="clear" w:color="auto" w:fill="DBBBD6" w:themeFill="accent2" w:themeFillTint="66"/>
      </w:tcPr>
    </w:tblStylePr>
    <w:tblStylePr w:type="firstCol">
      <w:rPr>
        <w:color w:val="FFFFFF" w:themeColor="background1"/>
      </w:rPr>
      <w:tblPr/>
      <w:tcPr>
        <w:shd w:val="clear" w:color="auto" w:fill="7C4272" w:themeFill="accent2" w:themeFillShade="BF"/>
      </w:tcPr>
    </w:tblStylePr>
    <w:tblStylePr w:type="lastCol">
      <w:rPr>
        <w:color w:val="FFFFFF" w:themeColor="background1"/>
      </w:rPr>
      <w:tblPr/>
      <w:tcPr>
        <w:shd w:val="clear" w:color="auto" w:fill="7C4272" w:themeFill="accent2" w:themeFillShade="BF"/>
      </w:tcPr>
    </w:tblStylePr>
    <w:tblStylePr w:type="band1Vert">
      <w:tblPr/>
      <w:tcPr>
        <w:shd w:val="clear" w:color="auto" w:fill="D2ABCC" w:themeFill="accent2" w:themeFillTint="7F"/>
      </w:tcPr>
    </w:tblStylePr>
    <w:tblStylePr w:type="band1Horz">
      <w:tblPr/>
      <w:tcPr>
        <w:shd w:val="clear" w:color="auto" w:fill="D2ABCC" w:themeFill="accent2" w:themeFillTint="7F"/>
      </w:tcPr>
    </w:tblStylePr>
  </w:style>
  <w:style w:type="table" w:styleId="Grillecouleur-Accent3">
    <w:name w:val="Colorful Grid Accent 3"/>
    <w:basedOn w:val="TableauNormal"/>
    <w:uiPriority w:val="73"/>
    <w:semiHidden/>
    <w:locked/>
    <w:rsid w:val="00B602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AF5" w:themeFill="accent3" w:themeFillTint="33"/>
    </w:tcPr>
    <w:tblStylePr w:type="firstRow">
      <w:rPr>
        <w:b/>
        <w:bCs/>
      </w:rPr>
      <w:tblPr/>
      <w:tcPr>
        <w:shd w:val="clear" w:color="auto" w:fill="B7D5EB" w:themeFill="accent3" w:themeFillTint="66"/>
      </w:tcPr>
    </w:tblStylePr>
    <w:tblStylePr w:type="lastRow">
      <w:rPr>
        <w:b/>
        <w:bCs/>
        <w:color w:val="000000" w:themeColor="text1"/>
      </w:rPr>
      <w:tblPr/>
      <w:tcPr>
        <w:shd w:val="clear" w:color="auto" w:fill="B7D5EB" w:themeFill="accent3" w:themeFillTint="66"/>
      </w:tcPr>
    </w:tblStylePr>
    <w:tblStylePr w:type="firstCol">
      <w:rPr>
        <w:color w:val="FFFFFF" w:themeColor="background1"/>
      </w:rPr>
      <w:tblPr/>
      <w:tcPr>
        <w:shd w:val="clear" w:color="auto" w:fill="2D72A4" w:themeFill="accent3" w:themeFillShade="BF"/>
      </w:tcPr>
    </w:tblStylePr>
    <w:tblStylePr w:type="lastCol">
      <w:rPr>
        <w:color w:val="FFFFFF" w:themeColor="background1"/>
      </w:rPr>
      <w:tblPr/>
      <w:tcPr>
        <w:shd w:val="clear" w:color="auto" w:fill="2D72A4" w:themeFill="accent3" w:themeFillShade="BF"/>
      </w:tcPr>
    </w:tblStylePr>
    <w:tblStylePr w:type="band1Vert">
      <w:tblPr/>
      <w:tcPr>
        <w:shd w:val="clear" w:color="auto" w:fill="A5CBE6" w:themeFill="accent3" w:themeFillTint="7F"/>
      </w:tcPr>
    </w:tblStylePr>
    <w:tblStylePr w:type="band1Horz">
      <w:tblPr/>
      <w:tcPr>
        <w:shd w:val="clear" w:color="auto" w:fill="A5CBE6" w:themeFill="accent3" w:themeFillTint="7F"/>
      </w:tcPr>
    </w:tblStylePr>
  </w:style>
  <w:style w:type="table" w:styleId="Grillecouleur-Accent4">
    <w:name w:val="Colorful Grid Accent 4"/>
    <w:basedOn w:val="TableauNormal"/>
    <w:uiPriority w:val="73"/>
    <w:semiHidden/>
    <w:locked/>
    <w:rsid w:val="00B602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EEBED" w:themeFill="accent4" w:themeFillTint="33"/>
    </w:tcPr>
    <w:tblStylePr w:type="firstRow">
      <w:rPr>
        <w:b/>
        <w:bCs/>
      </w:rPr>
      <w:tblPr/>
      <w:tcPr>
        <w:shd w:val="clear" w:color="auto" w:fill="9DD8DC" w:themeFill="accent4" w:themeFillTint="66"/>
      </w:tcPr>
    </w:tblStylePr>
    <w:tblStylePr w:type="lastRow">
      <w:rPr>
        <w:b/>
        <w:bCs/>
        <w:color w:val="000000" w:themeColor="text1"/>
      </w:rPr>
      <w:tblPr/>
      <w:tcPr>
        <w:shd w:val="clear" w:color="auto" w:fill="9DD8DC" w:themeFill="accent4" w:themeFillTint="66"/>
      </w:tcPr>
    </w:tblStylePr>
    <w:tblStylePr w:type="firstCol">
      <w:rPr>
        <w:color w:val="FFFFFF" w:themeColor="background1"/>
      </w:rPr>
      <w:tblPr/>
      <w:tcPr>
        <w:shd w:val="clear" w:color="auto" w:fill="235E63" w:themeFill="accent4" w:themeFillShade="BF"/>
      </w:tcPr>
    </w:tblStylePr>
    <w:tblStylePr w:type="lastCol">
      <w:rPr>
        <w:color w:val="FFFFFF" w:themeColor="background1"/>
      </w:rPr>
      <w:tblPr/>
      <w:tcPr>
        <w:shd w:val="clear" w:color="auto" w:fill="235E63" w:themeFill="accent4" w:themeFillShade="BF"/>
      </w:tcPr>
    </w:tblStylePr>
    <w:tblStylePr w:type="band1Vert">
      <w:tblPr/>
      <w:tcPr>
        <w:shd w:val="clear" w:color="auto" w:fill="85CED4" w:themeFill="accent4" w:themeFillTint="7F"/>
      </w:tcPr>
    </w:tblStylePr>
    <w:tblStylePr w:type="band1Horz">
      <w:tblPr/>
      <w:tcPr>
        <w:shd w:val="clear" w:color="auto" w:fill="85CED4" w:themeFill="accent4" w:themeFillTint="7F"/>
      </w:tcPr>
    </w:tblStylePr>
  </w:style>
  <w:style w:type="table" w:styleId="Grillecouleur-Accent5">
    <w:name w:val="Colorful Grid Accent 5"/>
    <w:basedOn w:val="TableauNormal"/>
    <w:uiPriority w:val="73"/>
    <w:semiHidden/>
    <w:locked/>
    <w:rsid w:val="00B602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1D2" w:themeFill="accent5" w:themeFillTint="33"/>
    </w:tcPr>
    <w:tblStylePr w:type="firstRow">
      <w:rPr>
        <w:b/>
        <w:bCs/>
      </w:rPr>
      <w:tblPr/>
      <w:tcPr>
        <w:shd w:val="clear" w:color="auto" w:fill="FDE4A6" w:themeFill="accent5" w:themeFillTint="66"/>
      </w:tcPr>
    </w:tblStylePr>
    <w:tblStylePr w:type="lastRow">
      <w:rPr>
        <w:b/>
        <w:bCs/>
        <w:color w:val="000000" w:themeColor="text1"/>
      </w:rPr>
      <w:tblPr/>
      <w:tcPr>
        <w:shd w:val="clear" w:color="auto" w:fill="FDE4A6" w:themeFill="accent5" w:themeFillTint="66"/>
      </w:tcPr>
    </w:tblStylePr>
    <w:tblStylePr w:type="firstCol">
      <w:rPr>
        <w:color w:val="FFFFFF" w:themeColor="background1"/>
      </w:rPr>
      <w:tblPr/>
      <w:tcPr>
        <w:shd w:val="clear" w:color="auto" w:fill="CE9504" w:themeFill="accent5" w:themeFillShade="BF"/>
      </w:tcPr>
    </w:tblStylePr>
    <w:tblStylePr w:type="lastCol">
      <w:rPr>
        <w:color w:val="FFFFFF" w:themeColor="background1"/>
      </w:rPr>
      <w:tblPr/>
      <w:tcPr>
        <w:shd w:val="clear" w:color="auto" w:fill="CE9504" w:themeFill="accent5" w:themeFillShade="BF"/>
      </w:tcPr>
    </w:tblStylePr>
    <w:tblStylePr w:type="band1Vert">
      <w:tblPr/>
      <w:tcPr>
        <w:shd w:val="clear" w:color="auto" w:fill="FCDD90" w:themeFill="accent5" w:themeFillTint="7F"/>
      </w:tcPr>
    </w:tblStylePr>
    <w:tblStylePr w:type="band1Horz">
      <w:tblPr/>
      <w:tcPr>
        <w:shd w:val="clear" w:color="auto" w:fill="FCDD90" w:themeFill="accent5" w:themeFillTint="7F"/>
      </w:tcPr>
    </w:tblStylePr>
  </w:style>
  <w:style w:type="table" w:styleId="Grillecouleur-Accent6">
    <w:name w:val="Colorful Grid Accent 6"/>
    <w:basedOn w:val="TableauNormal"/>
    <w:uiPriority w:val="73"/>
    <w:semiHidden/>
    <w:locked/>
    <w:rsid w:val="00B602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D9E8" w:themeFill="accent6" w:themeFillTint="33"/>
    </w:tcPr>
    <w:tblStylePr w:type="firstRow">
      <w:rPr>
        <w:b/>
        <w:bCs/>
      </w:rPr>
      <w:tblPr/>
      <w:tcPr>
        <w:shd w:val="clear" w:color="auto" w:fill="EFB3D1" w:themeFill="accent6" w:themeFillTint="66"/>
      </w:tcPr>
    </w:tblStylePr>
    <w:tblStylePr w:type="lastRow">
      <w:rPr>
        <w:b/>
        <w:bCs/>
        <w:color w:val="000000" w:themeColor="text1"/>
      </w:rPr>
      <w:tblPr/>
      <w:tcPr>
        <w:shd w:val="clear" w:color="auto" w:fill="EFB3D1" w:themeFill="accent6" w:themeFillTint="66"/>
      </w:tcPr>
    </w:tblStylePr>
    <w:tblStylePr w:type="firstCol">
      <w:rPr>
        <w:color w:val="FFFFFF" w:themeColor="background1"/>
      </w:rPr>
      <w:tblPr/>
      <w:tcPr>
        <w:shd w:val="clear" w:color="auto" w:fill="AD2469" w:themeFill="accent6" w:themeFillShade="BF"/>
      </w:tcPr>
    </w:tblStylePr>
    <w:tblStylePr w:type="lastCol">
      <w:rPr>
        <w:color w:val="FFFFFF" w:themeColor="background1"/>
      </w:rPr>
      <w:tblPr/>
      <w:tcPr>
        <w:shd w:val="clear" w:color="auto" w:fill="AD2469" w:themeFill="accent6" w:themeFillShade="BF"/>
      </w:tcPr>
    </w:tblStylePr>
    <w:tblStylePr w:type="band1Vert">
      <w:tblPr/>
      <w:tcPr>
        <w:shd w:val="clear" w:color="auto" w:fill="EBA0C6" w:themeFill="accent6" w:themeFillTint="7F"/>
      </w:tcPr>
    </w:tblStylePr>
    <w:tblStylePr w:type="band1Horz">
      <w:tblPr/>
      <w:tcPr>
        <w:shd w:val="clear" w:color="auto" w:fill="EBA0C6" w:themeFill="accent6" w:themeFillTint="7F"/>
      </w:tcPr>
    </w:tblStylePr>
  </w:style>
  <w:style w:type="table" w:customStyle="1" w:styleId="Listecouleur1">
    <w:name w:val="Liste couleur1"/>
    <w:basedOn w:val="TableauNormal"/>
    <w:uiPriority w:val="72"/>
    <w:semiHidden/>
    <w:locked/>
    <w:rsid w:val="00B6027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locked/>
    <w:rsid w:val="00B6027D"/>
    <w:pPr>
      <w:spacing w:after="0" w:line="240" w:lineRule="auto"/>
    </w:pPr>
    <w:rPr>
      <w:color w:val="000000" w:themeColor="text1"/>
    </w:rPr>
    <w:tblPr>
      <w:tblStyleRowBandSize w:val="1"/>
      <w:tblStyleColBandSize w:val="1"/>
    </w:tblPr>
    <w:tcPr>
      <w:shd w:val="clear" w:color="auto" w:fill="FCECEB" w:themeFill="accen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0CE" w:themeFill="accent1" w:themeFillTint="3F"/>
      </w:tcPr>
    </w:tblStylePr>
    <w:tblStylePr w:type="band1Horz">
      <w:tblPr/>
      <w:tcPr>
        <w:shd w:val="clear" w:color="auto" w:fill="FAD9D8" w:themeFill="accent1" w:themeFillTint="33"/>
      </w:tcPr>
    </w:tblStylePr>
  </w:style>
  <w:style w:type="table" w:styleId="Listecouleur-Accent2">
    <w:name w:val="Colorful List Accent 2"/>
    <w:basedOn w:val="TableauNormal"/>
    <w:uiPriority w:val="72"/>
    <w:semiHidden/>
    <w:locked/>
    <w:rsid w:val="00B6027D"/>
    <w:pPr>
      <w:spacing w:after="0" w:line="240" w:lineRule="auto"/>
    </w:pPr>
    <w:rPr>
      <w:color w:val="000000" w:themeColor="text1"/>
    </w:rPr>
    <w:tblPr>
      <w:tblStyleRowBandSize w:val="1"/>
      <w:tblStyleColBandSize w:val="1"/>
    </w:tblPr>
    <w:tcPr>
      <w:shd w:val="clear" w:color="auto" w:fill="F6EEF5" w:themeFill="accent2"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D5E6" w:themeFill="accent2" w:themeFillTint="3F"/>
      </w:tcPr>
    </w:tblStylePr>
    <w:tblStylePr w:type="band1Horz">
      <w:tblPr/>
      <w:tcPr>
        <w:shd w:val="clear" w:color="auto" w:fill="EDDDEA" w:themeFill="accent2" w:themeFillTint="33"/>
      </w:tcPr>
    </w:tblStylePr>
  </w:style>
  <w:style w:type="table" w:styleId="Listecouleur-Accent3">
    <w:name w:val="Colorful List Accent 3"/>
    <w:basedOn w:val="TableauNormal"/>
    <w:uiPriority w:val="72"/>
    <w:semiHidden/>
    <w:locked/>
    <w:rsid w:val="00B6027D"/>
    <w:pPr>
      <w:spacing w:after="0" w:line="240" w:lineRule="auto"/>
    </w:pPr>
    <w:rPr>
      <w:color w:val="000000" w:themeColor="text1"/>
    </w:rPr>
    <w:tblPr>
      <w:tblStyleRowBandSize w:val="1"/>
      <w:tblStyleColBandSize w:val="1"/>
    </w:tblPr>
    <w:tcPr>
      <w:shd w:val="clear" w:color="auto" w:fill="EDF4FA" w:themeFill="accent3" w:themeFillTint="19"/>
    </w:tcPr>
    <w:tblStylePr w:type="firstRow">
      <w:rPr>
        <w:b/>
        <w:bCs/>
        <w:color w:val="FFFFFF" w:themeColor="background1"/>
      </w:rPr>
      <w:tblPr/>
      <w:tcPr>
        <w:tcBorders>
          <w:bottom w:val="single" w:sz="12" w:space="0" w:color="FFFFFF" w:themeColor="background1"/>
        </w:tcBorders>
        <w:shd w:val="clear" w:color="auto" w:fill="25656A" w:themeFill="accent4" w:themeFillShade="CC"/>
      </w:tcPr>
    </w:tblStylePr>
    <w:tblStylePr w:type="lastRow">
      <w:rPr>
        <w:b/>
        <w:bCs/>
        <w:color w:val="25656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5F2" w:themeFill="accent3" w:themeFillTint="3F"/>
      </w:tcPr>
    </w:tblStylePr>
    <w:tblStylePr w:type="band1Horz">
      <w:tblPr/>
      <w:tcPr>
        <w:shd w:val="clear" w:color="auto" w:fill="DBEAF5" w:themeFill="accent3" w:themeFillTint="33"/>
      </w:tcPr>
    </w:tblStylePr>
  </w:style>
  <w:style w:type="table" w:styleId="Listecouleur-Accent4">
    <w:name w:val="Colorful List Accent 4"/>
    <w:basedOn w:val="TableauNormal"/>
    <w:uiPriority w:val="72"/>
    <w:semiHidden/>
    <w:locked/>
    <w:rsid w:val="00B6027D"/>
    <w:pPr>
      <w:spacing w:after="0" w:line="240" w:lineRule="auto"/>
    </w:pPr>
    <w:rPr>
      <w:color w:val="000000" w:themeColor="text1"/>
    </w:rPr>
    <w:tblPr>
      <w:tblStyleRowBandSize w:val="1"/>
      <w:tblStyleColBandSize w:val="1"/>
    </w:tblPr>
    <w:tcPr>
      <w:shd w:val="clear" w:color="auto" w:fill="E6F5F6" w:themeFill="accent4" w:themeFillTint="19"/>
    </w:tcPr>
    <w:tblStylePr w:type="firstRow">
      <w:rPr>
        <w:b/>
        <w:bCs/>
        <w:color w:val="FFFFFF" w:themeColor="background1"/>
      </w:rPr>
      <w:tblPr/>
      <w:tcPr>
        <w:tcBorders>
          <w:bottom w:val="single" w:sz="12" w:space="0" w:color="FFFFFF" w:themeColor="background1"/>
        </w:tcBorders>
        <w:shd w:val="clear" w:color="auto" w:fill="307AAF" w:themeFill="accent3" w:themeFillShade="CC"/>
      </w:tcPr>
    </w:tblStylePr>
    <w:tblStylePr w:type="lastRow">
      <w:rPr>
        <w:b/>
        <w:bCs/>
        <w:color w:val="307AA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E7E9" w:themeFill="accent4" w:themeFillTint="3F"/>
      </w:tcPr>
    </w:tblStylePr>
    <w:tblStylePr w:type="band1Horz">
      <w:tblPr/>
      <w:tcPr>
        <w:shd w:val="clear" w:color="auto" w:fill="CEEBED" w:themeFill="accent4" w:themeFillTint="33"/>
      </w:tcPr>
    </w:tblStylePr>
  </w:style>
  <w:style w:type="table" w:styleId="Listecouleur-Accent5">
    <w:name w:val="Colorful List Accent 5"/>
    <w:basedOn w:val="TableauNormal"/>
    <w:uiPriority w:val="72"/>
    <w:semiHidden/>
    <w:locked/>
    <w:rsid w:val="00B6027D"/>
    <w:pPr>
      <w:spacing w:after="0" w:line="240" w:lineRule="auto"/>
    </w:pPr>
    <w:rPr>
      <w:color w:val="000000" w:themeColor="text1"/>
    </w:rPr>
    <w:tblPr>
      <w:tblStyleRowBandSize w:val="1"/>
      <w:tblStyleColBandSize w:val="1"/>
    </w:tblPr>
    <w:tcPr>
      <w:shd w:val="clear" w:color="auto" w:fill="FEF8E9" w:themeFill="accent5" w:themeFillTint="19"/>
    </w:tcPr>
    <w:tblStylePr w:type="firstRow">
      <w:rPr>
        <w:b/>
        <w:bCs/>
        <w:color w:val="FFFFFF" w:themeColor="background1"/>
      </w:rPr>
      <w:tblPr/>
      <w:tcPr>
        <w:tcBorders>
          <w:bottom w:val="single" w:sz="12" w:space="0" w:color="FFFFFF" w:themeColor="background1"/>
        </w:tcBorders>
        <w:shd w:val="clear" w:color="auto" w:fill="B82770" w:themeFill="accent6" w:themeFillShade="CC"/>
      </w:tcPr>
    </w:tblStylePr>
    <w:tblStylePr w:type="lastRow">
      <w:rPr>
        <w:b/>
        <w:bCs/>
        <w:color w:val="B8277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EC7" w:themeFill="accent5" w:themeFillTint="3F"/>
      </w:tcPr>
    </w:tblStylePr>
    <w:tblStylePr w:type="band1Horz">
      <w:tblPr/>
      <w:tcPr>
        <w:shd w:val="clear" w:color="auto" w:fill="FEF1D2" w:themeFill="accent5" w:themeFillTint="33"/>
      </w:tcPr>
    </w:tblStylePr>
  </w:style>
  <w:style w:type="table" w:styleId="Listecouleur-Accent6">
    <w:name w:val="Colorful List Accent 6"/>
    <w:basedOn w:val="TableauNormal"/>
    <w:uiPriority w:val="72"/>
    <w:semiHidden/>
    <w:locked/>
    <w:rsid w:val="00B6027D"/>
    <w:pPr>
      <w:spacing w:after="0" w:line="240" w:lineRule="auto"/>
    </w:pPr>
    <w:rPr>
      <w:color w:val="000000" w:themeColor="text1"/>
    </w:rPr>
    <w:tblPr>
      <w:tblStyleRowBandSize w:val="1"/>
      <w:tblStyleColBandSize w:val="1"/>
    </w:tblPr>
    <w:tcPr>
      <w:shd w:val="clear" w:color="auto" w:fill="FBECF3" w:themeFill="accent6" w:themeFillTint="19"/>
    </w:tcPr>
    <w:tblStylePr w:type="firstRow">
      <w:rPr>
        <w:b/>
        <w:bCs/>
        <w:color w:val="FFFFFF" w:themeColor="background1"/>
      </w:rPr>
      <w:tblPr/>
      <w:tcPr>
        <w:tcBorders>
          <w:bottom w:val="single" w:sz="12" w:space="0" w:color="FFFFFF" w:themeColor="background1"/>
        </w:tcBorders>
        <w:shd w:val="clear" w:color="auto" w:fill="DD9F05" w:themeFill="accent5" w:themeFillShade="CC"/>
      </w:tcPr>
    </w:tblStylePr>
    <w:tblStylePr w:type="lastRow">
      <w:rPr>
        <w:b/>
        <w:bCs/>
        <w:color w:val="DD9F0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CFE2" w:themeFill="accent6" w:themeFillTint="3F"/>
      </w:tcPr>
    </w:tblStylePr>
    <w:tblStylePr w:type="band1Horz">
      <w:tblPr/>
      <w:tcPr>
        <w:shd w:val="clear" w:color="auto" w:fill="F7D9E8" w:themeFill="accent6" w:themeFillTint="33"/>
      </w:tcPr>
    </w:tblStylePr>
  </w:style>
  <w:style w:type="table" w:customStyle="1" w:styleId="Tramecouleur1">
    <w:name w:val="Trame couleur1"/>
    <w:basedOn w:val="TableauNormal"/>
    <w:uiPriority w:val="71"/>
    <w:semiHidden/>
    <w:locked/>
    <w:rsid w:val="00B6027D"/>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locked/>
    <w:rsid w:val="00B6027D"/>
    <w:pPr>
      <w:spacing w:after="0" w:line="240" w:lineRule="auto"/>
    </w:pPr>
    <w:rPr>
      <w:color w:val="000000" w:themeColor="text1"/>
    </w:rPr>
    <w:tblPr>
      <w:tblStyleRowBandSize w:val="1"/>
      <w:tblStyleColBandSize w:val="1"/>
      <w:tblBorders>
        <w:top w:val="single" w:sz="24" w:space="0" w:color="A6589A" w:themeColor="accent2"/>
        <w:left w:val="single" w:sz="4" w:space="0" w:color="E6443C" w:themeColor="accent1"/>
        <w:bottom w:val="single" w:sz="4" w:space="0" w:color="E6443C" w:themeColor="accent1"/>
        <w:right w:val="single" w:sz="4" w:space="0" w:color="E6443C" w:themeColor="accent1"/>
        <w:insideH w:val="single" w:sz="4" w:space="0" w:color="FFFFFF" w:themeColor="background1"/>
        <w:insideV w:val="single" w:sz="4" w:space="0" w:color="FFFFFF" w:themeColor="background1"/>
      </w:tblBorders>
    </w:tblPr>
    <w:tcPr>
      <w:shd w:val="clear" w:color="auto" w:fill="FCECEB" w:themeFill="accen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A1A13" w:themeFill="accent1" w:themeFillShade="99"/>
      </w:tcPr>
    </w:tblStylePr>
    <w:tblStylePr w:type="firstCol">
      <w:rPr>
        <w:color w:val="FFFFFF" w:themeColor="background1"/>
      </w:rPr>
      <w:tblPr/>
      <w:tcPr>
        <w:tcBorders>
          <w:top w:val="nil"/>
          <w:left w:val="nil"/>
          <w:bottom w:val="nil"/>
          <w:right w:val="nil"/>
          <w:insideH w:val="single" w:sz="4" w:space="0" w:color="9A1A13" w:themeColor="accent1" w:themeShade="99"/>
          <w:insideV w:val="nil"/>
        </w:tcBorders>
        <w:shd w:val="clear" w:color="auto" w:fill="9A1A1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A1A13" w:themeFill="accent1" w:themeFillShade="99"/>
      </w:tcPr>
    </w:tblStylePr>
    <w:tblStylePr w:type="band1Vert">
      <w:tblPr/>
      <w:tcPr>
        <w:shd w:val="clear" w:color="auto" w:fill="F5B4B1" w:themeFill="accent1" w:themeFillTint="66"/>
      </w:tcPr>
    </w:tblStylePr>
    <w:tblStylePr w:type="band1Horz">
      <w:tblPr/>
      <w:tcPr>
        <w:shd w:val="clear" w:color="auto" w:fill="F2A19D"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locked/>
    <w:rsid w:val="00B6027D"/>
    <w:pPr>
      <w:spacing w:after="0" w:line="240" w:lineRule="auto"/>
    </w:pPr>
    <w:rPr>
      <w:color w:val="000000" w:themeColor="text1"/>
    </w:rPr>
    <w:tblPr>
      <w:tblStyleRowBandSize w:val="1"/>
      <w:tblStyleColBandSize w:val="1"/>
      <w:tblBorders>
        <w:top w:val="single" w:sz="24" w:space="0" w:color="A6589A" w:themeColor="accent2"/>
        <w:left w:val="single" w:sz="4" w:space="0" w:color="A6589A" w:themeColor="accent2"/>
        <w:bottom w:val="single" w:sz="4" w:space="0" w:color="A6589A" w:themeColor="accent2"/>
        <w:right w:val="single" w:sz="4" w:space="0" w:color="A6589A" w:themeColor="accent2"/>
        <w:insideH w:val="single" w:sz="4" w:space="0" w:color="FFFFFF" w:themeColor="background1"/>
        <w:insideV w:val="single" w:sz="4" w:space="0" w:color="FFFFFF" w:themeColor="background1"/>
      </w:tblBorders>
    </w:tblPr>
    <w:tcPr>
      <w:shd w:val="clear" w:color="auto" w:fill="F6EEF5" w:themeFill="accent2"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345C" w:themeFill="accent2" w:themeFillShade="99"/>
      </w:tcPr>
    </w:tblStylePr>
    <w:tblStylePr w:type="firstCol">
      <w:rPr>
        <w:color w:val="FFFFFF" w:themeColor="background1"/>
      </w:rPr>
      <w:tblPr/>
      <w:tcPr>
        <w:tcBorders>
          <w:top w:val="nil"/>
          <w:left w:val="nil"/>
          <w:bottom w:val="nil"/>
          <w:right w:val="nil"/>
          <w:insideH w:val="single" w:sz="4" w:space="0" w:color="63345C" w:themeColor="accent2" w:themeShade="99"/>
          <w:insideV w:val="nil"/>
        </w:tcBorders>
        <w:shd w:val="clear" w:color="auto" w:fill="63345C"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3345C" w:themeFill="accent2" w:themeFillShade="99"/>
      </w:tcPr>
    </w:tblStylePr>
    <w:tblStylePr w:type="band1Vert">
      <w:tblPr/>
      <w:tcPr>
        <w:shd w:val="clear" w:color="auto" w:fill="DBBBD6" w:themeFill="accent2" w:themeFillTint="66"/>
      </w:tcPr>
    </w:tblStylePr>
    <w:tblStylePr w:type="band1Horz">
      <w:tblPr/>
      <w:tcPr>
        <w:shd w:val="clear" w:color="auto" w:fill="D2ABCC"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locked/>
    <w:rsid w:val="00B6027D"/>
    <w:pPr>
      <w:spacing w:after="0" w:line="240" w:lineRule="auto"/>
    </w:pPr>
    <w:rPr>
      <w:color w:val="000000" w:themeColor="text1"/>
    </w:rPr>
    <w:tblPr>
      <w:tblStyleRowBandSize w:val="1"/>
      <w:tblStyleColBandSize w:val="1"/>
      <w:tblBorders>
        <w:top w:val="single" w:sz="24" w:space="0" w:color="2F7F85" w:themeColor="accent4"/>
        <w:left w:val="single" w:sz="4" w:space="0" w:color="4B97CD" w:themeColor="accent3"/>
        <w:bottom w:val="single" w:sz="4" w:space="0" w:color="4B97CD" w:themeColor="accent3"/>
        <w:right w:val="single" w:sz="4" w:space="0" w:color="4B97CD" w:themeColor="accent3"/>
        <w:insideH w:val="single" w:sz="4" w:space="0" w:color="FFFFFF" w:themeColor="background1"/>
        <w:insideV w:val="single" w:sz="4" w:space="0" w:color="FFFFFF" w:themeColor="background1"/>
      </w:tblBorders>
    </w:tblPr>
    <w:tcPr>
      <w:shd w:val="clear" w:color="auto" w:fill="EDF4FA" w:themeFill="accent3" w:themeFillTint="19"/>
    </w:tcPr>
    <w:tblStylePr w:type="firstRow">
      <w:rPr>
        <w:b/>
        <w:bCs/>
      </w:rPr>
      <w:tblPr/>
      <w:tcPr>
        <w:tcBorders>
          <w:top w:val="nil"/>
          <w:left w:val="nil"/>
          <w:bottom w:val="single" w:sz="24" w:space="0" w:color="2F7F8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5B83" w:themeFill="accent3" w:themeFillShade="99"/>
      </w:tcPr>
    </w:tblStylePr>
    <w:tblStylePr w:type="firstCol">
      <w:rPr>
        <w:color w:val="FFFFFF" w:themeColor="background1"/>
      </w:rPr>
      <w:tblPr/>
      <w:tcPr>
        <w:tcBorders>
          <w:top w:val="nil"/>
          <w:left w:val="nil"/>
          <w:bottom w:val="nil"/>
          <w:right w:val="nil"/>
          <w:insideH w:val="single" w:sz="4" w:space="0" w:color="245B83" w:themeColor="accent3" w:themeShade="99"/>
          <w:insideV w:val="nil"/>
        </w:tcBorders>
        <w:shd w:val="clear" w:color="auto" w:fill="245B8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45B83" w:themeFill="accent3" w:themeFillShade="99"/>
      </w:tcPr>
    </w:tblStylePr>
    <w:tblStylePr w:type="band1Vert">
      <w:tblPr/>
      <w:tcPr>
        <w:shd w:val="clear" w:color="auto" w:fill="B7D5EB" w:themeFill="accent3" w:themeFillTint="66"/>
      </w:tcPr>
    </w:tblStylePr>
    <w:tblStylePr w:type="band1Horz">
      <w:tblPr/>
      <w:tcPr>
        <w:shd w:val="clear" w:color="auto" w:fill="A5CBE6" w:themeFill="accent3" w:themeFillTint="7F"/>
      </w:tcPr>
    </w:tblStylePr>
  </w:style>
  <w:style w:type="table" w:styleId="Tramecouleur-Accent5">
    <w:name w:val="Colorful Shading Accent 5"/>
    <w:basedOn w:val="TableauNormal"/>
    <w:uiPriority w:val="71"/>
    <w:semiHidden/>
    <w:locked/>
    <w:rsid w:val="00B6027D"/>
    <w:pPr>
      <w:spacing w:after="0" w:line="240" w:lineRule="auto"/>
    </w:pPr>
    <w:rPr>
      <w:color w:val="000000" w:themeColor="text1"/>
    </w:rPr>
    <w:tblPr>
      <w:tblStyleRowBandSize w:val="1"/>
      <w:tblStyleColBandSize w:val="1"/>
      <w:tblBorders>
        <w:top w:val="single" w:sz="24" w:space="0" w:color="D7418D" w:themeColor="accent6"/>
        <w:left w:val="single" w:sz="4" w:space="0" w:color="FABC21" w:themeColor="accent5"/>
        <w:bottom w:val="single" w:sz="4" w:space="0" w:color="FABC21" w:themeColor="accent5"/>
        <w:right w:val="single" w:sz="4" w:space="0" w:color="FABC21" w:themeColor="accent5"/>
        <w:insideH w:val="single" w:sz="4" w:space="0" w:color="FFFFFF" w:themeColor="background1"/>
        <w:insideV w:val="single" w:sz="4" w:space="0" w:color="FFFFFF" w:themeColor="background1"/>
      </w:tblBorders>
    </w:tblPr>
    <w:tcPr>
      <w:shd w:val="clear" w:color="auto" w:fill="FEF8E9" w:themeFill="accent5" w:themeFillTint="19"/>
    </w:tcPr>
    <w:tblStylePr w:type="firstRow">
      <w:rPr>
        <w:b/>
        <w:bCs/>
      </w:rPr>
      <w:tblPr/>
      <w:tcPr>
        <w:tcBorders>
          <w:top w:val="nil"/>
          <w:left w:val="nil"/>
          <w:bottom w:val="single" w:sz="24" w:space="0" w:color="D7418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57703" w:themeFill="accent5" w:themeFillShade="99"/>
      </w:tcPr>
    </w:tblStylePr>
    <w:tblStylePr w:type="firstCol">
      <w:rPr>
        <w:color w:val="FFFFFF" w:themeColor="background1"/>
      </w:rPr>
      <w:tblPr/>
      <w:tcPr>
        <w:tcBorders>
          <w:top w:val="nil"/>
          <w:left w:val="nil"/>
          <w:bottom w:val="nil"/>
          <w:right w:val="nil"/>
          <w:insideH w:val="single" w:sz="4" w:space="0" w:color="A57703" w:themeColor="accent5" w:themeShade="99"/>
          <w:insideV w:val="nil"/>
        </w:tcBorders>
        <w:shd w:val="clear" w:color="auto" w:fill="A5770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57703" w:themeFill="accent5" w:themeFillShade="99"/>
      </w:tcPr>
    </w:tblStylePr>
    <w:tblStylePr w:type="band1Vert">
      <w:tblPr/>
      <w:tcPr>
        <w:shd w:val="clear" w:color="auto" w:fill="FDE4A6" w:themeFill="accent5" w:themeFillTint="66"/>
      </w:tcPr>
    </w:tblStylePr>
    <w:tblStylePr w:type="band1Horz">
      <w:tblPr/>
      <w:tcPr>
        <w:shd w:val="clear" w:color="auto" w:fill="FCDD90"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locked/>
    <w:rsid w:val="00B6027D"/>
    <w:pPr>
      <w:spacing w:after="0" w:line="240" w:lineRule="auto"/>
    </w:pPr>
    <w:rPr>
      <w:color w:val="000000" w:themeColor="text1"/>
    </w:rPr>
    <w:tblPr>
      <w:tblStyleRowBandSize w:val="1"/>
      <w:tblStyleColBandSize w:val="1"/>
      <w:tblBorders>
        <w:top w:val="single" w:sz="24" w:space="0" w:color="FABC21" w:themeColor="accent5"/>
        <w:left w:val="single" w:sz="4" w:space="0" w:color="D7418D" w:themeColor="accent6"/>
        <w:bottom w:val="single" w:sz="4" w:space="0" w:color="D7418D" w:themeColor="accent6"/>
        <w:right w:val="single" w:sz="4" w:space="0" w:color="D7418D" w:themeColor="accent6"/>
        <w:insideH w:val="single" w:sz="4" w:space="0" w:color="FFFFFF" w:themeColor="background1"/>
        <w:insideV w:val="single" w:sz="4" w:space="0" w:color="FFFFFF" w:themeColor="background1"/>
      </w:tblBorders>
    </w:tblPr>
    <w:tcPr>
      <w:shd w:val="clear" w:color="auto" w:fill="FBECF3" w:themeFill="accent6" w:themeFillTint="19"/>
    </w:tcPr>
    <w:tblStylePr w:type="firstRow">
      <w:rPr>
        <w:b/>
        <w:bCs/>
      </w:rPr>
      <w:tblPr/>
      <w:tcPr>
        <w:tcBorders>
          <w:top w:val="nil"/>
          <w:left w:val="nil"/>
          <w:bottom w:val="single" w:sz="24" w:space="0" w:color="FABC2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1D54" w:themeFill="accent6" w:themeFillShade="99"/>
      </w:tcPr>
    </w:tblStylePr>
    <w:tblStylePr w:type="firstCol">
      <w:rPr>
        <w:color w:val="FFFFFF" w:themeColor="background1"/>
      </w:rPr>
      <w:tblPr/>
      <w:tcPr>
        <w:tcBorders>
          <w:top w:val="nil"/>
          <w:left w:val="nil"/>
          <w:bottom w:val="nil"/>
          <w:right w:val="nil"/>
          <w:insideH w:val="single" w:sz="4" w:space="0" w:color="8A1D54" w:themeColor="accent6" w:themeShade="99"/>
          <w:insideV w:val="nil"/>
        </w:tcBorders>
        <w:shd w:val="clear" w:color="auto" w:fill="8A1D54"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A1D54" w:themeFill="accent6" w:themeFillShade="99"/>
      </w:tcPr>
    </w:tblStylePr>
    <w:tblStylePr w:type="band1Vert">
      <w:tblPr/>
      <w:tcPr>
        <w:shd w:val="clear" w:color="auto" w:fill="EFB3D1" w:themeFill="accent6" w:themeFillTint="66"/>
      </w:tcPr>
    </w:tblStylePr>
    <w:tblStylePr w:type="band1Horz">
      <w:tblPr/>
      <w:tcPr>
        <w:shd w:val="clear" w:color="auto" w:fill="EBA0C6" w:themeFill="accent6" w:themeFillTint="7F"/>
      </w:tcPr>
    </w:tblStylePr>
    <w:tblStylePr w:type="neCell">
      <w:rPr>
        <w:color w:val="000000" w:themeColor="text1"/>
      </w:rPr>
    </w:tblStylePr>
    <w:tblStylePr w:type="nwCell">
      <w:rPr>
        <w:color w:val="000000" w:themeColor="text1"/>
      </w:rPr>
    </w:tblStylePr>
  </w:style>
  <w:style w:type="table" w:customStyle="1" w:styleId="Listefonce1">
    <w:name w:val="Liste foncée1"/>
    <w:basedOn w:val="TableauNormal"/>
    <w:uiPriority w:val="70"/>
    <w:semiHidden/>
    <w:locked/>
    <w:rsid w:val="00B6027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locked/>
    <w:rsid w:val="00B6027D"/>
    <w:pPr>
      <w:spacing w:after="0" w:line="240" w:lineRule="auto"/>
    </w:pPr>
    <w:rPr>
      <w:color w:val="FFFFFF" w:themeColor="background1"/>
    </w:rPr>
    <w:tblPr>
      <w:tblStyleRowBandSize w:val="1"/>
      <w:tblStyleColBandSize w:val="1"/>
    </w:tblPr>
    <w:tcPr>
      <w:shd w:val="clear" w:color="auto" w:fill="E64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151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C0201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C02018" w:themeFill="accent1" w:themeFillShade="BF"/>
      </w:tcPr>
    </w:tblStylePr>
    <w:tblStylePr w:type="band1Vert">
      <w:tblPr/>
      <w:tcPr>
        <w:tcBorders>
          <w:top w:val="nil"/>
          <w:left w:val="nil"/>
          <w:bottom w:val="nil"/>
          <w:right w:val="nil"/>
          <w:insideH w:val="nil"/>
          <w:insideV w:val="nil"/>
        </w:tcBorders>
        <w:shd w:val="clear" w:color="auto" w:fill="C02018" w:themeFill="accent1" w:themeFillShade="BF"/>
      </w:tcPr>
    </w:tblStylePr>
    <w:tblStylePr w:type="band1Horz">
      <w:tblPr/>
      <w:tcPr>
        <w:tcBorders>
          <w:top w:val="nil"/>
          <w:left w:val="nil"/>
          <w:bottom w:val="nil"/>
          <w:right w:val="nil"/>
          <w:insideH w:val="nil"/>
          <w:insideV w:val="nil"/>
        </w:tcBorders>
        <w:shd w:val="clear" w:color="auto" w:fill="C02018" w:themeFill="accent1" w:themeFillShade="BF"/>
      </w:tcPr>
    </w:tblStylePr>
  </w:style>
  <w:style w:type="table" w:styleId="Listefonce-Accent2">
    <w:name w:val="Dark List Accent 2"/>
    <w:basedOn w:val="TableauNormal"/>
    <w:uiPriority w:val="70"/>
    <w:semiHidden/>
    <w:locked/>
    <w:rsid w:val="00B6027D"/>
    <w:pPr>
      <w:spacing w:after="0" w:line="240" w:lineRule="auto"/>
    </w:pPr>
    <w:rPr>
      <w:color w:val="FFFFFF" w:themeColor="background1"/>
    </w:rPr>
    <w:tblPr>
      <w:tblStyleRowBandSize w:val="1"/>
      <w:tblStyleColBandSize w:val="1"/>
    </w:tblPr>
    <w:tcPr>
      <w:shd w:val="clear" w:color="auto" w:fill="A6589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2B4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C427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C4272" w:themeFill="accent2" w:themeFillShade="BF"/>
      </w:tcPr>
    </w:tblStylePr>
    <w:tblStylePr w:type="band1Vert">
      <w:tblPr/>
      <w:tcPr>
        <w:tcBorders>
          <w:top w:val="nil"/>
          <w:left w:val="nil"/>
          <w:bottom w:val="nil"/>
          <w:right w:val="nil"/>
          <w:insideH w:val="nil"/>
          <w:insideV w:val="nil"/>
        </w:tcBorders>
        <w:shd w:val="clear" w:color="auto" w:fill="7C4272" w:themeFill="accent2" w:themeFillShade="BF"/>
      </w:tcPr>
    </w:tblStylePr>
    <w:tblStylePr w:type="band1Horz">
      <w:tblPr/>
      <w:tcPr>
        <w:tcBorders>
          <w:top w:val="nil"/>
          <w:left w:val="nil"/>
          <w:bottom w:val="nil"/>
          <w:right w:val="nil"/>
          <w:insideH w:val="nil"/>
          <w:insideV w:val="nil"/>
        </w:tcBorders>
        <w:shd w:val="clear" w:color="auto" w:fill="7C4272" w:themeFill="accent2" w:themeFillShade="BF"/>
      </w:tcPr>
    </w:tblStylePr>
  </w:style>
  <w:style w:type="table" w:styleId="Listefonce-Accent3">
    <w:name w:val="Dark List Accent 3"/>
    <w:basedOn w:val="TableauNormal"/>
    <w:uiPriority w:val="70"/>
    <w:semiHidden/>
    <w:locked/>
    <w:rsid w:val="00B6027D"/>
    <w:pPr>
      <w:spacing w:after="0" w:line="240" w:lineRule="auto"/>
    </w:pPr>
    <w:rPr>
      <w:color w:val="FFFFFF" w:themeColor="background1"/>
    </w:rPr>
    <w:tblPr>
      <w:tblStyleRowBandSize w:val="1"/>
      <w:tblStyleColBandSize w:val="1"/>
    </w:tblPr>
    <w:tcPr>
      <w:shd w:val="clear" w:color="auto" w:fill="4B97CD"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4C6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D72A4"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D72A4" w:themeFill="accent3" w:themeFillShade="BF"/>
      </w:tcPr>
    </w:tblStylePr>
    <w:tblStylePr w:type="band1Vert">
      <w:tblPr/>
      <w:tcPr>
        <w:tcBorders>
          <w:top w:val="nil"/>
          <w:left w:val="nil"/>
          <w:bottom w:val="nil"/>
          <w:right w:val="nil"/>
          <w:insideH w:val="nil"/>
          <w:insideV w:val="nil"/>
        </w:tcBorders>
        <w:shd w:val="clear" w:color="auto" w:fill="2D72A4" w:themeFill="accent3" w:themeFillShade="BF"/>
      </w:tcPr>
    </w:tblStylePr>
    <w:tblStylePr w:type="band1Horz">
      <w:tblPr/>
      <w:tcPr>
        <w:tcBorders>
          <w:top w:val="nil"/>
          <w:left w:val="nil"/>
          <w:bottom w:val="nil"/>
          <w:right w:val="nil"/>
          <w:insideH w:val="nil"/>
          <w:insideV w:val="nil"/>
        </w:tcBorders>
        <w:shd w:val="clear" w:color="auto" w:fill="2D72A4" w:themeFill="accent3" w:themeFillShade="BF"/>
      </w:tcPr>
    </w:tblStylePr>
  </w:style>
  <w:style w:type="table" w:styleId="Listefonce-Accent4">
    <w:name w:val="Dark List Accent 4"/>
    <w:basedOn w:val="TableauNormal"/>
    <w:uiPriority w:val="70"/>
    <w:semiHidden/>
    <w:locked/>
    <w:rsid w:val="00B6027D"/>
    <w:pPr>
      <w:spacing w:after="0" w:line="240" w:lineRule="auto"/>
    </w:pPr>
    <w:rPr>
      <w:color w:val="FFFFFF" w:themeColor="background1"/>
    </w:rPr>
    <w:tblPr>
      <w:tblStyleRowBandSize w:val="1"/>
      <w:tblStyleColBandSize w:val="1"/>
    </w:tblPr>
    <w:tcPr>
      <w:shd w:val="clear" w:color="auto" w:fill="2F7F8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73E4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235E6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235E63" w:themeFill="accent4" w:themeFillShade="BF"/>
      </w:tcPr>
    </w:tblStylePr>
    <w:tblStylePr w:type="band1Vert">
      <w:tblPr/>
      <w:tcPr>
        <w:tcBorders>
          <w:top w:val="nil"/>
          <w:left w:val="nil"/>
          <w:bottom w:val="nil"/>
          <w:right w:val="nil"/>
          <w:insideH w:val="nil"/>
          <w:insideV w:val="nil"/>
        </w:tcBorders>
        <w:shd w:val="clear" w:color="auto" w:fill="235E63" w:themeFill="accent4" w:themeFillShade="BF"/>
      </w:tcPr>
    </w:tblStylePr>
    <w:tblStylePr w:type="band1Horz">
      <w:tblPr/>
      <w:tcPr>
        <w:tcBorders>
          <w:top w:val="nil"/>
          <w:left w:val="nil"/>
          <w:bottom w:val="nil"/>
          <w:right w:val="nil"/>
          <w:insideH w:val="nil"/>
          <w:insideV w:val="nil"/>
        </w:tcBorders>
        <w:shd w:val="clear" w:color="auto" w:fill="235E63" w:themeFill="accent4" w:themeFillShade="BF"/>
      </w:tcPr>
    </w:tblStylePr>
  </w:style>
  <w:style w:type="table" w:styleId="Listefonce-Accent5">
    <w:name w:val="Dark List Accent 5"/>
    <w:basedOn w:val="TableauNormal"/>
    <w:uiPriority w:val="70"/>
    <w:semiHidden/>
    <w:locked/>
    <w:rsid w:val="00B6027D"/>
    <w:pPr>
      <w:spacing w:after="0" w:line="240" w:lineRule="auto"/>
    </w:pPr>
    <w:rPr>
      <w:color w:val="FFFFFF" w:themeColor="background1"/>
    </w:rPr>
    <w:tblPr>
      <w:tblStyleRowBandSize w:val="1"/>
      <w:tblStyleColBandSize w:val="1"/>
    </w:tblPr>
    <w:tcPr>
      <w:shd w:val="clear" w:color="auto" w:fill="FABC2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9630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E9504"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E9504" w:themeFill="accent5" w:themeFillShade="BF"/>
      </w:tcPr>
    </w:tblStylePr>
    <w:tblStylePr w:type="band1Vert">
      <w:tblPr/>
      <w:tcPr>
        <w:tcBorders>
          <w:top w:val="nil"/>
          <w:left w:val="nil"/>
          <w:bottom w:val="nil"/>
          <w:right w:val="nil"/>
          <w:insideH w:val="nil"/>
          <w:insideV w:val="nil"/>
        </w:tcBorders>
        <w:shd w:val="clear" w:color="auto" w:fill="CE9504" w:themeFill="accent5" w:themeFillShade="BF"/>
      </w:tcPr>
    </w:tblStylePr>
    <w:tblStylePr w:type="band1Horz">
      <w:tblPr/>
      <w:tcPr>
        <w:tcBorders>
          <w:top w:val="nil"/>
          <w:left w:val="nil"/>
          <w:bottom w:val="nil"/>
          <w:right w:val="nil"/>
          <w:insideH w:val="nil"/>
          <w:insideV w:val="nil"/>
        </w:tcBorders>
        <w:shd w:val="clear" w:color="auto" w:fill="CE9504" w:themeFill="accent5" w:themeFillShade="BF"/>
      </w:tcPr>
    </w:tblStylePr>
  </w:style>
  <w:style w:type="table" w:styleId="Listefonce-Accent6">
    <w:name w:val="Dark List Accent 6"/>
    <w:basedOn w:val="TableauNormal"/>
    <w:uiPriority w:val="70"/>
    <w:semiHidden/>
    <w:locked/>
    <w:rsid w:val="00B6027D"/>
    <w:pPr>
      <w:spacing w:after="0" w:line="240" w:lineRule="auto"/>
    </w:pPr>
    <w:rPr>
      <w:color w:val="FFFFFF" w:themeColor="background1"/>
    </w:rPr>
    <w:tblPr>
      <w:tblStyleRowBandSize w:val="1"/>
      <w:tblStyleColBandSize w:val="1"/>
    </w:tblPr>
    <w:tcPr>
      <w:shd w:val="clear" w:color="auto" w:fill="D7418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184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D246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D2469" w:themeFill="accent6" w:themeFillShade="BF"/>
      </w:tcPr>
    </w:tblStylePr>
    <w:tblStylePr w:type="band1Vert">
      <w:tblPr/>
      <w:tcPr>
        <w:tcBorders>
          <w:top w:val="nil"/>
          <w:left w:val="nil"/>
          <w:bottom w:val="nil"/>
          <w:right w:val="nil"/>
          <w:insideH w:val="nil"/>
          <w:insideV w:val="nil"/>
        </w:tcBorders>
        <w:shd w:val="clear" w:color="auto" w:fill="AD2469" w:themeFill="accent6" w:themeFillShade="BF"/>
      </w:tcPr>
    </w:tblStylePr>
    <w:tblStylePr w:type="band1Horz">
      <w:tblPr/>
      <w:tcPr>
        <w:tcBorders>
          <w:top w:val="nil"/>
          <w:left w:val="nil"/>
          <w:bottom w:val="nil"/>
          <w:right w:val="nil"/>
          <w:insideH w:val="nil"/>
          <w:insideV w:val="nil"/>
        </w:tcBorders>
        <w:shd w:val="clear" w:color="auto" w:fill="AD2469" w:themeFill="accent6" w:themeFillShade="BF"/>
      </w:tcPr>
    </w:tblStylePr>
  </w:style>
  <w:style w:type="table" w:customStyle="1" w:styleId="Grillemoyenne11">
    <w:name w:val="Grille moyenne 11"/>
    <w:basedOn w:val="TableauNormal"/>
    <w:uiPriority w:val="67"/>
    <w:semiHidden/>
    <w:locked/>
    <w:rsid w:val="00B602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locked/>
    <w:rsid w:val="00B6027D"/>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insideV w:val="single" w:sz="8" w:space="0" w:color="EC726C" w:themeColor="accent1" w:themeTint="BF"/>
      </w:tblBorders>
    </w:tblPr>
    <w:tcPr>
      <w:shd w:val="clear" w:color="auto" w:fill="F8D0CE" w:themeFill="accent1" w:themeFillTint="3F"/>
    </w:tcPr>
    <w:tblStylePr w:type="firstRow">
      <w:rPr>
        <w:b/>
        <w:bCs/>
      </w:rPr>
    </w:tblStylePr>
    <w:tblStylePr w:type="lastRow">
      <w:rPr>
        <w:b/>
        <w:bCs/>
      </w:rPr>
      <w:tblPr/>
      <w:tcPr>
        <w:tcBorders>
          <w:top w:val="single" w:sz="18" w:space="0" w:color="EC726C" w:themeColor="accent1" w:themeTint="BF"/>
        </w:tcBorders>
      </w:tcPr>
    </w:tblStylePr>
    <w:tblStylePr w:type="firstCol">
      <w:rPr>
        <w:b/>
        <w:bCs/>
      </w:rPr>
    </w:tblStylePr>
    <w:tblStylePr w:type="lastCol">
      <w:rPr>
        <w:b/>
        <w:bCs/>
      </w:rPr>
    </w:tblStylePr>
    <w:tblStylePr w:type="band1Vert">
      <w:tblPr/>
      <w:tcPr>
        <w:shd w:val="clear" w:color="auto" w:fill="F2A19D" w:themeFill="accent1" w:themeFillTint="7F"/>
      </w:tcPr>
    </w:tblStylePr>
    <w:tblStylePr w:type="band1Horz">
      <w:tblPr/>
      <w:tcPr>
        <w:shd w:val="clear" w:color="auto" w:fill="F2A19D" w:themeFill="accent1" w:themeFillTint="7F"/>
      </w:tcPr>
    </w:tblStylePr>
  </w:style>
  <w:style w:type="table" w:styleId="Grillemoyenne1-Accent2">
    <w:name w:val="Medium Grid 1 Accent 2"/>
    <w:basedOn w:val="TableauNormal"/>
    <w:uiPriority w:val="67"/>
    <w:semiHidden/>
    <w:locked/>
    <w:rsid w:val="00B6027D"/>
    <w:pPr>
      <w:spacing w:after="0" w:line="240" w:lineRule="auto"/>
    </w:pPr>
    <w:tblPr>
      <w:tblStyleRowBandSize w:val="1"/>
      <w:tblStyleColBandSize w:val="1"/>
      <w:tblBorders>
        <w:top w:val="single" w:sz="8" w:space="0" w:color="BC81B3" w:themeColor="accent2" w:themeTint="BF"/>
        <w:left w:val="single" w:sz="8" w:space="0" w:color="BC81B3" w:themeColor="accent2" w:themeTint="BF"/>
        <w:bottom w:val="single" w:sz="8" w:space="0" w:color="BC81B3" w:themeColor="accent2" w:themeTint="BF"/>
        <w:right w:val="single" w:sz="8" w:space="0" w:color="BC81B3" w:themeColor="accent2" w:themeTint="BF"/>
        <w:insideH w:val="single" w:sz="8" w:space="0" w:color="BC81B3" w:themeColor="accent2" w:themeTint="BF"/>
        <w:insideV w:val="single" w:sz="8" w:space="0" w:color="BC81B3" w:themeColor="accent2" w:themeTint="BF"/>
      </w:tblBorders>
    </w:tblPr>
    <w:tcPr>
      <w:shd w:val="clear" w:color="auto" w:fill="E9D5E6" w:themeFill="accent2" w:themeFillTint="3F"/>
    </w:tcPr>
    <w:tblStylePr w:type="firstRow">
      <w:rPr>
        <w:b/>
        <w:bCs/>
      </w:rPr>
    </w:tblStylePr>
    <w:tblStylePr w:type="lastRow">
      <w:rPr>
        <w:b/>
        <w:bCs/>
      </w:rPr>
      <w:tblPr/>
      <w:tcPr>
        <w:tcBorders>
          <w:top w:val="single" w:sz="18" w:space="0" w:color="BC81B3" w:themeColor="accent2" w:themeTint="BF"/>
        </w:tcBorders>
      </w:tcPr>
    </w:tblStylePr>
    <w:tblStylePr w:type="firstCol">
      <w:rPr>
        <w:b/>
        <w:bCs/>
      </w:rPr>
    </w:tblStylePr>
    <w:tblStylePr w:type="lastCol">
      <w:rPr>
        <w:b/>
        <w:bCs/>
      </w:rPr>
    </w:tblStylePr>
    <w:tblStylePr w:type="band1Vert">
      <w:tblPr/>
      <w:tcPr>
        <w:shd w:val="clear" w:color="auto" w:fill="D2ABCC" w:themeFill="accent2" w:themeFillTint="7F"/>
      </w:tcPr>
    </w:tblStylePr>
    <w:tblStylePr w:type="band1Horz">
      <w:tblPr/>
      <w:tcPr>
        <w:shd w:val="clear" w:color="auto" w:fill="D2ABCC" w:themeFill="accent2" w:themeFillTint="7F"/>
      </w:tcPr>
    </w:tblStylePr>
  </w:style>
  <w:style w:type="table" w:styleId="Grillemoyenne1-Accent3">
    <w:name w:val="Medium Grid 1 Accent 3"/>
    <w:basedOn w:val="TableauNormal"/>
    <w:uiPriority w:val="67"/>
    <w:semiHidden/>
    <w:locked/>
    <w:rsid w:val="00B6027D"/>
    <w:pPr>
      <w:spacing w:after="0" w:line="240" w:lineRule="auto"/>
    </w:pPr>
    <w:tblPr>
      <w:tblStyleRowBandSize w:val="1"/>
      <w:tblStyleColBandSize w:val="1"/>
      <w:tblBorders>
        <w:top w:val="single" w:sz="8" w:space="0" w:color="78B1D9" w:themeColor="accent3" w:themeTint="BF"/>
        <w:left w:val="single" w:sz="8" w:space="0" w:color="78B1D9" w:themeColor="accent3" w:themeTint="BF"/>
        <w:bottom w:val="single" w:sz="8" w:space="0" w:color="78B1D9" w:themeColor="accent3" w:themeTint="BF"/>
        <w:right w:val="single" w:sz="8" w:space="0" w:color="78B1D9" w:themeColor="accent3" w:themeTint="BF"/>
        <w:insideH w:val="single" w:sz="8" w:space="0" w:color="78B1D9" w:themeColor="accent3" w:themeTint="BF"/>
        <w:insideV w:val="single" w:sz="8" w:space="0" w:color="78B1D9" w:themeColor="accent3" w:themeTint="BF"/>
      </w:tblBorders>
    </w:tblPr>
    <w:tcPr>
      <w:shd w:val="clear" w:color="auto" w:fill="D2E5F2" w:themeFill="accent3" w:themeFillTint="3F"/>
    </w:tcPr>
    <w:tblStylePr w:type="firstRow">
      <w:rPr>
        <w:b/>
        <w:bCs/>
      </w:rPr>
    </w:tblStylePr>
    <w:tblStylePr w:type="lastRow">
      <w:rPr>
        <w:b/>
        <w:bCs/>
      </w:rPr>
      <w:tblPr/>
      <w:tcPr>
        <w:tcBorders>
          <w:top w:val="single" w:sz="18" w:space="0" w:color="78B1D9" w:themeColor="accent3" w:themeTint="BF"/>
        </w:tcBorders>
      </w:tcPr>
    </w:tblStylePr>
    <w:tblStylePr w:type="firstCol">
      <w:rPr>
        <w:b/>
        <w:bCs/>
      </w:rPr>
    </w:tblStylePr>
    <w:tblStylePr w:type="lastCol">
      <w:rPr>
        <w:b/>
        <w:bCs/>
      </w:rPr>
    </w:tblStylePr>
    <w:tblStylePr w:type="band1Vert">
      <w:tblPr/>
      <w:tcPr>
        <w:shd w:val="clear" w:color="auto" w:fill="A5CBE6" w:themeFill="accent3" w:themeFillTint="7F"/>
      </w:tcPr>
    </w:tblStylePr>
    <w:tblStylePr w:type="band1Horz">
      <w:tblPr/>
      <w:tcPr>
        <w:shd w:val="clear" w:color="auto" w:fill="A5CBE6" w:themeFill="accent3" w:themeFillTint="7F"/>
      </w:tcPr>
    </w:tblStylePr>
  </w:style>
  <w:style w:type="table" w:styleId="Grillemoyenne1-Accent4">
    <w:name w:val="Medium Grid 1 Accent 4"/>
    <w:basedOn w:val="TableauNormal"/>
    <w:uiPriority w:val="67"/>
    <w:semiHidden/>
    <w:locked/>
    <w:rsid w:val="00B6027D"/>
    <w:pPr>
      <w:spacing w:after="0" w:line="240" w:lineRule="auto"/>
    </w:pPr>
    <w:tblPr>
      <w:tblStyleRowBandSize w:val="1"/>
      <w:tblStyleColBandSize w:val="1"/>
      <w:tblBorders>
        <w:top w:val="single" w:sz="8" w:space="0" w:color="48B6BE" w:themeColor="accent4" w:themeTint="BF"/>
        <w:left w:val="single" w:sz="8" w:space="0" w:color="48B6BE" w:themeColor="accent4" w:themeTint="BF"/>
        <w:bottom w:val="single" w:sz="8" w:space="0" w:color="48B6BE" w:themeColor="accent4" w:themeTint="BF"/>
        <w:right w:val="single" w:sz="8" w:space="0" w:color="48B6BE" w:themeColor="accent4" w:themeTint="BF"/>
        <w:insideH w:val="single" w:sz="8" w:space="0" w:color="48B6BE" w:themeColor="accent4" w:themeTint="BF"/>
        <w:insideV w:val="single" w:sz="8" w:space="0" w:color="48B6BE" w:themeColor="accent4" w:themeTint="BF"/>
      </w:tblBorders>
    </w:tblPr>
    <w:tcPr>
      <w:shd w:val="clear" w:color="auto" w:fill="C2E7E9" w:themeFill="accent4" w:themeFillTint="3F"/>
    </w:tcPr>
    <w:tblStylePr w:type="firstRow">
      <w:rPr>
        <w:b/>
        <w:bCs/>
      </w:rPr>
    </w:tblStylePr>
    <w:tblStylePr w:type="lastRow">
      <w:rPr>
        <w:b/>
        <w:bCs/>
      </w:rPr>
      <w:tblPr/>
      <w:tcPr>
        <w:tcBorders>
          <w:top w:val="single" w:sz="18" w:space="0" w:color="48B6BE" w:themeColor="accent4" w:themeTint="BF"/>
        </w:tcBorders>
      </w:tcPr>
    </w:tblStylePr>
    <w:tblStylePr w:type="firstCol">
      <w:rPr>
        <w:b/>
        <w:bCs/>
      </w:rPr>
    </w:tblStylePr>
    <w:tblStylePr w:type="lastCol">
      <w:rPr>
        <w:b/>
        <w:bCs/>
      </w:rPr>
    </w:tblStylePr>
    <w:tblStylePr w:type="band1Vert">
      <w:tblPr/>
      <w:tcPr>
        <w:shd w:val="clear" w:color="auto" w:fill="85CED4" w:themeFill="accent4" w:themeFillTint="7F"/>
      </w:tcPr>
    </w:tblStylePr>
    <w:tblStylePr w:type="band1Horz">
      <w:tblPr/>
      <w:tcPr>
        <w:shd w:val="clear" w:color="auto" w:fill="85CED4" w:themeFill="accent4" w:themeFillTint="7F"/>
      </w:tcPr>
    </w:tblStylePr>
  </w:style>
  <w:style w:type="table" w:styleId="Grillemoyenne1-Accent5">
    <w:name w:val="Medium Grid 1 Accent 5"/>
    <w:basedOn w:val="TableauNormal"/>
    <w:uiPriority w:val="67"/>
    <w:semiHidden/>
    <w:locked/>
    <w:rsid w:val="00B6027D"/>
    <w:pPr>
      <w:spacing w:after="0" w:line="240" w:lineRule="auto"/>
    </w:pPr>
    <w:tblPr>
      <w:tblStyleRowBandSize w:val="1"/>
      <w:tblStyleColBandSize w:val="1"/>
      <w:tblBorders>
        <w:top w:val="single" w:sz="8" w:space="0" w:color="FBCC58" w:themeColor="accent5" w:themeTint="BF"/>
        <w:left w:val="single" w:sz="8" w:space="0" w:color="FBCC58" w:themeColor="accent5" w:themeTint="BF"/>
        <w:bottom w:val="single" w:sz="8" w:space="0" w:color="FBCC58" w:themeColor="accent5" w:themeTint="BF"/>
        <w:right w:val="single" w:sz="8" w:space="0" w:color="FBCC58" w:themeColor="accent5" w:themeTint="BF"/>
        <w:insideH w:val="single" w:sz="8" w:space="0" w:color="FBCC58" w:themeColor="accent5" w:themeTint="BF"/>
        <w:insideV w:val="single" w:sz="8" w:space="0" w:color="FBCC58" w:themeColor="accent5" w:themeTint="BF"/>
      </w:tblBorders>
    </w:tblPr>
    <w:tcPr>
      <w:shd w:val="clear" w:color="auto" w:fill="FDEEC7" w:themeFill="accent5" w:themeFillTint="3F"/>
    </w:tcPr>
    <w:tblStylePr w:type="firstRow">
      <w:rPr>
        <w:b/>
        <w:bCs/>
      </w:rPr>
    </w:tblStylePr>
    <w:tblStylePr w:type="lastRow">
      <w:rPr>
        <w:b/>
        <w:bCs/>
      </w:rPr>
      <w:tblPr/>
      <w:tcPr>
        <w:tcBorders>
          <w:top w:val="single" w:sz="18" w:space="0" w:color="FBCC58" w:themeColor="accent5" w:themeTint="BF"/>
        </w:tcBorders>
      </w:tcPr>
    </w:tblStylePr>
    <w:tblStylePr w:type="firstCol">
      <w:rPr>
        <w:b/>
        <w:bCs/>
      </w:rPr>
    </w:tblStylePr>
    <w:tblStylePr w:type="lastCol">
      <w:rPr>
        <w:b/>
        <w:bCs/>
      </w:rPr>
    </w:tblStylePr>
    <w:tblStylePr w:type="band1Vert">
      <w:tblPr/>
      <w:tcPr>
        <w:shd w:val="clear" w:color="auto" w:fill="FCDD90" w:themeFill="accent5" w:themeFillTint="7F"/>
      </w:tcPr>
    </w:tblStylePr>
    <w:tblStylePr w:type="band1Horz">
      <w:tblPr/>
      <w:tcPr>
        <w:shd w:val="clear" w:color="auto" w:fill="FCDD90" w:themeFill="accent5" w:themeFillTint="7F"/>
      </w:tcPr>
    </w:tblStylePr>
  </w:style>
  <w:style w:type="table" w:styleId="Grillemoyenne1-Accent6">
    <w:name w:val="Medium Grid 1 Accent 6"/>
    <w:basedOn w:val="TableauNormal"/>
    <w:uiPriority w:val="67"/>
    <w:semiHidden/>
    <w:locked/>
    <w:rsid w:val="00B6027D"/>
    <w:pPr>
      <w:spacing w:after="0" w:line="240" w:lineRule="auto"/>
    </w:pPr>
    <w:tblPr>
      <w:tblStyleRowBandSize w:val="1"/>
      <w:tblStyleColBandSize w:val="1"/>
      <w:tblBorders>
        <w:top w:val="single" w:sz="8" w:space="0" w:color="E170A9" w:themeColor="accent6" w:themeTint="BF"/>
        <w:left w:val="single" w:sz="8" w:space="0" w:color="E170A9" w:themeColor="accent6" w:themeTint="BF"/>
        <w:bottom w:val="single" w:sz="8" w:space="0" w:color="E170A9" w:themeColor="accent6" w:themeTint="BF"/>
        <w:right w:val="single" w:sz="8" w:space="0" w:color="E170A9" w:themeColor="accent6" w:themeTint="BF"/>
        <w:insideH w:val="single" w:sz="8" w:space="0" w:color="E170A9" w:themeColor="accent6" w:themeTint="BF"/>
        <w:insideV w:val="single" w:sz="8" w:space="0" w:color="E170A9" w:themeColor="accent6" w:themeTint="BF"/>
      </w:tblBorders>
    </w:tblPr>
    <w:tcPr>
      <w:shd w:val="clear" w:color="auto" w:fill="F5CFE2" w:themeFill="accent6" w:themeFillTint="3F"/>
    </w:tcPr>
    <w:tblStylePr w:type="firstRow">
      <w:rPr>
        <w:b/>
        <w:bCs/>
      </w:rPr>
    </w:tblStylePr>
    <w:tblStylePr w:type="lastRow">
      <w:rPr>
        <w:b/>
        <w:bCs/>
      </w:rPr>
      <w:tblPr/>
      <w:tcPr>
        <w:tcBorders>
          <w:top w:val="single" w:sz="18" w:space="0" w:color="E170A9" w:themeColor="accent6" w:themeTint="BF"/>
        </w:tcBorders>
      </w:tcPr>
    </w:tblStylePr>
    <w:tblStylePr w:type="firstCol">
      <w:rPr>
        <w:b/>
        <w:bCs/>
      </w:rPr>
    </w:tblStylePr>
    <w:tblStylePr w:type="lastCol">
      <w:rPr>
        <w:b/>
        <w:bCs/>
      </w:rPr>
    </w:tblStylePr>
    <w:tblStylePr w:type="band1Vert">
      <w:tblPr/>
      <w:tcPr>
        <w:shd w:val="clear" w:color="auto" w:fill="EBA0C6" w:themeFill="accent6" w:themeFillTint="7F"/>
      </w:tcPr>
    </w:tblStylePr>
    <w:tblStylePr w:type="band1Horz">
      <w:tblPr/>
      <w:tcPr>
        <w:shd w:val="clear" w:color="auto" w:fill="EBA0C6" w:themeFill="accent6" w:themeFillTint="7F"/>
      </w:tcPr>
    </w:tblStylePr>
  </w:style>
  <w:style w:type="table" w:customStyle="1" w:styleId="Grillemoyenne21">
    <w:name w:val="Grille moyenne 21"/>
    <w:basedOn w:val="TableauNormal"/>
    <w:uiPriority w:val="68"/>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cPr>
      <w:shd w:val="clear" w:color="auto" w:fill="F8D0CE" w:themeFill="accent1" w:themeFillTint="3F"/>
    </w:tcPr>
    <w:tblStylePr w:type="firstRow">
      <w:rPr>
        <w:b/>
        <w:bCs/>
        <w:color w:val="000000" w:themeColor="text1"/>
      </w:rPr>
      <w:tblPr/>
      <w:tcPr>
        <w:shd w:val="clear" w:color="auto" w:fill="FCECE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9D8" w:themeFill="accent1" w:themeFillTint="33"/>
      </w:tcPr>
    </w:tblStylePr>
    <w:tblStylePr w:type="band1Vert">
      <w:tblPr/>
      <w:tcPr>
        <w:shd w:val="clear" w:color="auto" w:fill="F2A19D" w:themeFill="accent1" w:themeFillTint="7F"/>
      </w:tcPr>
    </w:tblStylePr>
    <w:tblStylePr w:type="band1Horz">
      <w:tblPr/>
      <w:tcPr>
        <w:tcBorders>
          <w:insideH w:val="single" w:sz="6" w:space="0" w:color="E6443C" w:themeColor="accent1"/>
          <w:insideV w:val="single" w:sz="6" w:space="0" w:color="E6443C" w:themeColor="accent1"/>
        </w:tcBorders>
        <w:shd w:val="clear" w:color="auto" w:fill="F2A19D"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6589A" w:themeColor="accent2"/>
        <w:left w:val="single" w:sz="8" w:space="0" w:color="A6589A" w:themeColor="accent2"/>
        <w:bottom w:val="single" w:sz="8" w:space="0" w:color="A6589A" w:themeColor="accent2"/>
        <w:right w:val="single" w:sz="8" w:space="0" w:color="A6589A" w:themeColor="accent2"/>
        <w:insideH w:val="single" w:sz="8" w:space="0" w:color="A6589A" w:themeColor="accent2"/>
        <w:insideV w:val="single" w:sz="8" w:space="0" w:color="A6589A" w:themeColor="accent2"/>
      </w:tblBorders>
    </w:tblPr>
    <w:tcPr>
      <w:shd w:val="clear" w:color="auto" w:fill="E9D5E6" w:themeFill="accent2" w:themeFillTint="3F"/>
    </w:tcPr>
    <w:tblStylePr w:type="firstRow">
      <w:rPr>
        <w:b/>
        <w:bCs/>
        <w:color w:val="000000" w:themeColor="text1"/>
      </w:rPr>
      <w:tblPr/>
      <w:tcPr>
        <w:shd w:val="clear" w:color="auto" w:fill="F6EEF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DDEA" w:themeFill="accent2" w:themeFillTint="33"/>
      </w:tcPr>
    </w:tblStylePr>
    <w:tblStylePr w:type="band1Vert">
      <w:tblPr/>
      <w:tcPr>
        <w:shd w:val="clear" w:color="auto" w:fill="D2ABCC" w:themeFill="accent2" w:themeFillTint="7F"/>
      </w:tcPr>
    </w:tblStylePr>
    <w:tblStylePr w:type="band1Horz">
      <w:tblPr/>
      <w:tcPr>
        <w:tcBorders>
          <w:insideH w:val="single" w:sz="6" w:space="0" w:color="A6589A" w:themeColor="accent2"/>
          <w:insideV w:val="single" w:sz="6" w:space="0" w:color="A6589A" w:themeColor="accent2"/>
        </w:tcBorders>
        <w:shd w:val="clear" w:color="auto" w:fill="D2ABCC"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97CD" w:themeColor="accent3"/>
        <w:left w:val="single" w:sz="8" w:space="0" w:color="4B97CD" w:themeColor="accent3"/>
        <w:bottom w:val="single" w:sz="8" w:space="0" w:color="4B97CD" w:themeColor="accent3"/>
        <w:right w:val="single" w:sz="8" w:space="0" w:color="4B97CD" w:themeColor="accent3"/>
        <w:insideH w:val="single" w:sz="8" w:space="0" w:color="4B97CD" w:themeColor="accent3"/>
        <w:insideV w:val="single" w:sz="8" w:space="0" w:color="4B97CD" w:themeColor="accent3"/>
      </w:tblBorders>
    </w:tblPr>
    <w:tcPr>
      <w:shd w:val="clear" w:color="auto" w:fill="D2E5F2" w:themeFill="accent3" w:themeFillTint="3F"/>
    </w:tcPr>
    <w:tblStylePr w:type="firstRow">
      <w:rPr>
        <w:b/>
        <w:bCs/>
        <w:color w:val="000000" w:themeColor="text1"/>
      </w:rPr>
      <w:tblPr/>
      <w:tcPr>
        <w:shd w:val="clear" w:color="auto" w:fill="EDF4FA"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AF5" w:themeFill="accent3" w:themeFillTint="33"/>
      </w:tcPr>
    </w:tblStylePr>
    <w:tblStylePr w:type="band1Vert">
      <w:tblPr/>
      <w:tcPr>
        <w:shd w:val="clear" w:color="auto" w:fill="A5CBE6" w:themeFill="accent3" w:themeFillTint="7F"/>
      </w:tcPr>
    </w:tblStylePr>
    <w:tblStylePr w:type="band1Horz">
      <w:tblPr/>
      <w:tcPr>
        <w:tcBorders>
          <w:insideH w:val="single" w:sz="6" w:space="0" w:color="4B97CD" w:themeColor="accent3"/>
          <w:insideV w:val="single" w:sz="6" w:space="0" w:color="4B97CD" w:themeColor="accent3"/>
        </w:tcBorders>
        <w:shd w:val="clear" w:color="auto" w:fill="A5CBE6"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F7F85" w:themeColor="accent4"/>
        <w:left w:val="single" w:sz="8" w:space="0" w:color="2F7F85" w:themeColor="accent4"/>
        <w:bottom w:val="single" w:sz="8" w:space="0" w:color="2F7F85" w:themeColor="accent4"/>
        <w:right w:val="single" w:sz="8" w:space="0" w:color="2F7F85" w:themeColor="accent4"/>
        <w:insideH w:val="single" w:sz="8" w:space="0" w:color="2F7F85" w:themeColor="accent4"/>
        <w:insideV w:val="single" w:sz="8" w:space="0" w:color="2F7F85" w:themeColor="accent4"/>
      </w:tblBorders>
    </w:tblPr>
    <w:tcPr>
      <w:shd w:val="clear" w:color="auto" w:fill="C2E7E9" w:themeFill="accent4" w:themeFillTint="3F"/>
    </w:tcPr>
    <w:tblStylePr w:type="firstRow">
      <w:rPr>
        <w:b/>
        <w:bCs/>
        <w:color w:val="000000" w:themeColor="text1"/>
      </w:rPr>
      <w:tblPr/>
      <w:tcPr>
        <w:shd w:val="clear" w:color="auto" w:fill="E6F5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EBED" w:themeFill="accent4" w:themeFillTint="33"/>
      </w:tcPr>
    </w:tblStylePr>
    <w:tblStylePr w:type="band1Vert">
      <w:tblPr/>
      <w:tcPr>
        <w:shd w:val="clear" w:color="auto" w:fill="85CED4" w:themeFill="accent4" w:themeFillTint="7F"/>
      </w:tcPr>
    </w:tblStylePr>
    <w:tblStylePr w:type="band1Horz">
      <w:tblPr/>
      <w:tcPr>
        <w:tcBorders>
          <w:insideH w:val="single" w:sz="6" w:space="0" w:color="2F7F85" w:themeColor="accent4"/>
          <w:insideV w:val="single" w:sz="6" w:space="0" w:color="2F7F85" w:themeColor="accent4"/>
        </w:tcBorders>
        <w:shd w:val="clear" w:color="auto" w:fill="85CED4" w:themeFill="accent4"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7418D" w:themeColor="accent6"/>
        <w:left w:val="single" w:sz="8" w:space="0" w:color="D7418D" w:themeColor="accent6"/>
        <w:bottom w:val="single" w:sz="8" w:space="0" w:color="D7418D" w:themeColor="accent6"/>
        <w:right w:val="single" w:sz="8" w:space="0" w:color="D7418D" w:themeColor="accent6"/>
        <w:insideH w:val="single" w:sz="8" w:space="0" w:color="D7418D" w:themeColor="accent6"/>
        <w:insideV w:val="single" w:sz="8" w:space="0" w:color="D7418D" w:themeColor="accent6"/>
      </w:tblBorders>
    </w:tblPr>
    <w:tcPr>
      <w:shd w:val="clear" w:color="auto" w:fill="F5CFE2" w:themeFill="accent6" w:themeFillTint="3F"/>
    </w:tcPr>
    <w:tblStylePr w:type="firstRow">
      <w:rPr>
        <w:b/>
        <w:bCs/>
        <w:color w:val="000000" w:themeColor="text1"/>
      </w:rPr>
      <w:tblPr/>
      <w:tcPr>
        <w:shd w:val="clear" w:color="auto" w:fill="FBEC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D9E8" w:themeFill="accent6" w:themeFillTint="33"/>
      </w:tcPr>
    </w:tblStylePr>
    <w:tblStylePr w:type="band1Vert">
      <w:tblPr/>
      <w:tcPr>
        <w:shd w:val="clear" w:color="auto" w:fill="EBA0C6" w:themeFill="accent6" w:themeFillTint="7F"/>
      </w:tcPr>
    </w:tblStylePr>
    <w:tblStylePr w:type="band1Horz">
      <w:tblPr/>
      <w:tcPr>
        <w:tcBorders>
          <w:insideH w:val="single" w:sz="6" w:space="0" w:color="D7418D" w:themeColor="accent6"/>
          <w:insideV w:val="single" w:sz="6" w:space="0" w:color="D7418D" w:themeColor="accent6"/>
        </w:tcBorders>
        <w:shd w:val="clear" w:color="auto" w:fill="EBA0C6" w:themeFill="accent6" w:themeFillTint="7F"/>
      </w:tcPr>
    </w:tblStylePr>
    <w:tblStylePr w:type="nwCell">
      <w:tblPr/>
      <w:tcPr>
        <w:shd w:val="clear" w:color="auto" w:fill="FFFFFF" w:themeFill="background1"/>
      </w:tcPr>
    </w:tblStylePr>
  </w:style>
  <w:style w:type="table" w:customStyle="1" w:styleId="Grillemoyenne31">
    <w:name w:val="Grille moyenne 31"/>
    <w:basedOn w:val="TableauNormal"/>
    <w:uiPriority w:val="69"/>
    <w:semiHidden/>
    <w:locked/>
    <w:rsid w:val="00B602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locked/>
    <w:rsid w:val="00B602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0C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4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4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4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4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A19D"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A19D" w:themeFill="accent1" w:themeFillTint="7F"/>
      </w:tcPr>
    </w:tblStylePr>
  </w:style>
  <w:style w:type="table" w:styleId="Grillemoyenne3-Accent2">
    <w:name w:val="Medium Grid 3 Accent 2"/>
    <w:basedOn w:val="TableauNormal"/>
    <w:uiPriority w:val="69"/>
    <w:semiHidden/>
    <w:locked/>
    <w:rsid w:val="00B602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9D5E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6589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6589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6589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6589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ABC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ABCC" w:themeFill="accent2" w:themeFillTint="7F"/>
      </w:tcPr>
    </w:tblStylePr>
  </w:style>
  <w:style w:type="table" w:styleId="Grillemoyenne3-Accent3">
    <w:name w:val="Medium Grid 3 Accent 3"/>
    <w:basedOn w:val="TableauNormal"/>
    <w:uiPriority w:val="69"/>
    <w:semiHidden/>
    <w:locked/>
    <w:rsid w:val="00B602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5F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97CD"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97CD"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97CD"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97CD"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CBE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CBE6" w:themeFill="accent3" w:themeFillTint="7F"/>
      </w:tcPr>
    </w:tblStylePr>
  </w:style>
  <w:style w:type="table" w:styleId="Grillemoyenne3-Accent4">
    <w:name w:val="Medium Grid 3 Accent 4"/>
    <w:basedOn w:val="TableauNormal"/>
    <w:uiPriority w:val="69"/>
    <w:semiHidden/>
    <w:locked/>
    <w:rsid w:val="00B602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E7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F7F8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F7F8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F7F8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F7F8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CED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CED4" w:themeFill="accent4" w:themeFillTint="7F"/>
      </w:tcPr>
    </w:tblStylePr>
  </w:style>
  <w:style w:type="table" w:styleId="Grillemoyenne3-Accent5">
    <w:name w:val="Medium Grid 3 Accent 5"/>
    <w:basedOn w:val="TableauNormal"/>
    <w:uiPriority w:val="69"/>
    <w:semiHidden/>
    <w:locked/>
    <w:rsid w:val="00B602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EC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ABC2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ABC2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ABC2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ABC2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D9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D90" w:themeFill="accent5" w:themeFillTint="7F"/>
      </w:tcPr>
    </w:tblStylePr>
  </w:style>
  <w:style w:type="table" w:styleId="Grillemoyenne3-Accent6">
    <w:name w:val="Medium Grid 3 Accent 6"/>
    <w:basedOn w:val="TableauNormal"/>
    <w:uiPriority w:val="69"/>
    <w:semiHidden/>
    <w:locked/>
    <w:rsid w:val="00B602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CF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7418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7418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7418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7418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A0C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A0C6" w:themeFill="accent6" w:themeFillTint="7F"/>
      </w:tcPr>
    </w:tblStylePr>
  </w:style>
  <w:style w:type="table" w:customStyle="1" w:styleId="Listemoyenne11">
    <w:name w:val="Liste moyenne 11"/>
    <w:basedOn w:val="TableauNormal"/>
    <w:uiPriority w:val="65"/>
    <w:semiHidden/>
    <w:locked/>
    <w:rsid w:val="00B6027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1">
    <w:name w:val="Liste moyenne 1 - Accent 11"/>
    <w:basedOn w:val="TableauNormal"/>
    <w:uiPriority w:val="65"/>
    <w:semiHidden/>
    <w:locked/>
    <w:rsid w:val="00B6027D"/>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styleId="Listemoyenne1-Accent2">
    <w:name w:val="Medium List 1 Accent 2"/>
    <w:basedOn w:val="TableauNormal"/>
    <w:uiPriority w:val="65"/>
    <w:semiHidden/>
    <w:locked/>
    <w:rsid w:val="00B6027D"/>
    <w:pPr>
      <w:spacing w:after="0" w:line="240" w:lineRule="auto"/>
    </w:pPr>
    <w:rPr>
      <w:color w:val="000000" w:themeColor="text1"/>
    </w:rPr>
    <w:tblPr>
      <w:tblStyleRowBandSize w:val="1"/>
      <w:tblStyleColBandSize w:val="1"/>
      <w:tblBorders>
        <w:top w:val="single" w:sz="8" w:space="0" w:color="A6589A" w:themeColor="accent2"/>
        <w:bottom w:val="single" w:sz="8" w:space="0" w:color="A6589A" w:themeColor="accent2"/>
      </w:tblBorders>
    </w:tblPr>
    <w:tblStylePr w:type="firstRow">
      <w:rPr>
        <w:rFonts w:asciiTheme="majorHAnsi" w:eastAsiaTheme="majorEastAsia" w:hAnsiTheme="majorHAnsi" w:cstheme="majorBidi"/>
      </w:rPr>
      <w:tblPr/>
      <w:tcPr>
        <w:tcBorders>
          <w:top w:val="nil"/>
          <w:bottom w:val="single" w:sz="8" w:space="0" w:color="A6589A" w:themeColor="accent2"/>
        </w:tcBorders>
      </w:tcPr>
    </w:tblStylePr>
    <w:tblStylePr w:type="lastRow">
      <w:rPr>
        <w:b/>
        <w:bCs/>
        <w:color w:val="000000" w:themeColor="text2"/>
      </w:rPr>
      <w:tblPr/>
      <w:tcPr>
        <w:tcBorders>
          <w:top w:val="single" w:sz="8" w:space="0" w:color="A6589A" w:themeColor="accent2"/>
          <w:bottom w:val="single" w:sz="8" w:space="0" w:color="A6589A" w:themeColor="accent2"/>
        </w:tcBorders>
      </w:tcPr>
    </w:tblStylePr>
    <w:tblStylePr w:type="firstCol">
      <w:rPr>
        <w:b/>
        <w:bCs/>
      </w:rPr>
    </w:tblStylePr>
    <w:tblStylePr w:type="lastCol">
      <w:rPr>
        <w:b/>
        <w:bCs/>
      </w:rPr>
      <w:tblPr/>
      <w:tcPr>
        <w:tcBorders>
          <w:top w:val="single" w:sz="8" w:space="0" w:color="A6589A" w:themeColor="accent2"/>
          <w:bottom w:val="single" w:sz="8" w:space="0" w:color="A6589A" w:themeColor="accent2"/>
        </w:tcBorders>
      </w:tcPr>
    </w:tblStylePr>
    <w:tblStylePr w:type="band1Vert">
      <w:tblPr/>
      <w:tcPr>
        <w:shd w:val="clear" w:color="auto" w:fill="E9D5E6" w:themeFill="accent2" w:themeFillTint="3F"/>
      </w:tcPr>
    </w:tblStylePr>
    <w:tblStylePr w:type="band1Horz">
      <w:tblPr/>
      <w:tcPr>
        <w:shd w:val="clear" w:color="auto" w:fill="E9D5E6" w:themeFill="accent2" w:themeFillTint="3F"/>
      </w:tcPr>
    </w:tblStylePr>
  </w:style>
  <w:style w:type="table" w:styleId="Listemoyenne1-Accent3">
    <w:name w:val="Medium List 1 Accent 3"/>
    <w:basedOn w:val="TableauNormal"/>
    <w:uiPriority w:val="65"/>
    <w:semiHidden/>
    <w:locked/>
    <w:rsid w:val="00B6027D"/>
    <w:pPr>
      <w:spacing w:after="0" w:line="240" w:lineRule="auto"/>
    </w:pPr>
    <w:rPr>
      <w:color w:val="000000" w:themeColor="text1"/>
    </w:rPr>
    <w:tblPr>
      <w:tblStyleRowBandSize w:val="1"/>
      <w:tblStyleColBandSize w:val="1"/>
      <w:tblBorders>
        <w:top w:val="single" w:sz="8" w:space="0" w:color="4B97CD" w:themeColor="accent3"/>
        <w:bottom w:val="single" w:sz="8" w:space="0" w:color="4B97CD" w:themeColor="accent3"/>
      </w:tblBorders>
    </w:tblPr>
    <w:tblStylePr w:type="firstRow">
      <w:rPr>
        <w:rFonts w:asciiTheme="majorHAnsi" w:eastAsiaTheme="majorEastAsia" w:hAnsiTheme="majorHAnsi" w:cstheme="majorBidi"/>
      </w:rPr>
      <w:tblPr/>
      <w:tcPr>
        <w:tcBorders>
          <w:top w:val="nil"/>
          <w:bottom w:val="single" w:sz="8" w:space="0" w:color="4B97CD" w:themeColor="accent3"/>
        </w:tcBorders>
      </w:tcPr>
    </w:tblStylePr>
    <w:tblStylePr w:type="lastRow">
      <w:rPr>
        <w:b/>
        <w:bCs/>
        <w:color w:val="000000" w:themeColor="text2"/>
      </w:rPr>
      <w:tblPr/>
      <w:tcPr>
        <w:tcBorders>
          <w:top w:val="single" w:sz="8" w:space="0" w:color="4B97CD" w:themeColor="accent3"/>
          <w:bottom w:val="single" w:sz="8" w:space="0" w:color="4B97CD" w:themeColor="accent3"/>
        </w:tcBorders>
      </w:tcPr>
    </w:tblStylePr>
    <w:tblStylePr w:type="firstCol">
      <w:rPr>
        <w:b/>
        <w:bCs/>
      </w:rPr>
    </w:tblStylePr>
    <w:tblStylePr w:type="lastCol">
      <w:rPr>
        <w:b/>
        <w:bCs/>
      </w:rPr>
      <w:tblPr/>
      <w:tcPr>
        <w:tcBorders>
          <w:top w:val="single" w:sz="8" w:space="0" w:color="4B97CD" w:themeColor="accent3"/>
          <w:bottom w:val="single" w:sz="8" w:space="0" w:color="4B97CD" w:themeColor="accent3"/>
        </w:tcBorders>
      </w:tcPr>
    </w:tblStylePr>
    <w:tblStylePr w:type="band1Vert">
      <w:tblPr/>
      <w:tcPr>
        <w:shd w:val="clear" w:color="auto" w:fill="D2E5F2" w:themeFill="accent3" w:themeFillTint="3F"/>
      </w:tcPr>
    </w:tblStylePr>
    <w:tblStylePr w:type="band1Horz">
      <w:tblPr/>
      <w:tcPr>
        <w:shd w:val="clear" w:color="auto" w:fill="D2E5F2" w:themeFill="accent3" w:themeFillTint="3F"/>
      </w:tcPr>
    </w:tblStylePr>
  </w:style>
  <w:style w:type="table" w:styleId="Listemoyenne1-Accent4">
    <w:name w:val="Medium List 1 Accent 4"/>
    <w:basedOn w:val="TableauNormal"/>
    <w:uiPriority w:val="65"/>
    <w:semiHidden/>
    <w:locked/>
    <w:rsid w:val="00B6027D"/>
    <w:pPr>
      <w:spacing w:after="0" w:line="240" w:lineRule="auto"/>
    </w:pPr>
    <w:rPr>
      <w:color w:val="000000" w:themeColor="text1"/>
    </w:rPr>
    <w:tblPr>
      <w:tblStyleRowBandSize w:val="1"/>
      <w:tblStyleColBandSize w:val="1"/>
      <w:tblBorders>
        <w:top w:val="single" w:sz="8" w:space="0" w:color="2F7F85" w:themeColor="accent4"/>
        <w:bottom w:val="single" w:sz="8" w:space="0" w:color="2F7F85" w:themeColor="accent4"/>
      </w:tblBorders>
    </w:tblPr>
    <w:tblStylePr w:type="firstRow">
      <w:rPr>
        <w:rFonts w:asciiTheme="majorHAnsi" w:eastAsiaTheme="majorEastAsia" w:hAnsiTheme="majorHAnsi" w:cstheme="majorBidi"/>
      </w:rPr>
      <w:tblPr/>
      <w:tcPr>
        <w:tcBorders>
          <w:top w:val="nil"/>
          <w:bottom w:val="single" w:sz="8" w:space="0" w:color="2F7F85" w:themeColor="accent4"/>
        </w:tcBorders>
      </w:tcPr>
    </w:tblStylePr>
    <w:tblStylePr w:type="lastRow">
      <w:rPr>
        <w:b/>
        <w:bCs/>
        <w:color w:val="000000" w:themeColor="text2"/>
      </w:rPr>
      <w:tblPr/>
      <w:tcPr>
        <w:tcBorders>
          <w:top w:val="single" w:sz="8" w:space="0" w:color="2F7F85" w:themeColor="accent4"/>
          <w:bottom w:val="single" w:sz="8" w:space="0" w:color="2F7F85" w:themeColor="accent4"/>
        </w:tcBorders>
      </w:tcPr>
    </w:tblStylePr>
    <w:tblStylePr w:type="firstCol">
      <w:rPr>
        <w:b/>
        <w:bCs/>
      </w:rPr>
    </w:tblStylePr>
    <w:tblStylePr w:type="lastCol">
      <w:rPr>
        <w:b/>
        <w:bCs/>
      </w:rPr>
      <w:tblPr/>
      <w:tcPr>
        <w:tcBorders>
          <w:top w:val="single" w:sz="8" w:space="0" w:color="2F7F85" w:themeColor="accent4"/>
          <w:bottom w:val="single" w:sz="8" w:space="0" w:color="2F7F85" w:themeColor="accent4"/>
        </w:tcBorders>
      </w:tcPr>
    </w:tblStylePr>
    <w:tblStylePr w:type="band1Vert">
      <w:tblPr/>
      <w:tcPr>
        <w:shd w:val="clear" w:color="auto" w:fill="C2E7E9" w:themeFill="accent4" w:themeFillTint="3F"/>
      </w:tcPr>
    </w:tblStylePr>
    <w:tblStylePr w:type="band1Horz">
      <w:tblPr/>
      <w:tcPr>
        <w:shd w:val="clear" w:color="auto" w:fill="C2E7E9" w:themeFill="accent4" w:themeFillTint="3F"/>
      </w:tcPr>
    </w:tblStylePr>
  </w:style>
  <w:style w:type="table" w:styleId="Listemoyenne1-Accent5">
    <w:name w:val="Medium List 1 Accent 5"/>
    <w:basedOn w:val="TableauNormal"/>
    <w:uiPriority w:val="65"/>
    <w:semiHidden/>
    <w:locked/>
    <w:rsid w:val="00B6027D"/>
    <w:pPr>
      <w:spacing w:after="0" w:line="240" w:lineRule="auto"/>
    </w:pPr>
    <w:rPr>
      <w:color w:val="000000" w:themeColor="text1"/>
    </w:rPr>
    <w:tblPr>
      <w:tblStyleRowBandSize w:val="1"/>
      <w:tblStyleColBandSize w:val="1"/>
      <w:tblBorders>
        <w:top w:val="single" w:sz="8" w:space="0" w:color="FABC21" w:themeColor="accent5"/>
        <w:bottom w:val="single" w:sz="8" w:space="0" w:color="FABC21" w:themeColor="accent5"/>
      </w:tblBorders>
    </w:tblPr>
    <w:tblStylePr w:type="firstRow">
      <w:rPr>
        <w:rFonts w:asciiTheme="majorHAnsi" w:eastAsiaTheme="majorEastAsia" w:hAnsiTheme="majorHAnsi" w:cstheme="majorBidi"/>
      </w:rPr>
      <w:tblPr/>
      <w:tcPr>
        <w:tcBorders>
          <w:top w:val="nil"/>
          <w:bottom w:val="single" w:sz="8" w:space="0" w:color="FABC21" w:themeColor="accent5"/>
        </w:tcBorders>
      </w:tcPr>
    </w:tblStylePr>
    <w:tblStylePr w:type="lastRow">
      <w:rPr>
        <w:b/>
        <w:bCs/>
        <w:color w:val="000000" w:themeColor="text2"/>
      </w:rPr>
      <w:tblPr/>
      <w:tcPr>
        <w:tcBorders>
          <w:top w:val="single" w:sz="8" w:space="0" w:color="FABC21" w:themeColor="accent5"/>
          <w:bottom w:val="single" w:sz="8" w:space="0" w:color="FABC21" w:themeColor="accent5"/>
        </w:tcBorders>
      </w:tcPr>
    </w:tblStylePr>
    <w:tblStylePr w:type="firstCol">
      <w:rPr>
        <w:b/>
        <w:bCs/>
      </w:rPr>
    </w:tblStylePr>
    <w:tblStylePr w:type="lastCol">
      <w:rPr>
        <w:b/>
        <w:bCs/>
      </w:rPr>
      <w:tblPr/>
      <w:tcPr>
        <w:tcBorders>
          <w:top w:val="single" w:sz="8" w:space="0" w:color="FABC21" w:themeColor="accent5"/>
          <w:bottom w:val="single" w:sz="8" w:space="0" w:color="FABC21" w:themeColor="accent5"/>
        </w:tcBorders>
      </w:tcPr>
    </w:tblStylePr>
    <w:tblStylePr w:type="band1Vert">
      <w:tblPr/>
      <w:tcPr>
        <w:shd w:val="clear" w:color="auto" w:fill="FDEEC7" w:themeFill="accent5" w:themeFillTint="3F"/>
      </w:tcPr>
    </w:tblStylePr>
    <w:tblStylePr w:type="band1Horz">
      <w:tblPr/>
      <w:tcPr>
        <w:shd w:val="clear" w:color="auto" w:fill="FDEEC7" w:themeFill="accent5" w:themeFillTint="3F"/>
      </w:tcPr>
    </w:tblStylePr>
  </w:style>
  <w:style w:type="table" w:styleId="Listemoyenne1-Accent6">
    <w:name w:val="Medium List 1 Accent 6"/>
    <w:basedOn w:val="TableauNormal"/>
    <w:uiPriority w:val="65"/>
    <w:semiHidden/>
    <w:locked/>
    <w:rsid w:val="00B6027D"/>
    <w:pPr>
      <w:spacing w:after="0" w:line="240" w:lineRule="auto"/>
    </w:pPr>
    <w:rPr>
      <w:color w:val="000000" w:themeColor="text1"/>
    </w:rPr>
    <w:tblPr>
      <w:tblStyleRowBandSize w:val="1"/>
      <w:tblStyleColBandSize w:val="1"/>
      <w:tblBorders>
        <w:top w:val="single" w:sz="8" w:space="0" w:color="D7418D" w:themeColor="accent6"/>
        <w:bottom w:val="single" w:sz="8" w:space="0" w:color="D7418D" w:themeColor="accent6"/>
      </w:tblBorders>
    </w:tblPr>
    <w:tblStylePr w:type="firstRow">
      <w:rPr>
        <w:rFonts w:asciiTheme="majorHAnsi" w:eastAsiaTheme="majorEastAsia" w:hAnsiTheme="majorHAnsi" w:cstheme="majorBidi"/>
      </w:rPr>
      <w:tblPr/>
      <w:tcPr>
        <w:tcBorders>
          <w:top w:val="nil"/>
          <w:bottom w:val="single" w:sz="8" w:space="0" w:color="D7418D" w:themeColor="accent6"/>
        </w:tcBorders>
      </w:tcPr>
    </w:tblStylePr>
    <w:tblStylePr w:type="lastRow">
      <w:rPr>
        <w:b/>
        <w:bCs/>
        <w:color w:val="000000" w:themeColor="text2"/>
      </w:rPr>
      <w:tblPr/>
      <w:tcPr>
        <w:tcBorders>
          <w:top w:val="single" w:sz="8" w:space="0" w:color="D7418D" w:themeColor="accent6"/>
          <w:bottom w:val="single" w:sz="8" w:space="0" w:color="D7418D" w:themeColor="accent6"/>
        </w:tcBorders>
      </w:tcPr>
    </w:tblStylePr>
    <w:tblStylePr w:type="firstCol">
      <w:rPr>
        <w:b/>
        <w:bCs/>
      </w:rPr>
    </w:tblStylePr>
    <w:tblStylePr w:type="lastCol">
      <w:rPr>
        <w:b/>
        <w:bCs/>
      </w:rPr>
      <w:tblPr/>
      <w:tcPr>
        <w:tcBorders>
          <w:top w:val="single" w:sz="8" w:space="0" w:color="D7418D" w:themeColor="accent6"/>
          <w:bottom w:val="single" w:sz="8" w:space="0" w:color="D7418D" w:themeColor="accent6"/>
        </w:tcBorders>
      </w:tcPr>
    </w:tblStylePr>
    <w:tblStylePr w:type="band1Vert">
      <w:tblPr/>
      <w:tcPr>
        <w:shd w:val="clear" w:color="auto" w:fill="F5CFE2" w:themeFill="accent6" w:themeFillTint="3F"/>
      </w:tcPr>
    </w:tblStylePr>
    <w:tblStylePr w:type="band1Horz">
      <w:tblPr/>
      <w:tcPr>
        <w:shd w:val="clear" w:color="auto" w:fill="F5CFE2" w:themeFill="accent6" w:themeFillTint="3F"/>
      </w:tcPr>
    </w:tblStylePr>
  </w:style>
  <w:style w:type="table" w:customStyle="1" w:styleId="Listemoyenne21">
    <w:name w:val="Liste moyenne 21"/>
    <w:basedOn w:val="TableauNormal"/>
    <w:uiPriority w:val="66"/>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rPr>
        <w:sz w:val="24"/>
        <w:szCs w:val="24"/>
      </w:rPr>
      <w:tblPr/>
      <w:tcPr>
        <w:tcBorders>
          <w:top w:val="nil"/>
          <w:left w:val="nil"/>
          <w:bottom w:val="single" w:sz="24" w:space="0" w:color="E6443C" w:themeColor="accent1"/>
          <w:right w:val="nil"/>
          <w:insideH w:val="nil"/>
          <w:insideV w:val="nil"/>
        </w:tcBorders>
        <w:shd w:val="clear" w:color="auto" w:fill="FFFFFF" w:themeFill="background1"/>
      </w:tcPr>
    </w:tblStylePr>
    <w:tblStylePr w:type="lastRow">
      <w:tblPr/>
      <w:tcPr>
        <w:tcBorders>
          <w:top w:val="single" w:sz="8" w:space="0" w:color="E6443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443C" w:themeColor="accent1"/>
          <w:insideH w:val="nil"/>
          <w:insideV w:val="nil"/>
        </w:tcBorders>
        <w:shd w:val="clear" w:color="auto" w:fill="FFFFFF" w:themeFill="background1"/>
      </w:tcPr>
    </w:tblStylePr>
    <w:tblStylePr w:type="lastCol">
      <w:tblPr/>
      <w:tcPr>
        <w:tcBorders>
          <w:top w:val="nil"/>
          <w:left w:val="single" w:sz="8" w:space="0" w:color="E64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top w:val="nil"/>
          <w:bottom w:val="nil"/>
          <w:insideH w:val="nil"/>
          <w:insideV w:val="nil"/>
        </w:tcBorders>
        <w:shd w:val="clear" w:color="auto" w:fill="F8D0C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6589A" w:themeColor="accent2"/>
        <w:left w:val="single" w:sz="8" w:space="0" w:color="A6589A" w:themeColor="accent2"/>
        <w:bottom w:val="single" w:sz="8" w:space="0" w:color="A6589A" w:themeColor="accent2"/>
        <w:right w:val="single" w:sz="8" w:space="0" w:color="A6589A" w:themeColor="accent2"/>
      </w:tblBorders>
    </w:tblPr>
    <w:tblStylePr w:type="firstRow">
      <w:rPr>
        <w:sz w:val="24"/>
        <w:szCs w:val="24"/>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tblPr/>
      <w:tcPr>
        <w:tcBorders>
          <w:top w:val="single" w:sz="8" w:space="0" w:color="A6589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6589A" w:themeColor="accent2"/>
          <w:insideH w:val="nil"/>
          <w:insideV w:val="nil"/>
        </w:tcBorders>
        <w:shd w:val="clear" w:color="auto" w:fill="FFFFFF" w:themeFill="background1"/>
      </w:tcPr>
    </w:tblStylePr>
    <w:tblStylePr w:type="lastCol">
      <w:tblPr/>
      <w:tcPr>
        <w:tcBorders>
          <w:top w:val="nil"/>
          <w:left w:val="single" w:sz="8" w:space="0" w:color="A6589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D5E6" w:themeFill="accent2" w:themeFillTint="3F"/>
      </w:tcPr>
    </w:tblStylePr>
    <w:tblStylePr w:type="band1Horz">
      <w:tblPr/>
      <w:tcPr>
        <w:tcBorders>
          <w:top w:val="nil"/>
          <w:bottom w:val="nil"/>
          <w:insideH w:val="nil"/>
          <w:insideV w:val="nil"/>
        </w:tcBorders>
        <w:shd w:val="clear" w:color="auto" w:fill="E9D5E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97CD" w:themeColor="accent3"/>
        <w:left w:val="single" w:sz="8" w:space="0" w:color="4B97CD" w:themeColor="accent3"/>
        <w:bottom w:val="single" w:sz="8" w:space="0" w:color="4B97CD" w:themeColor="accent3"/>
        <w:right w:val="single" w:sz="8" w:space="0" w:color="4B97CD" w:themeColor="accent3"/>
      </w:tblBorders>
    </w:tblPr>
    <w:tblStylePr w:type="firstRow">
      <w:rPr>
        <w:sz w:val="24"/>
        <w:szCs w:val="24"/>
      </w:rPr>
      <w:tblPr/>
      <w:tcPr>
        <w:tcBorders>
          <w:top w:val="nil"/>
          <w:left w:val="nil"/>
          <w:bottom w:val="single" w:sz="24" w:space="0" w:color="4B97CD" w:themeColor="accent3"/>
          <w:right w:val="nil"/>
          <w:insideH w:val="nil"/>
          <w:insideV w:val="nil"/>
        </w:tcBorders>
        <w:shd w:val="clear" w:color="auto" w:fill="FFFFFF" w:themeFill="background1"/>
      </w:tcPr>
    </w:tblStylePr>
    <w:tblStylePr w:type="lastRow">
      <w:tblPr/>
      <w:tcPr>
        <w:tcBorders>
          <w:top w:val="single" w:sz="8" w:space="0" w:color="4B97CD"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97CD" w:themeColor="accent3"/>
          <w:insideH w:val="nil"/>
          <w:insideV w:val="nil"/>
        </w:tcBorders>
        <w:shd w:val="clear" w:color="auto" w:fill="FFFFFF" w:themeFill="background1"/>
      </w:tcPr>
    </w:tblStylePr>
    <w:tblStylePr w:type="lastCol">
      <w:tblPr/>
      <w:tcPr>
        <w:tcBorders>
          <w:top w:val="nil"/>
          <w:left w:val="single" w:sz="8" w:space="0" w:color="4B97CD"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5F2" w:themeFill="accent3" w:themeFillTint="3F"/>
      </w:tcPr>
    </w:tblStylePr>
    <w:tblStylePr w:type="band1Horz">
      <w:tblPr/>
      <w:tcPr>
        <w:tcBorders>
          <w:top w:val="nil"/>
          <w:bottom w:val="nil"/>
          <w:insideH w:val="nil"/>
          <w:insideV w:val="nil"/>
        </w:tcBorders>
        <w:shd w:val="clear" w:color="auto" w:fill="D2E5F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F7F85" w:themeColor="accent4"/>
        <w:left w:val="single" w:sz="8" w:space="0" w:color="2F7F85" w:themeColor="accent4"/>
        <w:bottom w:val="single" w:sz="8" w:space="0" w:color="2F7F85" w:themeColor="accent4"/>
        <w:right w:val="single" w:sz="8" w:space="0" w:color="2F7F85" w:themeColor="accent4"/>
      </w:tblBorders>
    </w:tblPr>
    <w:tblStylePr w:type="firstRow">
      <w:rPr>
        <w:sz w:val="24"/>
        <w:szCs w:val="24"/>
      </w:rPr>
      <w:tblPr/>
      <w:tcPr>
        <w:tcBorders>
          <w:top w:val="nil"/>
          <w:left w:val="nil"/>
          <w:bottom w:val="single" w:sz="24" w:space="0" w:color="2F7F85" w:themeColor="accent4"/>
          <w:right w:val="nil"/>
          <w:insideH w:val="nil"/>
          <w:insideV w:val="nil"/>
        </w:tcBorders>
        <w:shd w:val="clear" w:color="auto" w:fill="FFFFFF" w:themeFill="background1"/>
      </w:tcPr>
    </w:tblStylePr>
    <w:tblStylePr w:type="lastRow">
      <w:tblPr/>
      <w:tcPr>
        <w:tcBorders>
          <w:top w:val="single" w:sz="8" w:space="0" w:color="2F7F8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F7F85" w:themeColor="accent4"/>
          <w:insideH w:val="nil"/>
          <w:insideV w:val="nil"/>
        </w:tcBorders>
        <w:shd w:val="clear" w:color="auto" w:fill="FFFFFF" w:themeFill="background1"/>
      </w:tcPr>
    </w:tblStylePr>
    <w:tblStylePr w:type="lastCol">
      <w:tblPr/>
      <w:tcPr>
        <w:tcBorders>
          <w:top w:val="nil"/>
          <w:left w:val="single" w:sz="8" w:space="0" w:color="2F7F8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E7E9" w:themeFill="accent4" w:themeFillTint="3F"/>
      </w:tcPr>
    </w:tblStylePr>
    <w:tblStylePr w:type="band1Horz">
      <w:tblPr/>
      <w:tcPr>
        <w:tcBorders>
          <w:top w:val="nil"/>
          <w:bottom w:val="nil"/>
          <w:insideH w:val="nil"/>
          <w:insideV w:val="nil"/>
        </w:tcBorders>
        <w:shd w:val="clear" w:color="auto" w:fill="C2E7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ABC21" w:themeColor="accent5"/>
        <w:left w:val="single" w:sz="8" w:space="0" w:color="FABC21" w:themeColor="accent5"/>
        <w:bottom w:val="single" w:sz="8" w:space="0" w:color="FABC21" w:themeColor="accent5"/>
        <w:right w:val="single" w:sz="8" w:space="0" w:color="FABC21" w:themeColor="accent5"/>
      </w:tblBorders>
    </w:tblPr>
    <w:tblStylePr w:type="firstRow">
      <w:rPr>
        <w:sz w:val="24"/>
        <w:szCs w:val="24"/>
      </w:rPr>
      <w:tblPr/>
      <w:tcPr>
        <w:tcBorders>
          <w:top w:val="nil"/>
          <w:left w:val="nil"/>
          <w:bottom w:val="single" w:sz="24" w:space="0" w:color="FABC21" w:themeColor="accent5"/>
          <w:right w:val="nil"/>
          <w:insideH w:val="nil"/>
          <w:insideV w:val="nil"/>
        </w:tcBorders>
        <w:shd w:val="clear" w:color="auto" w:fill="FFFFFF" w:themeFill="background1"/>
      </w:tcPr>
    </w:tblStylePr>
    <w:tblStylePr w:type="lastRow">
      <w:tblPr/>
      <w:tcPr>
        <w:tcBorders>
          <w:top w:val="single" w:sz="8" w:space="0" w:color="FABC21"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ABC21" w:themeColor="accent5"/>
          <w:insideH w:val="nil"/>
          <w:insideV w:val="nil"/>
        </w:tcBorders>
        <w:shd w:val="clear" w:color="auto" w:fill="FFFFFF" w:themeFill="background1"/>
      </w:tcPr>
    </w:tblStylePr>
    <w:tblStylePr w:type="lastCol">
      <w:tblPr/>
      <w:tcPr>
        <w:tcBorders>
          <w:top w:val="nil"/>
          <w:left w:val="single" w:sz="8" w:space="0" w:color="FABC2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EC7" w:themeFill="accent5" w:themeFillTint="3F"/>
      </w:tcPr>
    </w:tblStylePr>
    <w:tblStylePr w:type="band1Horz">
      <w:tblPr/>
      <w:tcPr>
        <w:tcBorders>
          <w:top w:val="nil"/>
          <w:bottom w:val="nil"/>
          <w:insideH w:val="nil"/>
          <w:insideV w:val="nil"/>
        </w:tcBorders>
        <w:shd w:val="clear" w:color="auto" w:fill="FDEEC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7418D" w:themeColor="accent6"/>
        <w:left w:val="single" w:sz="8" w:space="0" w:color="D7418D" w:themeColor="accent6"/>
        <w:bottom w:val="single" w:sz="8" w:space="0" w:color="D7418D" w:themeColor="accent6"/>
        <w:right w:val="single" w:sz="8" w:space="0" w:color="D7418D" w:themeColor="accent6"/>
      </w:tblBorders>
    </w:tblPr>
    <w:tblStylePr w:type="firstRow">
      <w:rPr>
        <w:sz w:val="24"/>
        <w:szCs w:val="24"/>
      </w:rPr>
      <w:tblPr/>
      <w:tcPr>
        <w:tcBorders>
          <w:top w:val="nil"/>
          <w:left w:val="nil"/>
          <w:bottom w:val="single" w:sz="24" w:space="0" w:color="D7418D" w:themeColor="accent6"/>
          <w:right w:val="nil"/>
          <w:insideH w:val="nil"/>
          <w:insideV w:val="nil"/>
        </w:tcBorders>
        <w:shd w:val="clear" w:color="auto" w:fill="FFFFFF" w:themeFill="background1"/>
      </w:tcPr>
    </w:tblStylePr>
    <w:tblStylePr w:type="lastRow">
      <w:tblPr/>
      <w:tcPr>
        <w:tcBorders>
          <w:top w:val="single" w:sz="8" w:space="0" w:color="D7418D"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7418D" w:themeColor="accent6"/>
          <w:insideH w:val="nil"/>
          <w:insideV w:val="nil"/>
        </w:tcBorders>
        <w:shd w:val="clear" w:color="auto" w:fill="FFFFFF" w:themeFill="background1"/>
      </w:tcPr>
    </w:tblStylePr>
    <w:tblStylePr w:type="lastCol">
      <w:tblPr/>
      <w:tcPr>
        <w:tcBorders>
          <w:top w:val="nil"/>
          <w:left w:val="single" w:sz="8" w:space="0" w:color="D7418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CFE2" w:themeFill="accent6" w:themeFillTint="3F"/>
      </w:tcPr>
    </w:tblStylePr>
    <w:tblStylePr w:type="band1Horz">
      <w:tblPr/>
      <w:tcPr>
        <w:tcBorders>
          <w:top w:val="nil"/>
          <w:bottom w:val="nil"/>
          <w:insideH w:val="nil"/>
          <w:insideV w:val="nil"/>
        </w:tcBorders>
        <w:shd w:val="clear" w:color="auto" w:fill="F5CF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ramemoyenne21">
    <w:name w:val="Trame moyenne 21"/>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1">
    <w:name w:val="Trame moyenne 2 - Accent 11"/>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6589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6589A" w:themeFill="accent2"/>
      </w:tcPr>
    </w:tblStylePr>
    <w:tblStylePr w:type="lastCol">
      <w:rPr>
        <w:b/>
        <w:bCs/>
        <w:color w:val="FFFFFF" w:themeColor="background1"/>
      </w:rPr>
      <w:tblPr/>
      <w:tcPr>
        <w:tcBorders>
          <w:left w:val="nil"/>
          <w:right w:val="nil"/>
          <w:insideH w:val="nil"/>
          <w:insideV w:val="nil"/>
        </w:tcBorders>
        <w:shd w:val="clear" w:color="auto" w:fill="A6589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97CD"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97CD" w:themeFill="accent3"/>
      </w:tcPr>
    </w:tblStylePr>
    <w:tblStylePr w:type="lastCol">
      <w:rPr>
        <w:b/>
        <w:bCs/>
        <w:color w:val="FFFFFF" w:themeColor="background1"/>
      </w:rPr>
      <w:tblPr/>
      <w:tcPr>
        <w:tcBorders>
          <w:left w:val="nil"/>
          <w:right w:val="nil"/>
          <w:insideH w:val="nil"/>
          <w:insideV w:val="nil"/>
        </w:tcBorders>
        <w:shd w:val="clear" w:color="auto" w:fill="4B97C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F7F8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F7F85" w:themeFill="accent4"/>
      </w:tcPr>
    </w:tblStylePr>
    <w:tblStylePr w:type="lastCol">
      <w:rPr>
        <w:b/>
        <w:bCs/>
        <w:color w:val="FFFFFF" w:themeColor="background1"/>
      </w:rPr>
      <w:tblPr/>
      <w:tcPr>
        <w:tcBorders>
          <w:left w:val="nil"/>
          <w:right w:val="nil"/>
          <w:insideH w:val="nil"/>
          <w:insideV w:val="nil"/>
        </w:tcBorders>
        <w:shd w:val="clear" w:color="auto" w:fill="2F7F8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ABC2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ABC21" w:themeFill="accent5"/>
      </w:tcPr>
    </w:tblStylePr>
    <w:tblStylePr w:type="lastCol">
      <w:rPr>
        <w:b/>
        <w:bCs/>
        <w:color w:val="FFFFFF" w:themeColor="background1"/>
      </w:rPr>
      <w:tblPr/>
      <w:tcPr>
        <w:tcBorders>
          <w:left w:val="nil"/>
          <w:right w:val="nil"/>
          <w:insideH w:val="nil"/>
          <w:insideV w:val="nil"/>
        </w:tcBorders>
        <w:shd w:val="clear" w:color="auto" w:fill="FABC2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7418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7418D" w:themeFill="accent6"/>
      </w:tcPr>
    </w:tblStylePr>
    <w:tblStylePr w:type="lastCol">
      <w:rPr>
        <w:b/>
        <w:bCs/>
        <w:color w:val="FFFFFF" w:themeColor="background1"/>
      </w:rPr>
      <w:tblPr/>
      <w:tcPr>
        <w:tcBorders>
          <w:left w:val="nil"/>
          <w:right w:val="nil"/>
          <w:insideH w:val="nil"/>
          <w:insideV w:val="nil"/>
        </w:tcBorders>
        <w:shd w:val="clear" w:color="auto" w:fill="D7418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1">
    <w:name w:val="Trame moyenne 11"/>
    <w:basedOn w:val="TableauNormal"/>
    <w:uiPriority w:val="63"/>
    <w:semiHidden/>
    <w:locked/>
    <w:rsid w:val="00B602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Accent11">
    <w:name w:val="Trame moyenne 1 - Accent 11"/>
    <w:basedOn w:val="TableauNormal"/>
    <w:uiPriority w:val="63"/>
    <w:semiHidden/>
    <w:locked/>
    <w:rsid w:val="00B6027D"/>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locked/>
    <w:rsid w:val="00B6027D"/>
    <w:pPr>
      <w:spacing w:after="0" w:line="240" w:lineRule="auto"/>
    </w:pPr>
    <w:tblPr>
      <w:tblStyleRowBandSize w:val="1"/>
      <w:tblStyleColBandSize w:val="1"/>
      <w:tblBorders>
        <w:top w:val="single" w:sz="8" w:space="0" w:color="BC81B3" w:themeColor="accent2" w:themeTint="BF"/>
        <w:left w:val="single" w:sz="8" w:space="0" w:color="BC81B3" w:themeColor="accent2" w:themeTint="BF"/>
        <w:bottom w:val="single" w:sz="8" w:space="0" w:color="BC81B3" w:themeColor="accent2" w:themeTint="BF"/>
        <w:right w:val="single" w:sz="8" w:space="0" w:color="BC81B3" w:themeColor="accent2" w:themeTint="BF"/>
        <w:insideH w:val="single" w:sz="8" w:space="0" w:color="BC81B3" w:themeColor="accent2" w:themeTint="BF"/>
      </w:tblBorders>
    </w:tblPr>
    <w:tblStylePr w:type="firstRow">
      <w:pPr>
        <w:spacing w:before="0" w:after="0" w:line="240" w:lineRule="auto"/>
      </w:pPr>
      <w:rPr>
        <w:b/>
        <w:bCs/>
        <w:color w:val="FFFFFF" w:themeColor="background1"/>
      </w:rPr>
      <w:tblPr/>
      <w:tcPr>
        <w:tcBorders>
          <w:top w:val="single" w:sz="8" w:space="0" w:color="BC81B3" w:themeColor="accent2" w:themeTint="BF"/>
          <w:left w:val="single" w:sz="8" w:space="0" w:color="BC81B3" w:themeColor="accent2" w:themeTint="BF"/>
          <w:bottom w:val="single" w:sz="8" w:space="0" w:color="BC81B3" w:themeColor="accent2" w:themeTint="BF"/>
          <w:right w:val="single" w:sz="8" w:space="0" w:color="BC81B3" w:themeColor="accent2" w:themeTint="BF"/>
          <w:insideH w:val="nil"/>
          <w:insideV w:val="nil"/>
        </w:tcBorders>
        <w:shd w:val="clear" w:color="auto" w:fill="A6589A" w:themeFill="accent2"/>
      </w:tcPr>
    </w:tblStylePr>
    <w:tblStylePr w:type="lastRow">
      <w:pPr>
        <w:spacing w:before="0" w:after="0" w:line="240" w:lineRule="auto"/>
      </w:pPr>
      <w:rPr>
        <w:b/>
        <w:bCs/>
      </w:rPr>
      <w:tblPr/>
      <w:tcPr>
        <w:tcBorders>
          <w:top w:val="double" w:sz="6" w:space="0" w:color="BC81B3" w:themeColor="accent2" w:themeTint="BF"/>
          <w:left w:val="single" w:sz="8" w:space="0" w:color="BC81B3" w:themeColor="accent2" w:themeTint="BF"/>
          <w:bottom w:val="single" w:sz="8" w:space="0" w:color="BC81B3" w:themeColor="accent2" w:themeTint="BF"/>
          <w:right w:val="single" w:sz="8" w:space="0" w:color="BC81B3" w:themeColor="accent2" w:themeTint="BF"/>
          <w:insideH w:val="nil"/>
          <w:insideV w:val="nil"/>
        </w:tcBorders>
      </w:tcPr>
    </w:tblStylePr>
    <w:tblStylePr w:type="firstCol">
      <w:rPr>
        <w:b/>
        <w:bCs/>
      </w:rPr>
    </w:tblStylePr>
    <w:tblStylePr w:type="lastCol">
      <w:rPr>
        <w:b/>
        <w:bCs/>
      </w:rPr>
    </w:tblStylePr>
    <w:tblStylePr w:type="band1Vert">
      <w:tblPr/>
      <w:tcPr>
        <w:shd w:val="clear" w:color="auto" w:fill="E9D5E6" w:themeFill="accent2" w:themeFillTint="3F"/>
      </w:tcPr>
    </w:tblStylePr>
    <w:tblStylePr w:type="band1Horz">
      <w:tblPr/>
      <w:tcPr>
        <w:tcBorders>
          <w:insideH w:val="nil"/>
          <w:insideV w:val="nil"/>
        </w:tcBorders>
        <w:shd w:val="clear" w:color="auto" w:fill="E9D5E6"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locked/>
    <w:rsid w:val="00B6027D"/>
    <w:pPr>
      <w:spacing w:after="0" w:line="240" w:lineRule="auto"/>
    </w:pPr>
    <w:tblPr>
      <w:tblStyleRowBandSize w:val="1"/>
      <w:tblStyleColBandSize w:val="1"/>
      <w:tblBorders>
        <w:top w:val="single" w:sz="8" w:space="0" w:color="78B1D9" w:themeColor="accent3" w:themeTint="BF"/>
        <w:left w:val="single" w:sz="8" w:space="0" w:color="78B1D9" w:themeColor="accent3" w:themeTint="BF"/>
        <w:bottom w:val="single" w:sz="8" w:space="0" w:color="78B1D9" w:themeColor="accent3" w:themeTint="BF"/>
        <w:right w:val="single" w:sz="8" w:space="0" w:color="78B1D9" w:themeColor="accent3" w:themeTint="BF"/>
        <w:insideH w:val="single" w:sz="8" w:space="0" w:color="78B1D9" w:themeColor="accent3" w:themeTint="BF"/>
      </w:tblBorders>
    </w:tblPr>
    <w:tblStylePr w:type="firstRow">
      <w:pPr>
        <w:spacing w:before="0" w:after="0" w:line="240" w:lineRule="auto"/>
      </w:pPr>
      <w:rPr>
        <w:b/>
        <w:bCs/>
        <w:color w:val="FFFFFF" w:themeColor="background1"/>
      </w:rPr>
      <w:tblPr/>
      <w:tcPr>
        <w:tcBorders>
          <w:top w:val="single" w:sz="8" w:space="0" w:color="78B1D9" w:themeColor="accent3" w:themeTint="BF"/>
          <w:left w:val="single" w:sz="8" w:space="0" w:color="78B1D9" w:themeColor="accent3" w:themeTint="BF"/>
          <w:bottom w:val="single" w:sz="8" w:space="0" w:color="78B1D9" w:themeColor="accent3" w:themeTint="BF"/>
          <w:right w:val="single" w:sz="8" w:space="0" w:color="78B1D9" w:themeColor="accent3" w:themeTint="BF"/>
          <w:insideH w:val="nil"/>
          <w:insideV w:val="nil"/>
        </w:tcBorders>
        <w:shd w:val="clear" w:color="auto" w:fill="4B97CD" w:themeFill="accent3"/>
      </w:tcPr>
    </w:tblStylePr>
    <w:tblStylePr w:type="lastRow">
      <w:pPr>
        <w:spacing w:before="0" w:after="0" w:line="240" w:lineRule="auto"/>
      </w:pPr>
      <w:rPr>
        <w:b/>
        <w:bCs/>
      </w:rPr>
      <w:tblPr/>
      <w:tcPr>
        <w:tcBorders>
          <w:top w:val="double" w:sz="6" w:space="0" w:color="78B1D9" w:themeColor="accent3" w:themeTint="BF"/>
          <w:left w:val="single" w:sz="8" w:space="0" w:color="78B1D9" w:themeColor="accent3" w:themeTint="BF"/>
          <w:bottom w:val="single" w:sz="8" w:space="0" w:color="78B1D9" w:themeColor="accent3" w:themeTint="BF"/>
          <w:right w:val="single" w:sz="8" w:space="0" w:color="78B1D9" w:themeColor="accent3" w:themeTint="BF"/>
          <w:insideH w:val="nil"/>
          <w:insideV w:val="nil"/>
        </w:tcBorders>
      </w:tcPr>
    </w:tblStylePr>
    <w:tblStylePr w:type="firstCol">
      <w:rPr>
        <w:b/>
        <w:bCs/>
      </w:rPr>
    </w:tblStylePr>
    <w:tblStylePr w:type="lastCol">
      <w:rPr>
        <w:b/>
        <w:bCs/>
      </w:rPr>
    </w:tblStylePr>
    <w:tblStylePr w:type="band1Vert">
      <w:tblPr/>
      <w:tcPr>
        <w:shd w:val="clear" w:color="auto" w:fill="D2E5F2" w:themeFill="accent3" w:themeFillTint="3F"/>
      </w:tcPr>
    </w:tblStylePr>
    <w:tblStylePr w:type="band1Horz">
      <w:tblPr/>
      <w:tcPr>
        <w:tcBorders>
          <w:insideH w:val="nil"/>
          <w:insideV w:val="nil"/>
        </w:tcBorders>
        <w:shd w:val="clear" w:color="auto" w:fill="D2E5F2"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locked/>
    <w:rsid w:val="00B6027D"/>
    <w:pPr>
      <w:spacing w:after="0" w:line="240" w:lineRule="auto"/>
    </w:pPr>
    <w:tblPr>
      <w:tblStyleRowBandSize w:val="1"/>
      <w:tblStyleColBandSize w:val="1"/>
      <w:tblBorders>
        <w:top w:val="single" w:sz="8" w:space="0" w:color="48B6BE" w:themeColor="accent4" w:themeTint="BF"/>
        <w:left w:val="single" w:sz="8" w:space="0" w:color="48B6BE" w:themeColor="accent4" w:themeTint="BF"/>
        <w:bottom w:val="single" w:sz="8" w:space="0" w:color="48B6BE" w:themeColor="accent4" w:themeTint="BF"/>
        <w:right w:val="single" w:sz="8" w:space="0" w:color="48B6BE" w:themeColor="accent4" w:themeTint="BF"/>
        <w:insideH w:val="single" w:sz="8" w:space="0" w:color="48B6BE" w:themeColor="accent4" w:themeTint="BF"/>
      </w:tblBorders>
    </w:tblPr>
    <w:tblStylePr w:type="firstRow">
      <w:pPr>
        <w:spacing w:before="0" w:after="0" w:line="240" w:lineRule="auto"/>
      </w:pPr>
      <w:rPr>
        <w:b/>
        <w:bCs/>
        <w:color w:val="FFFFFF" w:themeColor="background1"/>
      </w:rPr>
      <w:tblPr/>
      <w:tcPr>
        <w:tcBorders>
          <w:top w:val="single" w:sz="8" w:space="0" w:color="48B6BE" w:themeColor="accent4" w:themeTint="BF"/>
          <w:left w:val="single" w:sz="8" w:space="0" w:color="48B6BE" w:themeColor="accent4" w:themeTint="BF"/>
          <w:bottom w:val="single" w:sz="8" w:space="0" w:color="48B6BE" w:themeColor="accent4" w:themeTint="BF"/>
          <w:right w:val="single" w:sz="8" w:space="0" w:color="48B6BE" w:themeColor="accent4" w:themeTint="BF"/>
          <w:insideH w:val="nil"/>
          <w:insideV w:val="nil"/>
        </w:tcBorders>
        <w:shd w:val="clear" w:color="auto" w:fill="2F7F85" w:themeFill="accent4"/>
      </w:tcPr>
    </w:tblStylePr>
    <w:tblStylePr w:type="lastRow">
      <w:pPr>
        <w:spacing w:before="0" w:after="0" w:line="240" w:lineRule="auto"/>
      </w:pPr>
      <w:rPr>
        <w:b/>
        <w:bCs/>
      </w:rPr>
      <w:tblPr/>
      <w:tcPr>
        <w:tcBorders>
          <w:top w:val="double" w:sz="6" w:space="0" w:color="48B6BE" w:themeColor="accent4" w:themeTint="BF"/>
          <w:left w:val="single" w:sz="8" w:space="0" w:color="48B6BE" w:themeColor="accent4" w:themeTint="BF"/>
          <w:bottom w:val="single" w:sz="8" w:space="0" w:color="48B6BE" w:themeColor="accent4" w:themeTint="BF"/>
          <w:right w:val="single" w:sz="8" w:space="0" w:color="48B6BE" w:themeColor="accent4" w:themeTint="BF"/>
          <w:insideH w:val="nil"/>
          <w:insideV w:val="nil"/>
        </w:tcBorders>
      </w:tcPr>
    </w:tblStylePr>
    <w:tblStylePr w:type="firstCol">
      <w:rPr>
        <w:b/>
        <w:bCs/>
      </w:rPr>
    </w:tblStylePr>
    <w:tblStylePr w:type="lastCol">
      <w:rPr>
        <w:b/>
        <w:bCs/>
      </w:rPr>
    </w:tblStylePr>
    <w:tblStylePr w:type="band1Vert">
      <w:tblPr/>
      <w:tcPr>
        <w:shd w:val="clear" w:color="auto" w:fill="C2E7E9" w:themeFill="accent4" w:themeFillTint="3F"/>
      </w:tcPr>
    </w:tblStylePr>
    <w:tblStylePr w:type="band1Horz">
      <w:tblPr/>
      <w:tcPr>
        <w:tcBorders>
          <w:insideH w:val="nil"/>
          <w:insideV w:val="nil"/>
        </w:tcBorders>
        <w:shd w:val="clear" w:color="auto" w:fill="C2E7E9"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locked/>
    <w:rsid w:val="00B6027D"/>
    <w:pPr>
      <w:spacing w:after="0" w:line="240" w:lineRule="auto"/>
    </w:pPr>
    <w:tblPr>
      <w:tblStyleRowBandSize w:val="1"/>
      <w:tblStyleColBandSize w:val="1"/>
      <w:tblBorders>
        <w:top w:val="single" w:sz="8" w:space="0" w:color="FBCC58" w:themeColor="accent5" w:themeTint="BF"/>
        <w:left w:val="single" w:sz="8" w:space="0" w:color="FBCC58" w:themeColor="accent5" w:themeTint="BF"/>
        <w:bottom w:val="single" w:sz="8" w:space="0" w:color="FBCC58" w:themeColor="accent5" w:themeTint="BF"/>
        <w:right w:val="single" w:sz="8" w:space="0" w:color="FBCC58" w:themeColor="accent5" w:themeTint="BF"/>
        <w:insideH w:val="single" w:sz="8" w:space="0" w:color="FBCC58" w:themeColor="accent5" w:themeTint="BF"/>
      </w:tblBorders>
    </w:tblPr>
    <w:tblStylePr w:type="firstRow">
      <w:pPr>
        <w:spacing w:before="0" w:after="0" w:line="240" w:lineRule="auto"/>
      </w:pPr>
      <w:rPr>
        <w:b/>
        <w:bCs/>
        <w:color w:val="FFFFFF" w:themeColor="background1"/>
      </w:rPr>
      <w:tblPr/>
      <w:tcPr>
        <w:tcBorders>
          <w:top w:val="single" w:sz="8" w:space="0" w:color="FBCC58" w:themeColor="accent5" w:themeTint="BF"/>
          <w:left w:val="single" w:sz="8" w:space="0" w:color="FBCC58" w:themeColor="accent5" w:themeTint="BF"/>
          <w:bottom w:val="single" w:sz="8" w:space="0" w:color="FBCC58" w:themeColor="accent5" w:themeTint="BF"/>
          <w:right w:val="single" w:sz="8" w:space="0" w:color="FBCC58" w:themeColor="accent5" w:themeTint="BF"/>
          <w:insideH w:val="nil"/>
          <w:insideV w:val="nil"/>
        </w:tcBorders>
        <w:shd w:val="clear" w:color="auto" w:fill="FABC21" w:themeFill="accent5"/>
      </w:tcPr>
    </w:tblStylePr>
    <w:tblStylePr w:type="lastRow">
      <w:pPr>
        <w:spacing w:before="0" w:after="0" w:line="240" w:lineRule="auto"/>
      </w:pPr>
      <w:rPr>
        <w:b/>
        <w:bCs/>
      </w:rPr>
      <w:tblPr/>
      <w:tcPr>
        <w:tcBorders>
          <w:top w:val="double" w:sz="6" w:space="0" w:color="FBCC58" w:themeColor="accent5" w:themeTint="BF"/>
          <w:left w:val="single" w:sz="8" w:space="0" w:color="FBCC58" w:themeColor="accent5" w:themeTint="BF"/>
          <w:bottom w:val="single" w:sz="8" w:space="0" w:color="FBCC58" w:themeColor="accent5" w:themeTint="BF"/>
          <w:right w:val="single" w:sz="8" w:space="0" w:color="FBCC58" w:themeColor="accent5" w:themeTint="BF"/>
          <w:insideH w:val="nil"/>
          <w:insideV w:val="nil"/>
        </w:tcBorders>
      </w:tcPr>
    </w:tblStylePr>
    <w:tblStylePr w:type="firstCol">
      <w:rPr>
        <w:b/>
        <w:bCs/>
      </w:rPr>
    </w:tblStylePr>
    <w:tblStylePr w:type="lastCol">
      <w:rPr>
        <w:b/>
        <w:bCs/>
      </w:rPr>
    </w:tblStylePr>
    <w:tblStylePr w:type="band1Vert">
      <w:tblPr/>
      <w:tcPr>
        <w:shd w:val="clear" w:color="auto" w:fill="FDEEC7" w:themeFill="accent5" w:themeFillTint="3F"/>
      </w:tcPr>
    </w:tblStylePr>
    <w:tblStylePr w:type="band1Horz">
      <w:tblPr/>
      <w:tcPr>
        <w:tcBorders>
          <w:insideH w:val="nil"/>
          <w:insideV w:val="nil"/>
        </w:tcBorders>
        <w:shd w:val="clear" w:color="auto" w:fill="FDEEC7"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locked/>
    <w:rsid w:val="00B6027D"/>
    <w:pPr>
      <w:spacing w:after="0" w:line="240" w:lineRule="auto"/>
    </w:pPr>
    <w:tblPr>
      <w:tblStyleRowBandSize w:val="1"/>
      <w:tblStyleColBandSize w:val="1"/>
      <w:tblBorders>
        <w:top w:val="single" w:sz="8" w:space="0" w:color="E170A9" w:themeColor="accent6" w:themeTint="BF"/>
        <w:left w:val="single" w:sz="8" w:space="0" w:color="E170A9" w:themeColor="accent6" w:themeTint="BF"/>
        <w:bottom w:val="single" w:sz="8" w:space="0" w:color="E170A9" w:themeColor="accent6" w:themeTint="BF"/>
        <w:right w:val="single" w:sz="8" w:space="0" w:color="E170A9" w:themeColor="accent6" w:themeTint="BF"/>
        <w:insideH w:val="single" w:sz="8" w:space="0" w:color="E170A9" w:themeColor="accent6" w:themeTint="BF"/>
      </w:tblBorders>
    </w:tblPr>
    <w:tblStylePr w:type="firstRow">
      <w:pPr>
        <w:spacing w:before="0" w:after="0" w:line="240" w:lineRule="auto"/>
      </w:pPr>
      <w:rPr>
        <w:b/>
        <w:bCs/>
        <w:color w:val="FFFFFF" w:themeColor="background1"/>
      </w:rPr>
      <w:tblPr/>
      <w:tcPr>
        <w:tcBorders>
          <w:top w:val="single" w:sz="8" w:space="0" w:color="E170A9" w:themeColor="accent6" w:themeTint="BF"/>
          <w:left w:val="single" w:sz="8" w:space="0" w:color="E170A9" w:themeColor="accent6" w:themeTint="BF"/>
          <w:bottom w:val="single" w:sz="8" w:space="0" w:color="E170A9" w:themeColor="accent6" w:themeTint="BF"/>
          <w:right w:val="single" w:sz="8" w:space="0" w:color="E170A9" w:themeColor="accent6" w:themeTint="BF"/>
          <w:insideH w:val="nil"/>
          <w:insideV w:val="nil"/>
        </w:tcBorders>
        <w:shd w:val="clear" w:color="auto" w:fill="D7418D" w:themeFill="accent6"/>
      </w:tcPr>
    </w:tblStylePr>
    <w:tblStylePr w:type="lastRow">
      <w:pPr>
        <w:spacing w:before="0" w:after="0" w:line="240" w:lineRule="auto"/>
      </w:pPr>
      <w:rPr>
        <w:b/>
        <w:bCs/>
      </w:rPr>
      <w:tblPr/>
      <w:tcPr>
        <w:tcBorders>
          <w:top w:val="double" w:sz="6" w:space="0" w:color="E170A9" w:themeColor="accent6" w:themeTint="BF"/>
          <w:left w:val="single" w:sz="8" w:space="0" w:color="E170A9" w:themeColor="accent6" w:themeTint="BF"/>
          <w:bottom w:val="single" w:sz="8" w:space="0" w:color="E170A9" w:themeColor="accent6" w:themeTint="BF"/>
          <w:right w:val="single" w:sz="8" w:space="0" w:color="E170A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5CFE2" w:themeFill="accent6" w:themeFillTint="3F"/>
      </w:tcPr>
    </w:tblStylePr>
    <w:tblStylePr w:type="band1Horz">
      <w:tblPr/>
      <w:tcPr>
        <w:tcBorders>
          <w:insideH w:val="nil"/>
          <w:insideV w:val="nil"/>
        </w:tcBorders>
        <w:shd w:val="clear" w:color="auto" w:fill="F5CFE2" w:themeFill="accent6" w:themeFillTint="3F"/>
      </w:tcPr>
    </w:tblStylePr>
    <w:tblStylePr w:type="band2Horz">
      <w:tblPr/>
      <w:tcPr>
        <w:tcBorders>
          <w:insideH w:val="nil"/>
          <w:insideV w:val="nil"/>
        </w:tcBorders>
      </w:tcPr>
    </w:tblStylePr>
  </w:style>
  <w:style w:type="table" w:customStyle="1" w:styleId="Grilleclaire1">
    <w:name w:val="Grille claire1"/>
    <w:basedOn w:val="TableauNormal"/>
    <w:uiPriority w:val="62"/>
    <w:semiHidden/>
    <w:locked/>
    <w:rsid w:val="00B602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leclaire-Accent11">
    <w:name w:val="Grille claire - Accent 11"/>
    <w:basedOn w:val="TableauNormal"/>
    <w:uiPriority w:val="62"/>
    <w:semiHidden/>
    <w:locked/>
    <w:rsid w:val="00B6027D"/>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styleId="Grilleclaire-Accent2">
    <w:name w:val="Light Grid Accent 2"/>
    <w:basedOn w:val="TableauNormal"/>
    <w:uiPriority w:val="62"/>
    <w:semiHidden/>
    <w:locked/>
    <w:rsid w:val="00B6027D"/>
    <w:pPr>
      <w:spacing w:after="0" w:line="240" w:lineRule="auto"/>
    </w:pPr>
    <w:tblPr>
      <w:tblStyleRowBandSize w:val="1"/>
      <w:tblStyleColBandSize w:val="1"/>
      <w:tblBorders>
        <w:top w:val="single" w:sz="8" w:space="0" w:color="A6589A" w:themeColor="accent2"/>
        <w:left w:val="single" w:sz="8" w:space="0" w:color="A6589A" w:themeColor="accent2"/>
        <w:bottom w:val="single" w:sz="8" w:space="0" w:color="A6589A" w:themeColor="accent2"/>
        <w:right w:val="single" w:sz="8" w:space="0" w:color="A6589A" w:themeColor="accent2"/>
        <w:insideH w:val="single" w:sz="8" w:space="0" w:color="A6589A" w:themeColor="accent2"/>
        <w:insideV w:val="single" w:sz="8" w:space="0" w:color="A6589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6589A" w:themeColor="accent2"/>
          <w:left w:val="single" w:sz="8" w:space="0" w:color="A6589A" w:themeColor="accent2"/>
          <w:bottom w:val="single" w:sz="18" w:space="0" w:color="A6589A" w:themeColor="accent2"/>
          <w:right w:val="single" w:sz="8" w:space="0" w:color="A6589A" w:themeColor="accent2"/>
          <w:insideH w:val="nil"/>
          <w:insideV w:val="single" w:sz="8" w:space="0" w:color="A6589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6589A" w:themeColor="accent2"/>
          <w:left w:val="single" w:sz="8" w:space="0" w:color="A6589A" w:themeColor="accent2"/>
          <w:bottom w:val="single" w:sz="8" w:space="0" w:color="A6589A" w:themeColor="accent2"/>
          <w:right w:val="single" w:sz="8" w:space="0" w:color="A6589A" w:themeColor="accent2"/>
          <w:insideH w:val="nil"/>
          <w:insideV w:val="single" w:sz="8" w:space="0" w:color="A6589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6589A" w:themeColor="accent2"/>
          <w:left w:val="single" w:sz="8" w:space="0" w:color="A6589A" w:themeColor="accent2"/>
          <w:bottom w:val="single" w:sz="8" w:space="0" w:color="A6589A" w:themeColor="accent2"/>
          <w:right w:val="single" w:sz="8" w:space="0" w:color="A6589A" w:themeColor="accent2"/>
        </w:tcBorders>
      </w:tcPr>
    </w:tblStylePr>
    <w:tblStylePr w:type="band1Vert">
      <w:tblPr/>
      <w:tcPr>
        <w:tcBorders>
          <w:top w:val="single" w:sz="8" w:space="0" w:color="A6589A" w:themeColor="accent2"/>
          <w:left w:val="single" w:sz="8" w:space="0" w:color="A6589A" w:themeColor="accent2"/>
          <w:bottom w:val="single" w:sz="8" w:space="0" w:color="A6589A" w:themeColor="accent2"/>
          <w:right w:val="single" w:sz="8" w:space="0" w:color="A6589A" w:themeColor="accent2"/>
        </w:tcBorders>
        <w:shd w:val="clear" w:color="auto" w:fill="E9D5E6" w:themeFill="accent2" w:themeFillTint="3F"/>
      </w:tcPr>
    </w:tblStylePr>
    <w:tblStylePr w:type="band1Horz">
      <w:tblPr/>
      <w:tcPr>
        <w:tcBorders>
          <w:top w:val="single" w:sz="8" w:space="0" w:color="A6589A" w:themeColor="accent2"/>
          <w:left w:val="single" w:sz="8" w:space="0" w:color="A6589A" w:themeColor="accent2"/>
          <w:bottom w:val="single" w:sz="8" w:space="0" w:color="A6589A" w:themeColor="accent2"/>
          <w:right w:val="single" w:sz="8" w:space="0" w:color="A6589A" w:themeColor="accent2"/>
          <w:insideV w:val="single" w:sz="8" w:space="0" w:color="A6589A" w:themeColor="accent2"/>
        </w:tcBorders>
        <w:shd w:val="clear" w:color="auto" w:fill="E9D5E6" w:themeFill="accent2" w:themeFillTint="3F"/>
      </w:tcPr>
    </w:tblStylePr>
    <w:tblStylePr w:type="band2Horz">
      <w:tblPr/>
      <w:tcPr>
        <w:tcBorders>
          <w:top w:val="single" w:sz="8" w:space="0" w:color="A6589A" w:themeColor="accent2"/>
          <w:left w:val="single" w:sz="8" w:space="0" w:color="A6589A" w:themeColor="accent2"/>
          <w:bottom w:val="single" w:sz="8" w:space="0" w:color="A6589A" w:themeColor="accent2"/>
          <w:right w:val="single" w:sz="8" w:space="0" w:color="A6589A" w:themeColor="accent2"/>
          <w:insideV w:val="single" w:sz="8" w:space="0" w:color="A6589A" w:themeColor="accent2"/>
        </w:tcBorders>
      </w:tcPr>
    </w:tblStylePr>
  </w:style>
  <w:style w:type="table" w:styleId="Grilleclaire-Accent3">
    <w:name w:val="Light Grid Accent 3"/>
    <w:basedOn w:val="TableauNormal"/>
    <w:uiPriority w:val="62"/>
    <w:semiHidden/>
    <w:locked/>
    <w:rsid w:val="00B6027D"/>
    <w:pPr>
      <w:spacing w:after="0" w:line="240" w:lineRule="auto"/>
    </w:pPr>
    <w:tblPr>
      <w:tblStyleRowBandSize w:val="1"/>
      <w:tblStyleColBandSize w:val="1"/>
      <w:tblBorders>
        <w:top w:val="single" w:sz="8" w:space="0" w:color="4B97CD" w:themeColor="accent3"/>
        <w:left w:val="single" w:sz="8" w:space="0" w:color="4B97CD" w:themeColor="accent3"/>
        <w:bottom w:val="single" w:sz="8" w:space="0" w:color="4B97CD" w:themeColor="accent3"/>
        <w:right w:val="single" w:sz="8" w:space="0" w:color="4B97CD" w:themeColor="accent3"/>
        <w:insideH w:val="single" w:sz="8" w:space="0" w:color="4B97CD" w:themeColor="accent3"/>
        <w:insideV w:val="single" w:sz="8" w:space="0" w:color="4B97CD"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97CD" w:themeColor="accent3"/>
          <w:left w:val="single" w:sz="8" w:space="0" w:color="4B97CD" w:themeColor="accent3"/>
          <w:bottom w:val="single" w:sz="18" w:space="0" w:color="4B97CD" w:themeColor="accent3"/>
          <w:right w:val="single" w:sz="8" w:space="0" w:color="4B97CD" w:themeColor="accent3"/>
          <w:insideH w:val="nil"/>
          <w:insideV w:val="single" w:sz="8" w:space="0" w:color="4B97CD"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97CD" w:themeColor="accent3"/>
          <w:left w:val="single" w:sz="8" w:space="0" w:color="4B97CD" w:themeColor="accent3"/>
          <w:bottom w:val="single" w:sz="8" w:space="0" w:color="4B97CD" w:themeColor="accent3"/>
          <w:right w:val="single" w:sz="8" w:space="0" w:color="4B97CD" w:themeColor="accent3"/>
          <w:insideH w:val="nil"/>
          <w:insideV w:val="single" w:sz="8" w:space="0" w:color="4B97CD"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97CD" w:themeColor="accent3"/>
          <w:left w:val="single" w:sz="8" w:space="0" w:color="4B97CD" w:themeColor="accent3"/>
          <w:bottom w:val="single" w:sz="8" w:space="0" w:color="4B97CD" w:themeColor="accent3"/>
          <w:right w:val="single" w:sz="8" w:space="0" w:color="4B97CD" w:themeColor="accent3"/>
        </w:tcBorders>
      </w:tcPr>
    </w:tblStylePr>
    <w:tblStylePr w:type="band1Vert">
      <w:tblPr/>
      <w:tcPr>
        <w:tcBorders>
          <w:top w:val="single" w:sz="8" w:space="0" w:color="4B97CD" w:themeColor="accent3"/>
          <w:left w:val="single" w:sz="8" w:space="0" w:color="4B97CD" w:themeColor="accent3"/>
          <w:bottom w:val="single" w:sz="8" w:space="0" w:color="4B97CD" w:themeColor="accent3"/>
          <w:right w:val="single" w:sz="8" w:space="0" w:color="4B97CD" w:themeColor="accent3"/>
        </w:tcBorders>
        <w:shd w:val="clear" w:color="auto" w:fill="D2E5F2" w:themeFill="accent3" w:themeFillTint="3F"/>
      </w:tcPr>
    </w:tblStylePr>
    <w:tblStylePr w:type="band1Horz">
      <w:tblPr/>
      <w:tcPr>
        <w:tcBorders>
          <w:top w:val="single" w:sz="8" w:space="0" w:color="4B97CD" w:themeColor="accent3"/>
          <w:left w:val="single" w:sz="8" w:space="0" w:color="4B97CD" w:themeColor="accent3"/>
          <w:bottom w:val="single" w:sz="8" w:space="0" w:color="4B97CD" w:themeColor="accent3"/>
          <w:right w:val="single" w:sz="8" w:space="0" w:color="4B97CD" w:themeColor="accent3"/>
          <w:insideV w:val="single" w:sz="8" w:space="0" w:color="4B97CD" w:themeColor="accent3"/>
        </w:tcBorders>
        <w:shd w:val="clear" w:color="auto" w:fill="D2E5F2" w:themeFill="accent3" w:themeFillTint="3F"/>
      </w:tcPr>
    </w:tblStylePr>
    <w:tblStylePr w:type="band2Horz">
      <w:tblPr/>
      <w:tcPr>
        <w:tcBorders>
          <w:top w:val="single" w:sz="8" w:space="0" w:color="4B97CD" w:themeColor="accent3"/>
          <w:left w:val="single" w:sz="8" w:space="0" w:color="4B97CD" w:themeColor="accent3"/>
          <w:bottom w:val="single" w:sz="8" w:space="0" w:color="4B97CD" w:themeColor="accent3"/>
          <w:right w:val="single" w:sz="8" w:space="0" w:color="4B97CD" w:themeColor="accent3"/>
          <w:insideV w:val="single" w:sz="8" w:space="0" w:color="4B97CD" w:themeColor="accent3"/>
        </w:tcBorders>
      </w:tcPr>
    </w:tblStylePr>
  </w:style>
  <w:style w:type="table" w:styleId="Grilleclaire-Accent4">
    <w:name w:val="Light Grid Accent 4"/>
    <w:basedOn w:val="TableauNormal"/>
    <w:uiPriority w:val="62"/>
    <w:semiHidden/>
    <w:locked/>
    <w:rsid w:val="00B6027D"/>
    <w:pPr>
      <w:spacing w:after="0" w:line="240" w:lineRule="auto"/>
    </w:pPr>
    <w:tblPr>
      <w:tblStyleRowBandSize w:val="1"/>
      <w:tblStyleColBandSize w:val="1"/>
      <w:tblBorders>
        <w:top w:val="single" w:sz="8" w:space="0" w:color="2F7F85" w:themeColor="accent4"/>
        <w:left w:val="single" w:sz="8" w:space="0" w:color="2F7F85" w:themeColor="accent4"/>
        <w:bottom w:val="single" w:sz="8" w:space="0" w:color="2F7F85" w:themeColor="accent4"/>
        <w:right w:val="single" w:sz="8" w:space="0" w:color="2F7F85" w:themeColor="accent4"/>
        <w:insideH w:val="single" w:sz="8" w:space="0" w:color="2F7F85" w:themeColor="accent4"/>
        <w:insideV w:val="single" w:sz="8" w:space="0" w:color="2F7F8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F7F85" w:themeColor="accent4"/>
          <w:left w:val="single" w:sz="8" w:space="0" w:color="2F7F85" w:themeColor="accent4"/>
          <w:bottom w:val="single" w:sz="18" w:space="0" w:color="2F7F85" w:themeColor="accent4"/>
          <w:right w:val="single" w:sz="8" w:space="0" w:color="2F7F85" w:themeColor="accent4"/>
          <w:insideH w:val="nil"/>
          <w:insideV w:val="single" w:sz="8" w:space="0" w:color="2F7F8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7F85" w:themeColor="accent4"/>
          <w:left w:val="single" w:sz="8" w:space="0" w:color="2F7F85" w:themeColor="accent4"/>
          <w:bottom w:val="single" w:sz="8" w:space="0" w:color="2F7F85" w:themeColor="accent4"/>
          <w:right w:val="single" w:sz="8" w:space="0" w:color="2F7F85" w:themeColor="accent4"/>
          <w:insideH w:val="nil"/>
          <w:insideV w:val="single" w:sz="8" w:space="0" w:color="2F7F8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7F85" w:themeColor="accent4"/>
          <w:left w:val="single" w:sz="8" w:space="0" w:color="2F7F85" w:themeColor="accent4"/>
          <w:bottom w:val="single" w:sz="8" w:space="0" w:color="2F7F85" w:themeColor="accent4"/>
          <w:right w:val="single" w:sz="8" w:space="0" w:color="2F7F85" w:themeColor="accent4"/>
        </w:tcBorders>
      </w:tcPr>
    </w:tblStylePr>
    <w:tblStylePr w:type="band1Vert">
      <w:tblPr/>
      <w:tcPr>
        <w:tcBorders>
          <w:top w:val="single" w:sz="8" w:space="0" w:color="2F7F85" w:themeColor="accent4"/>
          <w:left w:val="single" w:sz="8" w:space="0" w:color="2F7F85" w:themeColor="accent4"/>
          <w:bottom w:val="single" w:sz="8" w:space="0" w:color="2F7F85" w:themeColor="accent4"/>
          <w:right w:val="single" w:sz="8" w:space="0" w:color="2F7F85" w:themeColor="accent4"/>
        </w:tcBorders>
        <w:shd w:val="clear" w:color="auto" w:fill="C2E7E9" w:themeFill="accent4" w:themeFillTint="3F"/>
      </w:tcPr>
    </w:tblStylePr>
    <w:tblStylePr w:type="band1Horz">
      <w:tblPr/>
      <w:tcPr>
        <w:tcBorders>
          <w:top w:val="single" w:sz="8" w:space="0" w:color="2F7F85" w:themeColor="accent4"/>
          <w:left w:val="single" w:sz="8" w:space="0" w:color="2F7F85" w:themeColor="accent4"/>
          <w:bottom w:val="single" w:sz="8" w:space="0" w:color="2F7F85" w:themeColor="accent4"/>
          <w:right w:val="single" w:sz="8" w:space="0" w:color="2F7F85" w:themeColor="accent4"/>
          <w:insideV w:val="single" w:sz="8" w:space="0" w:color="2F7F85" w:themeColor="accent4"/>
        </w:tcBorders>
        <w:shd w:val="clear" w:color="auto" w:fill="C2E7E9" w:themeFill="accent4" w:themeFillTint="3F"/>
      </w:tcPr>
    </w:tblStylePr>
    <w:tblStylePr w:type="band2Horz">
      <w:tblPr/>
      <w:tcPr>
        <w:tcBorders>
          <w:top w:val="single" w:sz="8" w:space="0" w:color="2F7F85" w:themeColor="accent4"/>
          <w:left w:val="single" w:sz="8" w:space="0" w:color="2F7F85" w:themeColor="accent4"/>
          <w:bottom w:val="single" w:sz="8" w:space="0" w:color="2F7F85" w:themeColor="accent4"/>
          <w:right w:val="single" w:sz="8" w:space="0" w:color="2F7F85" w:themeColor="accent4"/>
          <w:insideV w:val="single" w:sz="8" w:space="0" w:color="2F7F85" w:themeColor="accent4"/>
        </w:tcBorders>
      </w:tcPr>
    </w:tblStylePr>
  </w:style>
  <w:style w:type="table" w:styleId="Grilleclaire-Accent5">
    <w:name w:val="Light Grid Accent 5"/>
    <w:basedOn w:val="TableauNormal"/>
    <w:uiPriority w:val="62"/>
    <w:semiHidden/>
    <w:locked/>
    <w:rsid w:val="00B6027D"/>
    <w:pPr>
      <w:spacing w:after="0" w:line="240" w:lineRule="auto"/>
    </w:pPr>
    <w:tblPr>
      <w:tblStyleRowBandSize w:val="1"/>
      <w:tblStyleColBandSize w:val="1"/>
      <w:tblBorders>
        <w:top w:val="single" w:sz="8" w:space="0" w:color="FABC21" w:themeColor="accent5"/>
        <w:left w:val="single" w:sz="8" w:space="0" w:color="FABC21" w:themeColor="accent5"/>
        <w:bottom w:val="single" w:sz="8" w:space="0" w:color="FABC21" w:themeColor="accent5"/>
        <w:right w:val="single" w:sz="8" w:space="0" w:color="FABC21" w:themeColor="accent5"/>
        <w:insideH w:val="single" w:sz="8" w:space="0" w:color="FABC21" w:themeColor="accent5"/>
        <w:insideV w:val="single" w:sz="8" w:space="0" w:color="FABC2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ABC21" w:themeColor="accent5"/>
          <w:left w:val="single" w:sz="8" w:space="0" w:color="FABC21" w:themeColor="accent5"/>
          <w:bottom w:val="single" w:sz="18" w:space="0" w:color="FABC21" w:themeColor="accent5"/>
          <w:right w:val="single" w:sz="8" w:space="0" w:color="FABC21" w:themeColor="accent5"/>
          <w:insideH w:val="nil"/>
          <w:insideV w:val="single" w:sz="8" w:space="0" w:color="FABC2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ABC21" w:themeColor="accent5"/>
          <w:left w:val="single" w:sz="8" w:space="0" w:color="FABC21" w:themeColor="accent5"/>
          <w:bottom w:val="single" w:sz="8" w:space="0" w:color="FABC21" w:themeColor="accent5"/>
          <w:right w:val="single" w:sz="8" w:space="0" w:color="FABC21" w:themeColor="accent5"/>
          <w:insideH w:val="nil"/>
          <w:insideV w:val="single" w:sz="8" w:space="0" w:color="FABC2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ABC21" w:themeColor="accent5"/>
          <w:left w:val="single" w:sz="8" w:space="0" w:color="FABC21" w:themeColor="accent5"/>
          <w:bottom w:val="single" w:sz="8" w:space="0" w:color="FABC21" w:themeColor="accent5"/>
          <w:right w:val="single" w:sz="8" w:space="0" w:color="FABC21" w:themeColor="accent5"/>
        </w:tcBorders>
      </w:tcPr>
    </w:tblStylePr>
    <w:tblStylePr w:type="band1Vert">
      <w:tblPr/>
      <w:tcPr>
        <w:tcBorders>
          <w:top w:val="single" w:sz="8" w:space="0" w:color="FABC21" w:themeColor="accent5"/>
          <w:left w:val="single" w:sz="8" w:space="0" w:color="FABC21" w:themeColor="accent5"/>
          <w:bottom w:val="single" w:sz="8" w:space="0" w:color="FABC21" w:themeColor="accent5"/>
          <w:right w:val="single" w:sz="8" w:space="0" w:color="FABC21" w:themeColor="accent5"/>
        </w:tcBorders>
        <w:shd w:val="clear" w:color="auto" w:fill="FDEEC7" w:themeFill="accent5" w:themeFillTint="3F"/>
      </w:tcPr>
    </w:tblStylePr>
    <w:tblStylePr w:type="band1Horz">
      <w:tblPr/>
      <w:tcPr>
        <w:tcBorders>
          <w:top w:val="single" w:sz="8" w:space="0" w:color="FABC21" w:themeColor="accent5"/>
          <w:left w:val="single" w:sz="8" w:space="0" w:color="FABC21" w:themeColor="accent5"/>
          <w:bottom w:val="single" w:sz="8" w:space="0" w:color="FABC21" w:themeColor="accent5"/>
          <w:right w:val="single" w:sz="8" w:space="0" w:color="FABC21" w:themeColor="accent5"/>
          <w:insideV w:val="single" w:sz="8" w:space="0" w:color="FABC21" w:themeColor="accent5"/>
        </w:tcBorders>
        <w:shd w:val="clear" w:color="auto" w:fill="FDEEC7" w:themeFill="accent5" w:themeFillTint="3F"/>
      </w:tcPr>
    </w:tblStylePr>
    <w:tblStylePr w:type="band2Horz">
      <w:tblPr/>
      <w:tcPr>
        <w:tcBorders>
          <w:top w:val="single" w:sz="8" w:space="0" w:color="FABC21" w:themeColor="accent5"/>
          <w:left w:val="single" w:sz="8" w:space="0" w:color="FABC21" w:themeColor="accent5"/>
          <w:bottom w:val="single" w:sz="8" w:space="0" w:color="FABC21" w:themeColor="accent5"/>
          <w:right w:val="single" w:sz="8" w:space="0" w:color="FABC21" w:themeColor="accent5"/>
          <w:insideV w:val="single" w:sz="8" w:space="0" w:color="FABC21" w:themeColor="accent5"/>
        </w:tcBorders>
      </w:tcPr>
    </w:tblStylePr>
  </w:style>
  <w:style w:type="table" w:styleId="Grilleclaire-Accent6">
    <w:name w:val="Light Grid Accent 6"/>
    <w:basedOn w:val="TableauNormal"/>
    <w:uiPriority w:val="62"/>
    <w:semiHidden/>
    <w:locked/>
    <w:rsid w:val="00B6027D"/>
    <w:pPr>
      <w:spacing w:after="0" w:line="240" w:lineRule="auto"/>
    </w:pPr>
    <w:tblPr>
      <w:tblStyleRowBandSize w:val="1"/>
      <w:tblStyleColBandSize w:val="1"/>
      <w:tblBorders>
        <w:top w:val="single" w:sz="8" w:space="0" w:color="D7418D" w:themeColor="accent6"/>
        <w:left w:val="single" w:sz="8" w:space="0" w:color="D7418D" w:themeColor="accent6"/>
        <w:bottom w:val="single" w:sz="8" w:space="0" w:color="D7418D" w:themeColor="accent6"/>
        <w:right w:val="single" w:sz="8" w:space="0" w:color="D7418D" w:themeColor="accent6"/>
        <w:insideH w:val="single" w:sz="8" w:space="0" w:color="D7418D" w:themeColor="accent6"/>
        <w:insideV w:val="single" w:sz="8" w:space="0" w:color="D7418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7418D" w:themeColor="accent6"/>
          <w:left w:val="single" w:sz="8" w:space="0" w:color="D7418D" w:themeColor="accent6"/>
          <w:bottom w:val="single" w:sz="18" w:space="0" w:color="D7418D" w:themeColor="accent6"/>
          <w:right w:val="single" w:sz="8" w:space="0" w:color="D7418D" w:themeColor="accent6"/>
          <w:insideH w:val="nil"/>
          <w:insideV w:val="single" w:sz="8" w:space="0" w:color="D7418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7418D" w:themeColor="accent6"/>
          <w:left w:val="single" w:sz="8" w:space="0" w:color="D7418D" w:themeColor="accent6"/>
          <w:bottom w:val="single" w:sz="8" w:space="0" w:color="D7418D" w:themeColor="accent6"/>
          <w:right w:val="single" w:sz="8" w:space="0" w:color="D7418D" w:themeColor="accent6"/>
          <w:insideH w:val="nil"/>
          <w:insideV w:val="single" w:sz="8" w:space="0" w:color="D7418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7418D" w:themeColor="accent6"/>
          <w:left w:val="single" w:sz="8" w:space="0" w:color="D7418D" w:themeColor="accent6"/>
          <w:bottom w:val="single" w:sz="8" w:space="0" w:color="D7418D" w:themeColor="accent6"/>
          <w:right w:val="single" w:sz="8" w:space="0" w:color="D7418D" w:themeColor="accent6"/>
        </w:tcBorders>
      </w:tcPr>
    </w:tblStylePr>
    <w:tblStylePr w:type="band1Vert">
      <w:tblPr/>
      <w:tcPr>
        <w:tcBorders>
          <w:top w:val="single" w:sz="8" w:space="0" w:color="D7418D" w:themeColor="accent6"/>
          <w:left w:val="single" w:sz="8" w:space="0" w:color="D7418D" w:themeColor="accent6"/>
          <w:bottom w:val="single" w:sz="8" w:space="0" w:color="D7418D" w:themeColor="accent6"/>
          <w:right w:val="single" w:sz="8" w:space="0" w:color="D7418D" w:themeColor="accent6"/>
        </w:tcBorders>
        <w:shd w:val="clear" w:color="auto" w:fill="F5CFE2" w:themeFill="accent6" w:themeFillTint="3F"/>
      </w:tcPr>
    </w:tblStylePr>
    <w:tblStylePr w:type="band1Horz">
      <w:tblPr/>
      <w:tcPr>
        <w:tcBorders>
          <w:top w:val="single" w:sz="8" w:space="0" w:color="D7418D" w:themeColor="accent6"/>
          <w:left w:val="single" w:sz="8" w:space="0" w:color="D7418D" w:themeColor="accent6"/>
          <w:bottom w:val="single" w:sz="8" w:space="0" w:color="D7418D" w:themeColor="accent6"/>
          <w:right w:val="single" w:sz="8" w:space="0" w:color="D7418D" w:themeColor="accent6"/>
          <w:insideV w:val="single" w:sz="8" w:space="0" w:color="D7418D" w:themeColor="accent6"/>
        </w:tcBorders>
        <w:shd w:val="clear" w:color="auto" w:fill="F5CFE2" w:themeFill="accent6" w:themeFillTint="3F"/>
      </w:tcPr>
    </w:tblStylePr>
    <w:tblStylePr w:type="band2Horz">
      <w:tblPr/>
      <w:tcPr>
        <w:tcBorders>
          <w:top w:val="single" w:sz="8" w:space="0" w:color="D7418D" w:themeColor="accent6"/>
          <w:left w:val="single" w:sz="8" w:space="0" w:color="D7418D" w:themeColor="accent6"/>
          <w:bottom w:val="single" w:sz="8" w:space="0" w:color="D7418D" w:themeColor="accent6"/>
          <w:right w:val="single" w:sz="8" w:space="0" w:color="D7418D" w:themeColor="accent6"/>
          <w:insideV w:val="single" w:sz="8" w:space="0" w:color="D7418D" w:themeColor="accent6"/>
        </w:tcBorders>
      </w:tcPr>
    </w:tblStylePr>
  </w:style>
  <w:style w:type="table" w:customStyle="1" w:styleId="Listeclaire1">
    <w:name w:val="Liste claire1"/>
    <w:basedOn w:val="TableauNormal"/>
    <w:uiPriority w:val="61"/>
    <w:semiHidden/>
    <w:locked/>
    <w:rsid w:val="00B602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1">
    <w:name w:val="Liste claire - Accent 11"/>
    <w:basedOn w:val="TableauNormal"/>
    <w:uiPriority w:val="61"/>
    <w:semiHidden/>
    <w:locked/>
    <w:rsid w:val="00B6027D"/>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styleId="Listeclaire-Accent2">
    <w:name w:val="Light List Accent 2"/>
    <w:basedOn w:val="TableauNormal"/>
    <w:uiPriority w:val="61"/>
    <w:semiHidden/>
    <w:locked/>
    <w:rsid w:val="00B6027D"/>
    <w:pPr>
      <w:spacing w:after="0" w:line="240" w:lineRule="auto"/>
    </w:pPr>
    <w:tblPr>
      <w:tblStyleRowBandSize w:val="1"/>
      <w:tblStyleColBandSize w:val="1"/>
      <w:tblBorders>
        <w:top w:val="single" w:sz="8" w:space="0" w:color="A6589A" w:themeColor="accent2"/>
        <w:left w:val="single" w:sz="8" w:space="0" w:color="A6589A" w:themeColor="accent2"/>
        <w:bottom w:val="single" w:sz="8" w:space="0" w:color="A6589A" w:themeColor="accent2"/>
        <w:right w:val="single" w:sz="8" w:space="0" w:color="A6589A" w:themeColor="accent2"/>
      </w:tblBorders>
    </w:tblPr>
    <w:tblStylePr w:type="firstRow">
      <w:pPr>
        <w:spacing w:before="0" w:after="0" w:line="240" w:lineRule="auto"/>
      </w:pPr>
      <w:rPr>
        <w:b/>
        <w:bCs/>
        <w:color w:val="FFFFFF" w:themeColor="background1"/>
      </w:rPr>
      <w:tblPr/>
      <w:tcPr>
        <w:shd w:val="clear" w:color="auto" w:fill="A6589A" w:themeFill="accent2"/>
      </w:tcPr>
    </w:tblStylePr>
    <w:tblStylePr w:type="lastRow">
      <w:pPr>
        <w:spacing w:before="0" w:after="0" w:line="240" w:lineRule="auto"/>
      </w:pPr>
      <w:rPr>
        <w:b/>
        <w:bCs/>
      </w:rPr>
      <w:tblPr/>
      <w:tcPr>
        <w:tcBorders>
          <w:top w:val="double" w:sz="6" w:space="0" w:color="A6589A" w:themeColor="accent2"/>
          <w:left w:val="single" w:sz="8" w:space="0" w:color="A6589A" w:themeColor="accent2"/>
          <w:bottom w:val="single" w:sz="8" w:space="0" w:color="A6589A" w:themeColor="accent2"/>
          <w:right w:val="single" w:sz="8" w:space="0" w:color="A6589A" w:themeColor="accent2"/>
        </w:tcBorders>
      </w:tcPr>
    </w:tblStylePr>
    <w:tblStylePr w:type="firstCol">
      <w:rPr>
        <w:b/>
        <w:bCs/>
      </w:rPr>
    </w:tblStylePr>
    <w:tblStylePr w:type="lastCol">
      <w:rPr>
        <w:b/>
        <w:bCs/>
      </w:rPr>
    </w:tblStylePr>
    <w:tblStylePr w:type="band1Vert">
      <w:tblPr/>
      <w:tcPr>
        <w:tcBorders>
          <w:top w:val="single" w:sz="8" w:space="0" w:color="A6589A" w:themeColor="accent2"/>
          <w:left w:val="single" w:sz="8" w:space="0" w:color="A6589A" w:themeColor="accent2"/>
          <w:bottom w:val="single" w:sz="8" w:space="0" w:color="A6589A" w:themeColor="accent2"/>
          <w:right w:val="single" w:sz="8" w:space="0" w:color="A6589A" w:themeColor="accent2"/>
        </w:tcBorders>
      </w:tcPr>
    </w:tblStylePr>
    <w:tblStylePr w:type="band1Horz">
      <w:tblPr/>
      <w:tcPr>
        <w:tcBorders>
          <w:top w:val="single" w:sz="8" w:space="0" w:color="A6589A" w:themeColor="accent2"/>
          <w:left w:val="single" w:sz="8" w:space="0" w:color="A6589A" w:themeColor="accent2"/>
          <w:bottom w:val="single" w:sz="8" w:space="0" w:color="A6589A" w:themeColor="accent2"/>
          <w:right w:val="single" w:sz="8" w:space="0" w:color="A6589A" w:themeColor="accent2"/>
        </w:tcBorders>
      </w:tcPr>
    </w:tblStylePr>
  </w:style>
  <w:style w:type="table" w:styleId="Listeclaire-Accent3">
    <w:name w:val="Light List Accent 3"/>
    <w:basedOn w:val="TableauNormal"/>
    <w:uiPriority w:val="61"/>
    <w:semiHidden/>
    <w:locked/>
    <w:rsid w:val="00B6027D"/>
    <w:pPr>
      <w:spacing w:after="0" w:line="240" w:lineRule="auto"/>
    </w:pPr>
    <w:tblPr>
      <w:tblStyleRowBandSize w:val="1"/>
      <w:tblStyleColBandSize w:val="1"/>
      <w:tblBorders>
        <w:top w:val="single" w:sz="8" w:space="0" w:color="4B97CD" w:themeColor="accent3"/>
        <w:left w:val="single" w:sz="8" w:space="0" w:color="4B97CD" w:themeColor="accent3"/>
        <w:bottom w:val="single" w:sz="8" w:space="0" w:color="4B97CD" w:themeColor="accent3"/>
        <w:right w:val="single" w:sz="8" w:space="0" w:color="4B97CD" w:themeColor="accent3"/>
      </w:tblBorders>
    </w:tblPr>
    <w:tblStylePr w:type="firstRow">
      <w:pPr>
        <w:spacing w:before="0" w:after="0" w:line="240" w:lineRule="auto"/>
      </w:pPr>
      <w:rPr>
        <w:b/>
        <w:bCs/>
        <w:color w:val="FFFFFF" w:themeColor="background1"/>
      </w:rPr>
      <w:tblPr/>
      <w:tcPr>
        <w:shd w:val="clear" w:color="auto" w:fill="4B97CD" w:themeFill="accent3"/>
      </w:tcPr>
    </w:tblStylePr>
    <w:tblStylePr w:type="lastRow">
      <w:pPr>
        <w:spacing w:before="0" w:after="0" w:line="240" w:lineRule="auto"/>
      </w:pPr>
      <w:rPr>
        <w:b/>
        <w:bCs/>
      </w:rPr>
      <w:tblPr/>
      <w:tcPr>
        <w:tcBorders>
          <w:top w:val="double" w:sz="6" w:space="0" w:color="4B97CD" w:themeColor="accent3"/>
          <w:left w:val="single" w:sz="8" w:space="0" w:color="4B97CD" w:themeColor="accent3"/>
          <w:bottom w:val="single" w:sz="8" w:space="0" w:color="4B97CD" w:themeColor="accent3"/>
          <w:right w:val="single" w:sz="8" w:space="0" w:color="4B97CD" w:themeColor="accent3"/>
        </w:tcBorders>
      </w:tcPr>
    </w:tblStylePr>
    <w:tblStylePr w:type="firstCol">
      <w:rPr>
        <w:b/>
        <w:bCs/>
      </w:rPr>
    </w:tblStylePr>
    <w:tblStylePr w:type="lastCol">
      <w:rPr>
        <w:b/>
        <w:bCs/>
      </w:rPr>
    </w:tblStylePr>
    <w:tblStylePr w:type="band1Vert">
      <w:tblPr/>
      <w:tcPr>
        <w:tcBorders>
          <w:top w:val="single" w:sz="8" w:space="0" w:color="4B97CD" w:themeColor="accent3"/>
          <w:left w:val="single" w:sz="8" w:space="0" w:color="4B97CD" w:themeColor="accent3"/>
          <w:bottom w:val="single" w:sz="8" w:space="0" w:color="4B97CD" w:themeColor="accent3"/>
          <w:right w:val="single" w:sz="8" w:space="0" w:color="4B97CD" w:themeColor="accent3"/>
        </w:tcBorders>
      </w:tcPr>
    </w:tblStylePr>
    <w:tblStylePr w:type="band1Horz">
      <w:tblPr/>
      <w:tcPr>
        <w:tcBorders>
          <w:top w:val="single" w:sz="8" w:space="0" w:color="4B97CD" w:themeColor="accent3"/>
          <w:left w:val="single" w:sz="8" w:space="0" w:color="4B97CD" w:themeColor="accent3"/>
          <w:bottom w:val="single" w:sz="8" w:space="0" w:color="4B97CD" w:themeColor="accent3"/>
          <w:right w:val="single" w:sz="8" w:space="0" w:color="4B97CD" w:themeColor="accent3"/>
        </w:tcBorders>
      </w:tcPr>
    </w:tblStylePr>
  </w:style>
  <w:style w:type="table" w:styleId="Listeclaire-Accent4">
    <w:name w:val="Light List Accent 4"/>
    <w:basedOn w:val="TableauNormal"/>
    <w:uiPriority w:val="61"/>
    <w:semiHidden/>
    <w:locked/>
    <w:rsid w:val="00B6027D"/>
    <w:pPr>
      <w:spacing w:after="0" w:line="240" w:lineRule="auto"/>
    </w:pPr>
    <w:tblPr>
      <w:tblStyleRowBandSize w:val="1"/>
      <w:tblStyleColBandSize w:val="1"/>
      <w:tblBorders>
        <w:top w:val="single" w:sz="8" w:space="0" w:color="2F7F85" w:themeColor="accent4"/>
        <w:left w:val="single" w:sz="8" w:space="0" w:color="2F7F85" w:themeColor="accent4"/>
        <w:bottom w:val="single" w:sz="8" w:space="0" w:color="2F7F85" w:themeColor="accent4"/>
        <w:right w:val="single" w:sz="8" w:space="0" w:color="2F7F85" w:themeColor="accent4"/>
      </w:tblBorders>
    </w:tblPr>
    <w:tblStylePr w:type="firstRow">
      <w:pPr>
        <w:spacing w:before="0" w:after="0" w:line="240" w:lineRule="auto"/>
      </w:pPr>
      <w:rPr>
        <w:b/>
        <w:bCs/>
        <w:color w:val="FFFFFF" w:themeColor="background1"/>
      </w:rPr>
      <w:tblPr/>
      <w:tcPr>
        <w:shd w:val="clear" w:color="auto" w:fill="2F7F85" w:themeFill="accent4"/>
      </w:tcPr>
    </w:tblStylePr>
    <w:tblStylePr w:type="lastRow">
      <w:pPr>
        <w:spacing w:before="0" w:after="0" w:line="240" w:lineRule="auto"/>
      </w:pPr>
      <w:rPr>
        <w:b/>
        <w:bCs/>
      </w:rPr>
      <w:tblPr/>
      <w:tcPr>
        <w:tcBorders>
          <w:top w:val="double" w:sz="6" w:space="0" w:color="2F7F85" w:themeColor="accent4"/>
          <w:left w:val="single" w:sz="8" w:space="0" w:color="2F7F85" w:themeColor="accent4"/>
          <w:bottom w:val="single" w:sz="8" w:space="0" w:color="2F7F85" w:themeColor="accent4"/>
          <w:right w:val="single" w:sz="8" w:space="0" w:color="2F7F85" w:themeColor="accent4"/>
        </w:tcBorders>
      </w:tcPr>
    </w:tblStylePr>
    <w:tblStylePr w:type="firstCol">
      <w:rPr>
        <w:b/>
        <w:bCs/>
      </w:rPr>
    </w:tblStylePr>
    <w:tblStylePr w:type="lastCol">
      <w:rPr>
        <w:b/>
        <w:bCs/>
      </w:rPr>
    </w:tblStylePr>
    <w:tblStylePr w:type="band1Vert">
      <w:tblPr/>
      <w:tcPr>
        <w:tcBorders>
          <w:top w:val="single" w:sz="8" w:space="0" w:color="2F7F85" w:themeColor="accent4"/>
          <w:left w:val="single" w:sz="8" w:space="0" w:color="2F7F85" w:themeColor="accent4"/>
          <w:bottom w:val="single" w:sz="8" w:space="0" w:color="2F7F85" w:themeColor="accent4"/>
          <w:right w:val="single" w:sz="8" w:space="0" w:color="2F7F85" w:themeColor="accent4"/>
        </w:tcBorders>
      </w:tcPr>
    </w:tblStylePr>
    <w:tblStylePr w:type="band1Horz">
      <w:tblPr/>
      <w:tcPr>
        <w:tcBorders>
          <w:top w:val="single" w:sz="8" w:space="0" w:color="2F7F85" w:themeColor="accent4"/>
          <w:left w:val="single" w:sz="8" w:space="0" w:color="2F7F85" w:themeColor="accent4"/>
          <w:bottom w:val="single" w:sz="8" w:space="0" w:color="2F7F85" w:themeColor="accent4"/>
          <w:right w:val="single" w:sz="8" w:space="0" w:color="2F7F85" w:themeColor="accent4"/>
        </w:tcBorders>
      </w:tcPr>
    </w:tblStylePr>
  </w:style>
  <w:style w:type="table" w:styleId="Listeclaire-Accent5">
    <w:name w:val="Light List Accent 5"/>
    <w:basedOn w:val="TableauNormal"/>
    <w:uiPriority w:val="61"/>
    <w:semiHidden/>
    <w:locked/>
    <w:rsid w:val="00B6027D"/>
    <w:pPr>
      <w:spacing w:after="0" w:line="240" w:lineRule="auto"/>
    </w:pPr>
    <w:tblPr>
      <w:tblStyleRowBandSize w:val="1"/>
      <w:tblStyleColBandSize w:val="1"/>
      <w:tblBorders>
        <w:top w:val="single" w:sz="8" w:space="0" w:color="FABC21" w:themeColor="accent5"/>
        <w:left w:val="single" w:sz="8" w:space="0" w:color="FABC21" w:themeColor="accent5"/>
        <w:bottom w:val="single" w:sz="8" w:space="0" w:color="FABC21" w:themeColor="accent5"/>
        <w:right w:val="single" w:sz="8" w:space="0" w:color="FABC21" w:themeColor="accent5"/>
      </w:tblBorders>
    </w:tblPr>
    <w:tblStylePr w:type="firstRow">
      <w:pPr>
        <w:spacing w:before="0" w:after="0" w:line="240" w:lineRule="auto"/>
      </w:pPr>
      <w:rPr>
        <w:b/>
        <w:bCs/>
        <w:color w:val="FFFFFF" w:themeColor="background1"/>
      </w:rPr>
      <w:tblPr/>
      <w:tcPr>
        <w:shd w:val="clear" w:color="auto" w:fill="FABC21" w:themeFill="accent5"/>
      </w:tcPr>
    </w:tblStylePr>
    <w:tblStylePr w:type="lastRow">
      <w:pPr>
        <w:spacing w:before="0" w:after="0" w:line="240" w:lineRule="auto"/>
      </w:pPr>
      <w:rPr>
        <w:b/>
        <w:bCs/>
      </w:rPr>
      <w:tblPr/>
      <w:tcPr>
        <w:tcBorders>
          <w:top w:val="double" w:sz="6" w:space="0" w:color="FABC21" w:themeColor="accent5"/>
          <w:left w:val="single" w:sz="8" w:space="0" w:color="FABC21" w:themeColor="accent5"/>
          <w:bottom w:val="single" w:sz="8" w:space="0" w:color="FABC21" w:themeColor="accent5"/>
          <w:right w:val="single" w:sz="8" w:space="0" w:color="FABC21" w:themeColor="accent5"/>
        </w:tcBorders>
      </w:tcPr>
    </w:tblStylePr>
    <w:tblStylePr w:type="firstCol">
      <w:rPr>
        <w:b/>
        <w:bCs/>
      </w:rPr>
    </w:tblStylePr>
    <w:tblStylePr w:type="lastCol">
      <w:rPr>
        <w:b/>
        <w:bCs/>
      </w:rPr>
    </w:tblStylePr>
    <w:tblStylePr w:type="band1Vert">
      <w:tblPr/>
      <w:tcPr>
        <w:tcBorders>
          <w:top w:val="single" w:sz="8" w:space="0" w:color="FABC21" w:themeColor="accent5"/>
          <w:left w:val="single" w:sz="8" w:space="0" w:color="FABC21" w:themeColor="accent5"/>
          <w:bottom w:val="single" w:sz="8" w:space="0" w:color="FABC21" w:themeColor="accent5"/>
          <w:right w:val="single" w:sz="8" w:space="0" w:color="FABC21" w:themeColor="accent5"/>
        </w:tcBorders>
      </w:tcPr>
    </w:tblStylePr>
    <w:tblStylePr w:type="band1Horz">
      <w:tblPr/>
      <w:tcPr>
        <w:tcBorders>
          <w:top w:val="single" w:sz="8" w:space="0" w:color="FABC21" w:themeColor="accent5"/>
          <w:left w:val="single" w:sz="8" w:space="0" w:color="FABC21" w:themeColor="accent5"/>
          <w:bottom w:val="single" w:sz="8" w:space="0" w:color="FABC21" w:themeColor="accent5"/>
          <w:right w:val="single" w:sz="8" w:space="0" w:color="FABC21" w:themeColor="accent5"/>
        </w:tcBorders>
      </w:tcPr>
    </w:tblStylePr>
  </w:style>
  <w:style w:type="table" w:customStyle="1" w:styleId="Trameclaire-Accent11">
    <w:name w:val="Trame claire - Accent 11"/>
    <w:basedOn w:val="TableauNormal"/>
    <w:uiPriority w:val="60"/>
    <w:semiHidden/>
    <w:locked/>
    <w:rsid w:val="00B6027D"/>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styleId="Trameclaire-Accent2">
    <w:name w:val="Light Shading Accent 2"/>
    <w:basedOn w:val="TableauNormal"/>
    <w:uiPriority w:val="60"/>
    <w:semiHidden/>
    <w:locked/>
    <w:rsid w:val="00B6027D"/>
    <w:pPr>
      <w:spacing w:after="0" w:line="240" w:lineRule="auto"/>
    </w:pPr>
    <w:rPr>
      <w:color w:val="7C4272" w:themeColor="accent2" w:themeShade="BF"/>
    </w:rPr>
    <w:tblPr>
      <w:tblStyleRowBandSize w:val="1"/>
      <w:tblStyleColBandSize w:val="1"/>
      <w:tblBorders>
        <w:top w:val="single" w:sz="8" w:space="0" w:color="A6589A" w:themeColor="accent2"/>
        <w:bottom w:val="single" w:sz="8" w:space="0" w:color="A6589A" w:themeColor="accent2"/>
      </w:tblBorders>
    </w:tblPr>
    <w:tblStylePr w:type="firstRow">
      <w:pPr>
        <w:spacing w:before="0" w:after="0" w:line="240" w:lineRule="auto"/>
      </w:pPr>
      <w:rPr>
        <w:b/>
        <w:bCs/>
      </w:rPr>
      <w:tblPr/>
      <w:tcPr>
        <w:tcBorders>
          <w:top w:val="single" w:sz="8" w:space="0" w:color="A6589A" w:themeColor="accent2"/>
          <w:left w:val="nil"/>
          <w:bottom w:val="single" w:sz="8" w:space="0" w:color="A6589A" w:themeColor="accent2"/>
          <w:right w:val="nil"/>
          <w:insideH w:val="nil"/>
          <w:insideV w:val="nil"/>
        </w:tcBorders>
      </w:tcPr>
    </w:tblStylePr>
    <w:tblStylePr w:type="lastRow">
      <w:pPr>
        <w:spacing w:before="0" w:after="0" w:line="240" w:lineRule="auto"/>
      </w:pPr>
      <w:rPr>
        <w:b/>
        <w:bCs/>
      </w:rPr>
      <w:tblPr/>
      <w:tcPr>
        <w:tcBorders>
          <w:top w:val="single" w:sz="8" w:space="0" w:color="A6589A" w:themeColor="accent2"/>
          <w:left w:val="nil"/>
          <w:bottom w:val="single" w:sz="8" w:space="0" w:color="A6589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D5E6" w:themeFill="accent2" w:themeFillTint="3F"/>
      </w:tcPr>
    </w:tblStylePr>
    <w:tblStylePr w:type="band1Horz">
      <w:tblPr/>
      <w:tcPr>
        <w:tcBorders>
          <w:left w:val="nil"/>
          <w:right w:val="nil"/>
          <w:insideH w:val="nil"/>
          <w:insideV w:val="nil"/>
        </w:tcBorders>
        <w:shd w:val="clear" w:color="auto" w:fill="E9D5E6" w:themeFill="accent2" w:themeFillTint="3F"/>
      </w:tcPr>
    </w:tblStylePr>
  </w:style>
  <w:style w:type="table" w:styleId="Trameclaire-Accent3">
    <w:name w:val="Light Shading Accent 3"/>
    <w:basedOn w:val="TableauNormal"/>
    <w:uiPriority w:val="60"/>
    <w:semiHidden/>
    <w:locked/>
    <w:rsid w:val="00B6027D"/>
    <w:pPr>
      <w:spacing w:after="0" w:line="240" w:lineRule="auto"/>
    </w:pPr>
    <w:rPr>
      <w:color w:val="2D72A4" w:themeColor="accent3" w:themeShade="BF"/>
    </w:rPr>
    <w:tblPr>
      <w:tblStyleRowBandSize w:val="1"/>
      <w:tblStyleColBandSize w:val="1"/>
      <w:tblBorders>
        <w:top w:val="single" w:sz="8" w:space="0" w:color="4B97CD" w:themeColor="accent3"/>
        <w:bottom w:val="single" w:sz="8" w:space="0" w:color="4B97CD" w:themeColor="accent3"/>
      </w:tblBorders>
    </w:tblPr>
    <w:tblStylePr w:type="firstRow">
      <w:pPr>
        <w:spacing w:before="0" w:after="0" w:line="240" w:lineRule="auto"/>
      </w:pPr>
      <w:rPr>
        <w:b/>
        <w:bCs/>
      </w:rPr>
      <w:tblPr/>
      <w:tcPr>
        <w:tcBorders>
          <w:top w:val="single" w:sz="8" w:space="0" w:color="4B97CD" w:themeColor="accent3"/>
          <w:left w:val="nil"/>
          <w:bottom w:val="single" w:sz="8" w:space="0" w:color="4B97CD" w:themeColor="accent3"/>
          <w:right w:val="nil"/>
          <w:insideH w:val="nil"/>
          <w:insideV w:val="nil"/>
        </w:tcBorders>
      </w:tcPr>
    </w:tblStylePr>
    <w:tblStylePr w:type="lastRow">
      <w:pPr>
        <w:spacing w:before="0" w:after="0" w:line="240" w:lineRule="auto"/>
      </w:pPr>
      <w:rPr>
        <w:b/>
        <w:bCs/>
      </w:rPr>
      <w:tblPr/>
      <w:tcPr>
        <w:tcBorders>
          <w:top w:val="single" w:sz="8" w:space="0" w:color="4B97CD" w:themeColor="accent3"/>
          <w:left w:val="nil"/>
          <w:bottom w:val="single" w:sz="8" w:space="0" w:color="4B97C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5F2" w:themeFill="accent3" w:themeFillTint="3F"/>
      </w:tcPr>
    </w:tblStylePr>
    <w:tblStylePr w:type="band1Horz">
      <w:tblPr/>
      <w:tcPr>
        <w:tcBorders>
          <w:left w:val="nil"/>
          <w:right w:val="nil"/>
          <w:insideH w:val="nil"/>
          <w:insideV w:val="nil"/>
        </w:tcBorders>
        <w:shd w:val="clear" w:color="auto" w:fill="D2E5F2" w:themeFill="accent3" w:themeFillTint="3F"/>
      </w:tcPr>
    </w:tblStylePr>
  </w:style>
  <w:style w:type="table" w:styleId="Trameclaire-Accent4">
    <w:name w:val="Light Shading Accent 4"/>
    <w:basedOn w:val="TableauNormal"/>
    <w:uiPriority w:val="60"/>
    <w:semiHidden/>
    <w:locked/>
    <w:rsid w:val="00B6027D"/>
    <w:pPr>
      <w:spacing w:after="0" w:line="240" w:lineRule="auto"/>
    </w:pPr>
    <w:rPr>
      <w:color w:val="235E63" w:themeColor="accent4" w:themeShade="BF"/>
    </w:rPr>
    <w:tblPr>
      <w:tblStyleRowBandSize w:val="1"/>
      <w:tblStyleColBandSize w:val="1"/>
      <w:tblBorders>
        <w:top w:val="single" w:sz="8" w:space="0" w:color="2F7F85" w:themeColor="accent4"/>
        <w:bottom w:val="single" w:sz="8" w:space="0" w:color="2F7F85" w:themeColor="accent4"/>
      </w:tblBorders>
    </w:tblPr>
    <w:tblStylePr w:type="firstRow">
      <w:pPr>
        <w:spacing w:before="0" w:after="0" w:line="240" w:lineRule="auto"/>
      </w:pPr>
      <w:rPr>
        <w:b/>
        <w:bCs/>
      </w:rPr>
      <w:tblPr/>
      <w:tcPr>
        <w:tcBorders>
          <w:top w:val="single" w:sz="8" w:space="0" w:color="2F7F85" w:themeColor="accent4"/>
          <w:left w:val="nil"/>
          <w:bottom w:val="single" w:sz="8" w:space="0" w:color="2F7F85" w:themeColor="accent4"/>
          <w:right w:val="nil"/>
          <w:insideH w:val="nil"/>
          <w:insideV w:val="nil"/>
        </w:tcBorders>
      </w:tcPr>
    </w:tblStylePr>
    <w:tblStylePr w:type="lastRow">
      <w:pPr>
        <w:spacing w:before="0" w:after="0" w:line="240" w:lineRule="auto"/>
      </w:pPr>
      <w:rPr>
        <w:b/>
        <w:bCs/>
      </w:rPr>
      <w:tblPr/>
      <w:tcPr>
        <w:tcBorders>
          <w:top w:val="single" w:sz="8" w:space="0" w:color="2F7F85" w:themeColor="accent4"/>
          <w:left w:val="nil"/>
          <w:bottom w:val="single" w:sz="8" w:space="0" w:color="2F7F8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E7E9" w:themeFill="accent4" w:themeFillTint="3F"/>
      </w:tcPr>
    </w:tblStylePr>
    <w:tblStylePr w:type="band1Horz">
      <w:tblPr/>
      <w:tcPr>
        <w:tcBorders>
          <w:left w:val="nil"/>
          <w:right w:val="nil"/>
          <w:insideH w:val="nil"/>
          <w:insideV w:val="nil"/>
        </w:tcBorders>
        <w:shd w:val="clear" w:color="auto" w:fill="C2E7E9" w:themeFill="accent4" w:themeFillTint="3F"/>
      </w:tcPr>
    </w:tblStylePr>
  </w:style>
  <w:style w:type="table" w:styleId="Trameclaire-Accent5">
    <w:name w:val="Light Shading Accent 5"/>
    <w:basedOn w:val="TableauNormal"/>
    <w:uiPriority w:val="60"/>
    <w:semiHidden/>
    <w:locked/>
    <w:rsid w:val="00B6027D"/>
    <w:pPr>
      <w:spacing w:after="0" w:line="240" w:lineRule="auto"/>
    </w:pPr>
    <w:rPr>
      <w:color w:val="CE9504" w:themeColor="accent5" w:themeShade="BF"/>
    </w:rPr>
    <w:tblPr>
      <w:tblStyleRowBandSize w:val="1"/>
      <w:tblStyleColBandSize w:val="1"/>
      <w:tblBorders>
        <w:top w:val="single" w:sz="8" w:space="0" w:color="FABC21" w:themeColor="accent5"/>
        <w:bottom w:val="single" w:sz="8" w:space="0" w:color="FABC21" w:themeColor="accent5"/>
      </w:tblBorders>
    </w:tblPr>
    <w:tblStylePr w:type="firstRow">
      <w:pPr>
        <w:spacing w:before="0" w:after="0" w:line="240" w:lineRule="auto"/>
      </w:pPr>
      <w:rPr>
        <w:b/>
        <w:bCs/>
      </w:rPr>
      <w:tblPr/>
      <w:tcPr>
        <w:tcBorders>
          <w:top w:val="single" w:sz="8" w:space="0" w:color="FABC21" w:themeColor="accent5"/>
          <w:left w:val="nil"/>
          <w:bottom w:val="single" w:sz="8" w:space="0" w:color="FABC21" w:themeColor="accent5"/>
          <w:right w:val="nil"/>
          <w:insideH w:val="nil"/>
          <w:insideV w:val="nil"/>
        </w:tcBorders>
      </w:tcPr>
    </w:tblStylePr>
    <w:tblStylePr w:type="lastRow">
      <w:pPr>
        <w:spacing w:before="0" w:after="0" w:line="240" w:lineRule="auto"/>
      </w:pPr>
      <w:rPr>
        <w:b/>
        <w:bCs/>
      </w:rPr>
      <w:tblPr/>
      <w:tcPr>
        <w:tcBorders>
          <w:top w:val="single" w:sz="8" w:space="0" w:color="FABC21" w:themeColor="accent5"/>
          <w:left w:val="nil"/>
          <w:bottom w:val="single" w:sz="8" w:space="0" w:color="FABC2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EC7" w:themeFill="accent5" w:themeFillTint="3F"/>
      </w:tcPr>
    </w:tblStylePr>
    <w:tblStylePr w:type="band1Horz">
      <w:tblPr/>
      <w:tcPr>
        <w:tcBorders>
          <w:left w:val="nil"/>
          <w:right w:val="nil"/>
          <w:insideH w:val="nil"/>
          <w:insideV w:val="nil"/>
        </w:tcBorders>
        <w:shd w:val="clear" w:color="auto" w:fill="FDEEC7" w:themeFill="accent5" w:themeFillTint="3F"/>
      </w:tcPr>
    </w:tblStylePr>
  </w:style>
  <w:style w:type="table" w:styleId="Trameclaire-Accent6">
    <w:name w:val="Light Shading Accent 6"/>
    <w:basedOn w:val="TableauNormal"/>
    <w:uiPriority w:val="60"/>
    <w:semiHidden/>
    <w:locked/>
    <w:rsid w:val="00B6027D"/>
    <w:pPr>
      <w:spacing w:after="0" w:line="240" w:lineRule="auto"/>
    </w:pPr>
    <w:rPr>
      <w:color w:val="AD2469" w:themeColor="accent6" w:themeShade="BF"/>
    </w:rPr>
    <w:tblPr>
      <w:tblStyleRowBandSize w:val="1"/>
      <w:tblStyleColBandSize w:val="1"/>
      <w:tblBorders>
        <w:top w:val="single" w:sz="8" w:space="0" w:color="D7418D" w:themeColor="accent6"/>
        <w:bottom w:val="single" w:sz="8" w:space="0" w:color="D7418D" w:themeColor="accent6"/>
      </w:tblBorders>
    </w:tblPr>
    <w:tblStylePr w:type="firstRow">
      <w:pPr>
        <w:spacing w:before="0" w:after="0" w:line="240" w:lineRule="auto"/>
      </w:pPr>
      <w:rPr>
        <w:b/>
        <w:bCs/>
      </w:rPr>
      <w:tblPr/>
      <w:tcPr>
        <w:tcBorders>
          <w:top w:val="single" w:sz="8" w:space="0" w:color="D7418D" w:themeColor="accent6"/>
          <w:left w:val="nil"/>
          <w:bottom w:val="single" w:sz="8" w:space="0" w:color="D7418D" w:themeColor="accent6"/>
          <w:right w:val="nil"/>
          <w:insideH w:val="nil"/>
          <w:insideV w:val="nil"/>
        </w:tcBorders>
      </w:tcPr>
    </w:tblStylePr>
    <w:tblStylePr w:type="lastRow">
      <w:pPr>
        <w:spacing w:before="0" w:after="0" w:line="240" w:lineRule="auto"/>
      </w:pPr>
      <w:rPr>
        <w:b/>
        <w:bCs/>
      </w:rPr>
      <w:tblPr/>
      <w:tcPr>
        <w:tcBorders>
          <w:top w:val="single" w:sz="8" w:space="0" w:color="D7418D" w:themeColor="accent6"/>
          <w:left w:val="nil"/>
          <w:bottom w:val="single" w:sz="8" w:space="0" w:color="D7418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CFE2" w:themeFill="accent6" w:themeFillTint="3F"/>
      </w:tcPr>
    </w:tblStylePr>
    <w:tblStylePr w:type="band1Horz">
      <w:tblPr/>
      <w:tcPr>
        <w:tcBorders>
          <w:left w:val="nil"/>
          <w:right w:val="nil"/>
          <w:insideH w:val="nil"/>
          <w:insideV w:val="nil"/>
        </w:tcBorders>
        <w:shd w:val="clear" w:color="auto" w:fill="F5CFE2" w:themeFill="accent6" w:themeFillTint="3F"/>
      </w:tcPr>
    </w:tblStylePr>
  </w:style>
  <w:style w:type="table" w:customStyle="1" w:styleId="Ombrageclair1">
    <w:name w:val="Ombrage clair1"/>
    <w:basedOn w:val="TableauNormal"/>
    <w:uiPriority w:val="60"/>
    <w:semiHidden/>
    <w:locked/>
    <w:rsid w:val="00B602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Accent6">
    <w:name w:val="Light List Accent 6"/>
    <w:basedOn w:val="TableauNormal"/>
    <w:uiPriority w:val="61"/>
    <w:semiHidden/>
    <w:locked/>
    <w:rsid w:val="00B6027D"/>
    <w:pPr>
      <w:spacing w:after="0" w:line="240" w:lineRule="auto"/>
    </w:pPr>
    <w:tblPr>
      <w:tblStyleRowBandSize w:val="1"/>
      <w:tblStyleColBandSize w:val="1"/>
      <w:tblBorders>
        <w:top w:val="single" w:sz="8" w:space="0" w:color="D7418D" w:themeColor="accent6"/>
        <w:left w:val="single" w:sz="8" w:space="0" w:color="D7418D" w:themeColor="accent6"/>
        <w:bottom w:val="single" w:sz="8" w:space="0" w:color="D7418D" w:themeColor="accent6"/>
        <w:right w:val="single" w:sz="8" w:space="0" w:color="D7418D" w:themeColor="accent6"/>
      </w:tblBorders>
    </w:tblPr>
    <w:tblStylePr w:type="firstRow">
      <w:pPr>
        <w:spacing w:before="0" w:after="0" w:line="240" w:lineRule="auto"/>
      </w:pPr>
      <w:rPr>
        <w:b/>
        <w:bCs/>
        <w:color w:val="FFFFFF" w:themeColor="background1"/>
      </w:rPr>
      <w:tblPr/>
      <w:tcPr>
        <w:shd w:val="clear" w:color="auto" w:fill="D7418D" w:themeFill="accent6"/>
      </w:tcPr>
    </w:tblStylePr>
    <w:tblStylePr w:type="lastRow">
      <w:pPr>
        <w:spacing w:before="0" w:after="0" w:line="240" w:lineRule="auto"/>
      </w:pPr>
      <w:rPr>
        <w:b/>
        <w:bCs/>
      </w:rPr>
      <w:tblPr/>
      <w:tcPr>
        <w:tcBorders>
          <w:top w:val="double" w:sz="6" w:space="0" w:color="D7418D" w:themeColor="accent6"/>
          <w:left w:val="single" w:sz="8" w:space="0" w:color="D7418D" w:themeColor="accent6"/>
          <w:bottom w:val="single" w:sz="8" w:space="0" w:color="D7418D" w:themeColor="accent6"/>
          <w:right w:val="single" w:sz="8" w:space="0" w:color="D7418D" w:themeColor="accent6"/>
        </w:tcBorders>
      </w:tcPr>
    </w:tblStylePr>
    <w:tblStylePr w:type="firstCol">
      <w:rPr>
        <w:b/>
        <w:bCs/>
      </w:rPr>
    </w:tblStylePr>
    <w:tblStylePr w:type="lastCol">
      <w:rPr>
        <w:b/>
        <w:bCs/>
      </w:rPr>
    </w:tblStylePr>
    <w:tblStylePr w:type="band1Vert">
      <w:tblPr/>
      <w:tcPr>
        <w:tcBorders>
          <w:top w:val="single" w:sz="8" w:space="0" w:color="D7418D" w:themeColor="accent6"/>
          <w:left w:val="single" w:sz="8" w:space="0" w:color="D7418D" w:themeColor="accent6"/>
          <w:bottom w:val="single" w:sz="8" w:space="0" w:color="D7418D" w:themeColor="accent6"/>
          <w:right w:val="single" w:sz="8" w:space="0" w:color="D7418D" w:themeColor="accent6"/>
        </w:tcBorders>
      </w:tcPr>
    </w:tblStylePr>
    <w:tblStylePr w:type="band1Horz">
      <w:tblPr/>
      <w:tcPr>
        <w:tcBorders>
          <w:top w:val="single" w:sz="8" w:space="0" w:color="D7418D" w:themeColor="accent6"/>
          <w:left w:val="single" w:sz="8" w:space="0" w:color="D7418D" w:themeColor="accent6"/>
          <w:bottom w:val="single" w:sz="8" w:space="0" w:color="D7418D" w:themeColor="accent6"/>
          <w:right w:val="single" w:sz="8" w:space="0" w:color="D7418D" w:themeColor="accent6"/>
        </w:tcBorders>
      </w:tcPr>
    </w:tblStylePr>
  </w:style>
  <w:style w:type="table" w:styleId="Tramecouleur-Accent4">
    <w:name w:val="Colorful Shading Accent 4"/>
    <w:basedOn w:val="TableauNormal"/>
    <w:uiPriority w:val="71"/>
    <w:semiHidden/>
    <w:locked/>
    <w:rsid w:val="00B6027D"/>
    <w:pPr>
      <w:spacing w:after="0" w:line="240" w:lineRule="auto"/>
    </w:pPr>
    <w:rPr>
      <w:color w:val="000000" w:themeColor="text1"/>
    </w:rPr>
    <w:tblPr>
      <w:tblStyleRowBandSize w:val="1"/>
      <w:tblStyleColBandSize w:val="1"/>
      <w:tblBorders>
        <w:top w:val="single" w:sz="24" w:space="0" w:color="4B97CD" w:themeColor="accent3"/>
        <w:left w:val="single" w:sz="4" w:space="0" w:color="2F7F85" w:themeColor="accent4"/>
        <w:bottom w:val="single" w:sz="4" w:space="0" w:color="2F7F85" w:themeColor="accent4"/>
        <w:right w:val="single" w:sz="4" w:space="0" w:color="2F7F85" w:themeColor="accent4"/>
        <w:insideH w:val="single" w:sz="4" w:space="0" w:color="FFFFFF" w:themeColor="background1"/>
        <w:insideV w:val="single" w:sz="4" w:space="0" w:color="FFFFFF" w:themeColor="background1"/>
      </w:tblBorders>
    </w:tblPr>
    <w:tcPr>
      <w:shd w:val="clear" w:color="auto" w:fill="E6F5F6" w:themeFill="accent4" w:themeFillTint="19"/>
    </w:tcPr>
    <w:tblStylePr w:type="firstRow">
      <w:rPr>
        <w:b/>
        <w:bCs/>
      </w:rPr>
      <w:tblPr/>
      <w:tcPr>
        <w:tcBorders>
          <w:top w:val="nil"/>
          <w:left w:val="nil"/>
          <w:bottom w:val="single" w:sz="24" w:space="0" w:color="4B97CD"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C4C4F" w:themeFill="accent4" w:themeFillShade="99"/>
      </w:tcPr>
    </w:tblStylePr>
    <w:tblStylePr w:type="firstCol">
      <w:rPr>
        <w:color w:val="FFFFFF" w:themeColor="background1"/>
      </w:rPr>
      <w:tblPr/>
      <w:tcPr>
        <w:tcBorders>
          <w:top w:val="nil"/>
          <w:left w:val="nil"/>
          <w:bottom w:val="nil"/>
          <w:right w:val="nil"/>
          <w:insideH w:val="single" w:sz="4" w:space="0" w:color="1C4C4F" w:themeColor="accent4" w:themeShade="99"/>
          <w:insideV w:val="nil"/>
        </w:tcBorders>
        <w:shd w:val="clear" w:color="auto" w:fill="1C4C4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C4C4F" w:themeFill="accent4" w:themeFillShade="99"/>
      </w:tcPr>
    </w:tblStylePr>
    <w:tblStylePr w:type="band1Vert">
      <w:tblPr/>
      <w:tcPr>
        <w:shd w:val="clear" w:color="auto" w:fill="9DD8DC" w:themeFill="accent4" w:themeFillTint="66"/>
      </w:tcPr>
    </w:tblStylePr>
    <w:tblStylePr w:type="band1Horz">
      <w:tblPr/>
      <w:tcPr>
        <w:shd w:val="clear" w:color="auto" w:fill="85CED4" w:themeFill="accent4" w:themeFillTint="7F"/>
      </w:tcPr>
    </w:tblStylePr>
    <w:tblStylePr w:type="neCell">
      <w:rPr>
        <w:color w:val="000000" w:themeColor="text1"/>
      </w:rPr>
    </w:tblStylePr>
    <w:tblStylePr w:type="nwCell">
      <w:rPr>
        <w:color w:val="000000" w:themeColor="text1"/>
      </w:rPr>
    </w:tblStylePr>
  </w:style>
  <w:style w:type="character" w:styleId="Textedelespacerserv">
    <w:name w:val="Placeholder Text"/>
    <w:basedOn w:val="Policepardfaut"/>
    <w:uiPriority w:val="49"/>
    <w:semiHidden/>
    <w:locked/>
    <w:rsid w:val="00B6027D"/>
    <w:rPr>
      <w:color w:val="808080"/>
    </w:rPr>
  </w:style>
  <w:style w:type="paragraph" w:customStyle="1" w:styleId="Sous-titreduRapportpublicthmatique">
    <w:name w:val="Sous-titre du Rapport public thématique"/>
    <w:basedOn w:val="Normal"/>
    <w:uiPriority w:val="2"/>
    <w:semiHidden/>
    <w:rsid w:val="00B6027D"/>
    <w:pPr>
      <w:spacing w:before="240" w:after="720"/>
      <w:contextualSpacing/>
      <w:jc w:val="right"/>
    </w:pPr>
    <w:rPr>
      <w:sz w:val="40"/>
    </w:rPr>
  </w:style>
  <w:style w:type="paragraph" w:customStyle="1" w:styleId="RapportpublicthmatiqueDate">
    <w:name w:val="Rapport public thématique / Date"/>
    <w:basedOn w:val="Normal"/>
    <w:uiPriority w:val="3"/>
    <w:semiHidden/>
    <w:rsid w:val="00B6027D"/>
    <w:pPr>
      <w:spacing w:before="2000"/>
      <w:contextualSpacing/>
      <w:jc w:val="right"/>
    </w:pPr>
    <w:rPr>
      <w:sz w:val="24"/>
    </w:rPr>
  </w:style>
  <w:style w:type="table" w:customStyle="1" w:styleId="Grillecouleur2">
    <w:name w:val="Grille couleur2"/>
    <w:basedOn w:val="TableauNormal"/>
    <w:uiPriority w:val="73"/>
    <w:semiHidden/>
    <w:locked/>
    <w:rsid w:val="00B602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stecouleur2">
    <w:name w:val="Liste couleur2"/>
    <w:basedOn w:val="TableauNormal"/>
    <w:uiPriority w:val="72"/>
    <w:semiHidden/>
    <w:locked/>
    <w:rsid w:val="00B6027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Tramecouleur2">
    <w:name w:val="Trame couleur2"/>
    <w:basedOn w:val="TableauNormal"/>
    <w:uiPriority w:val="71"/>
    <w:semiHidden/>
    <w:locked/>
    <w:rsid w:val="00B6027D"/>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istefonce2">
    <w:name w:val="Liste foncée2"/>
    <w:basedOn w:val="TableauNormal"/>
    <w:uiPriority w:val="70"/>
    <w:semiHidden/>
    <w:locked/>
    <w:rsid w:val="00B6027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Grillemoyenne12">
    <w:name w:val="Grille moyenne 12"/>
    <w:basedOn w:val="TableauNormal"/>
    <w:uiPriority w:val="67"/>
    <w:semiHidden/>
    <w:locked/>
    <w:rsid w:val="00B602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lemoyenne22">
    <w:name w:val="Grille moyenne 22"/>
    <w:basedOn w:val="TableauNormal"/>
    <w:uiPriority w:val="68"/>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Grillemoyenne32">
    <w:name w:val="Grille moyenne 32"/>
    <w:basedOn w:val="TableauNormal"/>
    <w:uiPriority w:val="69"/>
    <w:semiHidden/>
    <w:locked/>
    <w:rsid w:val="00B602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emoyenne12">
    <w:name w:val="Liste moyenne 12"/>
    <w:basedOn w:val="TableauNormal"/>
    <w:uiPriority w:val="65"/>
    <w:semiHidden/>
    <w:locked/>
    <w:rsid w:val="00B6027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2">
    <w:name w:val="Liste moyenne 1 - Accent 12"/>
    <w:basedOn w:val="TableauNormal"/>
    <w:uiPriority w:val="65"/>
    <w:semiHidden/>
    <w:locked/>
    <w:rsid w:val="00B6027D"/>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customStyle="1" w:styleId="Listemoyenne22">
    <w:name w:val="Liste moyenne 22"/>
    <w:basedOn w:val="TableauNormal"/>
    <w:uiPriority w:val="66"/>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ramemoyenne22">
    <w:name w:val="Trame moyenne 22"/>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2">
    <w:name w:val="Trame moyenne 2 - Accent 12"/>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2">
    <w:name w:val="Trame moyenne 12"/>
    <w:basedOn w:val="TableauNormal"/>
    <w:uiPriority w:val="63"/>
    <w:semiHidden/>
    <w:locked/>
    <w:rsid w:val="00B602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Accent12">
    <w:name w:val="Trame moyenne 1 - Accent 12"/>
    <w:basedOn w:val="TableauNormal"/>
    <w:uiPriority w:val="63"/>
    <w:semiHidden/>
    <w:locked/>
    <w:rsid w:val="00B6027D"/>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customStyle="1" w:styleId="Grilleclaire2">
    <w:name w:val="Grille claire2"/>
    <w:basedOn w:val="TableauNormal"/>
    <w:uiPriority w:val="62"/>
    <w:semiHidden/>
    <w:locked/>
    <w:rsid w:val="00B602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leclaire-Accent12">
    <w:name w:val="Grille claire - Accent 12"/>
    <w:basedOn w:val="TableauNormal"/>
    <w:uiPriority w:val="62"/>
    <w:semiHidden/>
    <w:locked/>
    <w:rsid w:val="00B6027D"/>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customStyle="1" w:styleId="Listeclaire2">
    <w:name w:val="Liste claire2"/>
    <w:basedOn w:val="TableauNormal"/>
    <w:uiPriority w:val="61"/>
    <w:semiHidden/>
    <w:locked/>
    <w:rsid w:val="00B602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2">
    <w:name w:val="Liste claire - Accent 12"/>
    <w:basedOn w:val="TableauNormal"/>
    <w:uiPriority w:val="61"/>
    <w:semiHidden/>
    <w:locked/>
    <w:rsid w:val="00B6027D"/>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customStyle="1" w:styleId="Trameclaire-Accent12">
    <w:name w:val="Trame claire - Accent 12"/>
    <w:basedOn w:val="TableauNormal"/>
    <w:uiPriority w:val="60"/>
    <w:semiHidden/>
    <w:locked/>
    <w:rsid w:val="00B6027D"/>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customStyle="1" w:styleId="Ombrageclair2">
    <w:name w:val="Ombrage clair2"/>
    <w:basedOn w:val="TableauNormal"/>
    <w:uiPriority w:val="60"/>
    <w:semiHidden/>
    <w:locked/>
    <w:rsid w:val="00B602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moyenne2-Accent5">
    <w:name w:val="Medium Grid 2 Accent 5"/>
    <w:basedOn w:val="TableauNormal"/>
    <w:uiPriority w:val="68"/>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ABC21" w:themeColor="accent5"/>
        <w:left w:val="single" w:sz="8" w:space="0" w:color="FABC21" w:themeColor="accent5"/>
        <w:bottom w:val="single" w:sz="8" w:space="0" w:color="FABC21" w:themeColor="accent5"/>
        <w:right w:val="single" w:sz="8" w:space="0" w:color="FABC21" w:themeColor="accent5"/>
        <w:insideH w:val="single" w:sz="8" w:space="0" w:color="FABC21" w:themeColor="accent5"/>
        <w:insideV w:val="single" w:sz="8" w:space="0" w:color="FABC21" w:themeColor="accent5"/>
      </w:tblBorders>
    </w:tblPr>
    <w:tcPr>
      <w:shd w:val="clear" w:color="auto" w:fill="FDEEC7" w:themeFill="accent5" w:themeFillTint="3F"/>
    </w:tcPr>
    <w:tblStylePr w:type="firstRow">
      <w:rPr>
        <w:b/>
        <w:bCs/>
        <w:color w:val="000000" w:themeColor="text1"/>
      </w:rPr>
      <w:tblPr/>
      <w:tcPr>
        <w:shd w:val="clear" w:color="auto" w:fill="FEF8E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1D2" w:themeFill="accent5" w:themeFillTint="33"/>
      </w:tcPr>
    </w:tblStylePr>
    <w:tblStylePr w:type="band1Vert">
      <w:tblPr/>
      <w:tcPr>
        <w:shd w:val="clear" w:color="auto" w:fill="FCDD90" w:themeFill="accent5" w:themeFillTint="7F"/>
      </w:tcPr>
    </w:tblStylePr>
    <w:tblStylePr w:type="band1Horz">
      <w:tblPr/>
      <w:tcPr>
        <w:tcBorders>
          <w:insideH w:val="single" w:sz="6" w:space="0" w:color="FABC21" w:themeColor="accent5"/>
          <w:insideV w:val="single" w:sz="6" w:space="0" w:color="FABC21" w:themeColor="accent5"/>
        </w:tcBorders>
        <w:shd w:val="clear" w:color="auto" w:fill="FCDD90" w:themeFill="accent5" w:themeFillTint="7F"/>
      </w:tcPr>
    </w:tblStylePr>
    <w:tblStylePr w:type="nwCell">
      <w:tblPr/>
      <w:tcPr>
        <w:shd w:val="clear" w:color="auto" w:fill="FFFFFF" w:themeFill="background1"/>
      </w:tcPr>
    </w:tblStylePr>
  </w:style>
  <w:style w:type="table" w:customStyle="1" w:styleId="TABLEAUSOMMAIRE">
    <w:name w:val="TABLEAU SOMMAIRE"/>
    <w:basedOn w:val="TableauNormal"/>
    <w:uiPriority w:val="99"/>
    <w:semiHidden/>
    <w:qFormat/>
    <w:rsid w:val="00B6027D"/>
    <w:pPr>
      <w:spacing w:after="0" w:line="240" w:lineRule="auto"/>
    </w:pPr>
    <w:tblPr>
      <w:tblBorders>
        <w:top w:val="single" w:sz="4" w:space="0" w:color="auto"/>
        <w:left w:val="single" w:sz="4" w:space="0" w:color="auto"/>
        <w:bottom w:val="single" w:sz="4" w:space="0" w:color="auto"/>
        <w:right w:val="single" w:sz="4" w:space="0" w:color="auto"/>
      </w:tblBorders>
      <w:tblCellMar>
        <w:left w:w="85" w:type="dxa"/>
        <w:right w:w="85" w:type="dxa"/>
      </w:tblCellMar>
    </w:tblPr>
  </w:style>
  <w:style w:type="table" w:customStyle="1" w:styleId="Grillecouleur3">
    <w:name w:val="Grille couleur3"/>
    <w:basedOn w:val="TableauNormal"/>
    <w:uiPriority w:val="73"/>
    <w:semiHidden/>
    <w:locked/>
    <w:rsid w:val="00B602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stecouleur3">
    <w:name w:val="Liste couleur3"/>
    <w:basedOn w:val="TableauNormal"/>
    <w:uiPriority w:val="72"/>
    <w:semiHidden/>
    <w:rsid w:val="00B6027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Tramecouleur3">
    <w:name w:val="Trame couleur3"/>
    <w:basedOn w:val="TableauNormal"/>
    <w:uiPriority w:val="71"/>
    <w:semiHidden/>
    <w:locked/>
    <w:rsid w:val="00B6027D"/>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istefonce3">
    <w:name w:val="Liste foncée3"/>
    <w:basedOn w:val="TableauNormal"/>
    <w:uiPriority w:val="70"/>
    <w:semiHidden/>
    <w:rsid w:val="00B6027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Grillemoyenne13">
    <w:name w:val="Grille moyenne 13"/>
    <w:basedOn w:val="TableauNormal"/>
    <w:uiPriority w:val="67"/>
    <w:semiHidden/>
    <w:locked/>
    <w:rsid w:val="00B602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lemoyenne23">
    <w:name w:val="Grille moyenne 23"/>
    <w:basedOn w:val="TableauNormal"/>
    <w:uiPriority w:val="68"/>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Grillemoyenne33">
    <w:name w:val="Grille moyenne 33"/>
    <w:basedOn w:val="TableauNormal"/>
    <w:uiPriority w:val="69"/>
    <w:semiHidden/>
    <w:locked/>
    <w:rsid w:val="00B602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emoyenne13">
    <w:name w:val="Liste moyenne 13"/>
    <w:basedOn w:val="TableauNormal"/>
    <w:uiPriority w:val="65"/>
    <w:semiHidden/>
    <w:rsid w:val="00B6027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3">
    <w:name w:val="Liste moyenne 1 - Accent 13"/>
    <w:basedOn w:val="TableauNormal"/>
    <w:uiPriority w:val="65"/>
    <w:semiHidden/>
    <w:rsid w:val="00B6027D"/>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customStyle="1" w:styleId="Listemoyenne23">
    <w:name w:val="Liste moyenne 23"/>
    <w:basedOn w:val="TableauNormal"/>
    <w:uiPriority w:val="66"/>
    <w:semiHidden/>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ramemoyenne23">
    <w:name w:val="Trame moyenne 23"/>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3">
    <w:name w:val="Trame moyenne 2 - Accent 13"/>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3">
    <w:name w:val="Trame moyenne 13"/>
    <w:basedOn w:val="TableauNormal"/>
    <w:uiPriority w:val="63"/>
    <w:semiHidden/>
    <w:locked/>
    <w:rsid w:val="00B602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Accent13">
    <w:name w:val="Trame moyenne 1 - Accent 13"/>
    <w:basedOn w:val="TableauNormal"/>
    <w:uiPriority w:val="63"/>
    <w:semiHidden/>
    <w:locked/>
    <w:rsid w:val="00B6027D"/>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customStyle="1" w:styleId="Grilleclaire3">
    <w:name w:val="Grille claire3"/>
    <w:basedOn w:val="TableauNormal"/>
    <w:uiPriority w:val="62"/>
    <w:semiHidden/>
    <w:rsid w:val="00B602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leclaire-Accent13">
    <w:name w:val="Grille claire - Accent 13"/>
    <w:basedOn w:val="TableauNormal"/>
    <w:uiPriority w:val="62"/>
    <w:semiHidden/>
    <w:locked/>
    <w:rsid w:val="00B6027D"/>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customStyle="1" w:styleId="Listeclaire3">
    <w:name w:val="Liste claire3"/>
    <w:basedOn w:val="TableauNormal"/>
    <w:uiPriority w:val="61"/>
    <w:semiHidden/>
    <w:rsid w:val="00B602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3">
    <w:name w:val="Liste claire - Accent 13"/>
    <w:basedOn w:val="TableauNormal"/>
    <w:uiPriority w:val="61"/>
    <w:semiHidden/>
    <w:locked/>
    <w:rsid w:val="00B6027D"/>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customStyle="1" w:styleId="Trameclaire-Accent13">
    <w:name w:val="Trame claire - Accent 13"/>
    <w:basedOn w:val="TableauNormal"/>
    <w:uiPriority w:val="60"/>
    <w:semiHidden/>
    <w:locked/>
    <w:rsid w:val="00B6027D"/>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customStyle="1" w:styleId="Ombrageclair3">
    <w:name w:val="Ombrage clair3"/>
    <w:basedOn w:val="TableauNormal"/>
    <w:uiPriority w:val="60"/>
    <w:semiHidden/>
    <w:rsid w:val="00B602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departie">
    <w:name w:val="Titre de partie"/>
    <w:basedOn w:val="Normal"/>
    <w:next w:val="EnumurationdesInsertions"/>
    <w:uiPriority w:val="8"/>
    <w:rsid w:val="00B6027D"/>
    <w:pPr>
      <w:keepNext/>
      <w:suppressAutoHyphens/>
      <w:spacing w:before="1000" w:after="1000" w:line="480" w:lineRule="auto"/>
      <w:ind w:firstLine="0"/>
      <w:jc w:val="center"/>
      <w:outlineLvl w:val="0"/>
    </w:pPr>
    <w:rPr>
      <w:rFonts w:asciiTheme="majorHAnsi" w:hAnsiTheme="majorHAnsi"/>
      <w:b/>
      <w:sz w:val="40"/>
    </w:rPr>
  </w:style>
  <w:style w:type="paragraph" w:customStyle="1" w:styleId="EnumurationdesInsertions">
    <w:name w:val="Enumuration des Insertions"/>
    <w:basedOn w:val="Normal"/>
    <w:uiPriority w:val="10"/>
    <w:rsid w:val="00B6027D"/>
    <w:pPr>
      <w:tabs>
        <w:tab w:val="right" w:leader="dot" w:pos="6237"/>
      </w:tabs>
      <w:suppressAutoHyphens/>
      <w:spacing w:before="180" w:after="180"/>
      <w:ind w:left="340" w:hanging="340"/>
      <w:jc w:val="left"/>
    </w:pPr>
    <w:rPr>
      <w:sz w:val="26"/>
    </w:rPr>
  </w:style>
  <w:style w:type="paragraph" w:styleId="Textedebulles">
    <w:name w:val="Balloon Text"/>
    <w:basedOn w:val="Normal"/>
    <w:link w:val="TextedebullesCar"/>
    <w:uiPriority w:val="49"/>
    <w:semiHidden/>
    <w:locked/>
    <w:rsid w:val="00B6027D"/>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49"/>
    <w:semiHidden/>
    <w:rsid w:val="00B6027D"/>
    <w:rPr>
      <w:rFonts w:ascii="Tahoma" w:eastAsiaTheme="minorHAnsi" w:hAnsi="Tahoma" w:cs="Tahoma"/>
      <w:sz w:val="16"/>
      <w:szCs w:val="16"/>
    </w:rPr>
  </w:style>
  <w:style w:type="table" w:customStyle="1" w:styleId="Grillecouleur4">
    <w:name w:val="Grille couleur4"/>
    <w:basedOn w:val="TableauNormal"/>
    <w:uiPriority w:val="73"/>
    <w:semiHidden/>
    <w:locked/>
    <w:rsid w:val="00B602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stecouleur4">
    <w:name w:val="Liste couleur4"/>
    <w:basedOn w:val="TableauNormal"/>
    <w:uiPriority w:val="72"/>
    <w:semiHidden/>
    <w:rsid w:val="00B6027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Tramecouleur4">
    <w:name w:val="Trame couleur4"/>
    <w:basedOn w:val="TableauNormal"/>
    <w:uiPriority w:val="71"/>
    <w:semiHidden/>
    <w:locked/>
    <w:rsid w:val="00B6027D"/>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istefonce4">
    <w:name w:val="Liste foncée4"/>
    <w:basedOn w:val="TableauNormal"/>
    <w:uiPriority w:val="70"/>
    <w:semiHidden/>
    <w:rsid w:val="00B6027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Grillemoyenne14">
    <w:name w:val="Grille moyenne 14"/>
    <w:basedOn w:val="TableauNormal"/>
    <w:uiPriority w:val="67"/>
    <w:semiHidden/>
    <w:locked/>
    <w:rsid w:val="00B602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lemoyenne24">
    <w:name w:val="Grille moyenne 24"/>
    <w:basedOn w:val="TableauNormal"/>
    <w:uiPriority w:val="68"/>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Grillemoyenne34">
    <w:name w:val="Grille moyenne 34"/>
    <w:basedOn w:val="TableauNormal"/>
    <w:uiPriority w:val="69"/>
    <w:semiHidden/>
    <w:locked/>
    <w:rsid w:val="00B602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emoyenne14">
    <w:name w:val="Liste moyenne 14"/>
    <w:basedOn w:val="TableauNormal"/>
    <w:uiPriority w:val="65"/>
    <w:semiHidden/>
    <w:rsid w:val="00B6027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4">
    <w:name w:val="Liste moyenne 1 - Accent 14"/>
    <w:basedOn w:val="TableauNormal"/>
    <w:uiPriority w:val="65"/>
    <w:semiHidden/>
    <w:rsid w:val="00B6027D"/>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customStyle="1" w:styleId="Listemoyenne24">
    <w:name w:val="Liste moyenne 24"/>
    <w:basedOn w:val="TableauNormal"/>
    <w:uiPriority w:val="66"/>
    <w:semiHidden/>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ramemoyenne24">
    <w:name w:val="Trame moyenne 24"/>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4">
    <w:name w:val="Trame moyenne 2 - Accent 14"/>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4">
    <w:name w:val="Trame moyenne 14"/>
    <w:basedOn w:val="TableauNormal"/>
    <w:uiPriority w:val="63"/>
    <w:semiHidden/>
    <w:locked/>
    <w:rsid w:val="00B602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Accent14">
    <w:name w:val="Trame moyenne 1 - Accent 14"/>
    <w:basedOn w:val="TableauNormal"/>
    <w:uiPriority w:val="63"/>
    <w:semiHidden/>
    <w:locked/>
    <w:rsid w:val="00B6027D"/>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customStyle="1" w:styleId="Grilleclaire4">
    <w:name w:val="Grille claire4"/>
    <w:basedOn w:val="TableauNormal"/>
    <w:uiPriority w:val="62"/>
    <w:semiHidden/>
    <w:rsid w:val="00B602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leclaire-Accent14">
    <w:name w:val="Grille claire - Accent 14"/>
    <w:basedOn w:val="TableauNormal"/>
    <w:uiPriority w:val="62"/>
    <w:semiHidden/>
    <w:locked/>
    <w:rsid w:val="00B6027D"/>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customStyle="1" w:styleId="Listeclaire4">
    <w:name w:val="Liste claire4"/>
    <w:basedOn w:val="TableauNormal"/>
    <w:uiPriority w:val="61"/>
    <w:semiHidden/>
    <w:rsid w:val="00B602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4">
    <w:name w:val="Liste claire - Accent 14"/>
    <w:basedOn w:val="TableauNormal"/>
    <w:uiPriority w:val="61"/>
    <w:semiHidden/>
    <w:locked/>
    <w:rsid w:val="00B6027D"/>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customStyle="1" w:styleId="Trameclaire-Accent14">
    <w:name w:val="Trame claire - Accent 14"/>
    <w:basedOn w:val="TableauNormal"/>
    <w:uiPriority w:val="60"/>
    <w:semiHidden/>
    <w:locked/>
    <w:rsid w:val="00B6027D"/>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customStyle="1" w:styleId="Ombrageclair4">
    <w:name w:val="Ombrage clair4"/>
    <w:basedOn w:val="TableauNormal"/>
    <w:uiPriority w:val="60"/>
    <w:semiHidden/>
    <w:rsid w:val="00B602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lleclaire-Accent118">
    <w:name w:val="Grille claire - Accent 118"/>
    <w:basedOn w:val="TableauNormal"/>
    <w:uiPriority w:val="62"/>
    <w:semiHidden/>
    <w:locked/>
    <w:rsid w:val="00B6027D"/>
    <w:pPr>
      <w:spacing w:after="0" w:line="240" w:lineRule="auto"/>
    </w:pPr>
    <w:rPr>
      <w:rFonts w:eastAsiaTheme="minorHAnsi"/>
    </w:r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paragraph" w:customStyle="1" w:styleId="TitreSommairedesrponses">
    <w:name w:val="Titre (Sommaire des réponses)"/>
    <w:basedOn w:val="Titre"/>
    <w:uiPriority w:val="4"/>
    <w:semiHidden/>
    <w:rsid w:val="00B6027D"/>
    <w:pPr>
      <w:spacing w:before="2500" w:after="500"/>
      <w:ind w:firstLine="11"/>
      <w:contextualSpacing w:val="0"/>
      <w:jc w:val="center"/>
    </w:pPr>
    <w:rPr>
      <w:rFonts w:asciiTheme="minorHAnsi" w:hAnsiTheme="minorHAnsi"/>
      <w:b/>
      <w:caps/>
      <w:color w:val="auto"/>
      <w:spacing w:val="5"/>
      <w:sz w:val="36"/>
      <w:lang w:val="en-US"/>
    </w:rPr>
  </w:style>
  <w:style w:type="paragraph" w:customStyle="1" w:styleId="Surtitre">
    <w:name w:val="Surtitre"/>
    <w:basedOn w:val="Normal"/>
    <w:next w:val="Normal"/>
    <w:semiHidden/>
    <w:rsid w:val="00B6027D"/>
    <w:pPr>
      <w:suppressAutoHyphens/>
      <w:jc w:val="right"/>
    </w:pPr>
    <w:rPr>
      <w:caps/>
      <w:sz w:val="28"/>
    </w:rPr>
  </w:style>
  <w:style w:type="table" w:styleId="Grillecouleur">
    <w:name w:val="Colorful Grid"/>
    <w:basedOn w:val="TableauNormal"/>
    <w:uiPriority w:val="73"/>
    <w:semiHidden/>
    <w:locked/>
    <w:rsid w:val="00B6027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ecouleur">
    <w:name w:val="Colorful List"/>
    <w:basedOn w:val="TableauNormal"/>
    <w:uiPriority w:val="72"/>
    <w:semiHidden/>
    <w:rsid w:val="00B6027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Tramecouleur">
    <w:name w:val="Colorful Shading"/>
    <w:basedOn w:val="TableauNormal"/>
    <w:uiPriority w:val="71"/>
    <w:semiHidden/>
    <w:locked/>
    <w:rsid w:val="00B6027D"/>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efonce">
    <w:name w:val="Dark List"/>
    <w:basedOn w:val="TableauNormal"/>
    <w:uiPriority w:val="70"/>
    <w:semiHidden/>
    <w:rsid w:val="00B6027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1">
    <w:name w:val="Medium Grid 1"/>
    <w:basedOn w:val="TableauNormal"/>
    <w:uiPriority w:val="67"/>
    <w:semiHidden/>
    <w:locked/>
    <w:rsid w:val="00B602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2">
    <w:name w:val="Medium Grid 2"/>
    <w:basedOn w:val="TableauNormal"/>
    <w:uiPriority w:val="68"/>
    <w:semiHidden/>
    <w:locked/>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locked/>
    <w:rsid w:val="00B6027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stemoyenne1">
    <w:name w:val="Medium List 1"/>
    <w:basedOn w:val="TableauNormal"/>
    <w:uiPriority w:val="65"/>
    <w:semiHidden/>
    <w:rsid w:val="00B6027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rsid w:val="00B6027D"/>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styleId="Listemoyenne2">
    <w:name w:val="Medium List 2"/>
    <w:basedOn w:val="TableauNormal"/>
    <w:uiPriority w:val="66"/>
    <w:semiHidden/>
    <w:rsid w:val="00B6027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2">
    <w:name w:val="Medium Shading 2"/>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locked/>
    <w:rsid w:val="00B6027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1">
    <w:name w:val="Medium Shading 1"/>
    <w:basedOn w:val="TableauNormal"/>
    <w:uiPriority w:val="63"/>
    <w:semiHidden/>
    <w:locked/>
    <w:rsid w:val="00B6027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locked/>
    <w:rsid w:val="00B6027D"/>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styleId="Grilleclaire">
    <w:name w:val="Light Grid"/>
    <w:basedOn w:val="TableauNormal"/>
    <w:uiPriority w:val="62"/>
    <w:semiHidden/>
    <w:rsid w:val="00B602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locked/>
    <w:rsid w:val="00B6027D"/>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styleId="Listeclaire">
    <w:name w:val="Light List"/>
    <w:basedOn w:val="TableauNormal"/>
    <w:uiPriority w:val="61"/>
    <w:semiHidden/>
    <w:rsid w:val="00B6027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locked/>
    <w:rsid w:val="00B6027D"/>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styleId="Trameclaire-Accent1">
    <w:name w:val="Light Shading Accent 1"/>
    <w:basedOn w:val="TableauNormal"/>
    <w:uiPriority w:val="60"/>
    <w:semiHidden/>
    <w:locked/>
    <w:rsid w:val="00B6027D"/>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styleId="Ombrageclair">
    <w:name w:val="Light Shading"/>
    <w:basedOn w:val="TableauNormal"/>
    <w:uiPriority w:val="60"/>
    <w:semiHidden/>
    <w:rsid w:val="00B602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COMPTESCONCLU-RECOgras">
    <w:name w:val="C COMPTES CONCLU-RECO gras"/>
    <w:basedOn w:val="Policepardfaut"/>
    <w:uiPriority w:val="1"/>
    <w:semiHidden/>
    <w:rsid w:val="00B6027D"/>
    <w:rPr>
      <w:b/>
    </w:rPr>
  </w:style>
  <w:style w:type="paragraph" w:customStyle="1" w:styleId="ENCADR-Centr">
    <w:name w:val="ENCADRÉ - Centré"/>
    <w:basedOn w:val="ENCADR-Texte"/>
    <w:uiPriority w:val="41"/>
    <w:semiHidden/>
    <w:rsid w:val="00B6027D"/>
    <w:pPr>
      <w:ind w:firstLine="0"/>
      <w:jc w:val="center"/>
    </w:pPr>
  </w:style>
  <w:style w:type="paragraph" w:customStyle="1" w:styleId="Rponse">
    <w:name w:val="Réponse"/>
    <w:basedOn w:val="CONCLU-RECO-TitreRponse"/>
    <w:next w:val="CONCLU-RECO-Texte"/>
    <w:uiPriority w:val="14"/>
    <w:semiHidden/>
    <w:rsid w:val="00B6027D"/>
    <w:pPr>
      <w:tabs>
        <w:tab w:val="clear" w:pos="3118"/>
        <w:tab w:val="clear" w:pos="6236"/>
      </w:tabs>
    </w:pPr>
  </w:style>
  <w:style w:type="paragraph" w:customStyle="1" w:styleId="0Titre1">
    <w:name w:val="0 / Titre 1"/>
    <w:basedOn w:val="Normal"/>
    <w:next w:val="Normal"/>
    <w:uiPriority w:val="10"/>
    <w:qFormat/>
    <w:rsid w:val="00B6027D"/>
    <w:pPr>
      <w:keepNext/>
      <w:pageBreakBefore/>
      <w:suppressAutoHyphens/>
      <w:spacing w:before="0" w:after="600"/>
    </w:pPr>
    <w:rPr>
      <w:rFonts w:ascii="Calibri" w:eastAsia="Times New Roman" w:hAnsi="Calibri" w:cs="Times New Roman"/>
      <w:b/>
      <w:sz w:val="30"/>
      <w:szCs w:val="24"/>
      <w:lang w:eastAsia="fr-FR"/>
    </w:rPr>
  </w:style>
  <w:style w:type="paragraph" w:customStyle="1" w:styleId="ANNEXES">
    <w:name w:val="ANNEXES"/>
    <w:basedOn w:val="Normal"/>
    <w:next w:val="Normal"/>
    <w:uiPriority w:val="37"/>
    <w:semiHidden/>
    <w:rsid w:val="00B6027D"/>
    <w:pPr>
      <w:keepNext/>
      <w:pageBreakBefore/>
      <w:suppressAutoHyphens/>
      <w:spacing w:before="720" w:after="720"/>
      <w:ind w:firstLine="0"/>
      <w:jc w:val="center"/>
      <w:outlineLvl w:val="0"/>
    </w:pPr>
    <w:rPr>
      <w:rFonts w:asciiTheme="majorHAnsi" w:eastAsia="Times New Roman" w:hAnsiTheme="majorHAnsi" w:cs="Times New Roman"/>
      <w:b/>
      <w:caps/>
      <w:sz w:val="36"/>
      <w:szCs w:val="24"/>
      <w:lang w:eastAsia="fr-FR"/>
    </w:rPr>
  </w:style>
  <w:style w:type="paragraph" w:customStyle="1" w:styleId="1Intro">
    <w:name w:val="(1) Intro"/>
    <w:basedOn w:val="Corpsdetexte"/>
    <w:next w:val="Corpsdetexte"/>
    <w:semiHidden/>
    <w:rsid w:val="00B6027D"/>
    <w:pPr>
      <w:numPr>
        <w:ilvl w:val="2"/>
        <w:numId w:val="90"/>
      </w:numPr>
      <w:spacing w:before="240" w:after="240"/>
      <w:jc w:val="center"/>
    </w:pPr>
    <w:rPr>
      <w:rFonts w:ascii="Times New Roman" w:eastAsia="Times New Roman" w:hAnsi="Times New Roman" w:cs="Times New Roman"/>
      <w:b/>
      <w:sz w:val="22"/>
      <w:szCs w:val="24"/>
      <w:lang w:eastAsia="fr-FR"/>
    </w:rPr>
  </w:style>
  <w:style w:type="paragraph" w:styleId="Corpsdetexte">
    <w:name w:val="Body Text"/>
    <w:basedOn w:val="Normal"/>
    <w:link w:val="CorpsdetexteCar"/>
    <w:uiPriority w:val="49"/>
    <w:semiHidden/>
    <w:locked/>
    <w:rsid w:val="00B6027D"/>
  </w:style>
  <w:style w:type="character" w:customStyle="1" w:styleId="CorpsdetexteCar">
    <w:name w:val="Corps de texte Car"/>
    <w:basedOn w:val="Policepardfaut"/>
    <w:link w:val="Corpsdetexte"/>
    <w:uiPriority w:val="49"/>
    <w:semiHidden/>
    <w:rsid w:val="00B6027D"/>
    <w:rPr>
      <w:rFonts w:eastAsiaTheme="minorHAnsi"/>
      <w:sz w:val="21"/>
    </w:rPr>
  </w:style>
  <w:style w:type="character" w:styleId="Marquedecommentaire">
    <w:name w:val="annotation reference"/>
    <w:basedOn w:val="Policepardfaut"/>
    <w:uiPriority w:val="99"/>
    <w:semiHidden/>
    <w:locked/>
    <w:rsid w:val="00633116"/>
    <w:rPr>
      <w:sz w:val="16"/>
      <w:szCs w:val="16"/>
    </w:rPr>
  </w:style>
  <w:style w:type="paragraph" w:styleId="Commentaire">
    <w:name w:val="annotation text"/>
    <w:basedOn w:val="Normal"/>
    <w:link w:val="CommentaireCar"/>
    <w:uiPriority w:val="99"/>
    <w:semiHidden/>
    <w:locked/>
    <w:rsid w:val="00633116"/>
    <w:rPr>
      <w:sz w:val="20"/>
      <w:szCs w:val="20"/>
    </w:rPr>
  </w:style>
  <w:style w:type="character" w:customStyle="1" w:styleId="CommentaireCar">
    <w:name w:val="Commentaire Car"/>
    <w:basedOn w:val="Policepardfaut"/>
    <w:link w:val="Commentaire"/>
    <w:uiPriority w:val="99"/>
    <w:semiHidden/>
    <w:rsid w:val="00B6027D"/>
    <w:rPr>
      <w:rFonts w:eastAsiaTheme="minorHAnsi"/>
      <w:sz w:val="20"/>
      <w:szCs w:val="20"/>
    </w:rPr>
  </w:style>
  <w:style w:type="paragraph" w:styleId="Objetducommentaire">
    <w:name w:val="annotation subject"/>
    <w:basedOn w:val="Commentaire"/>
    <w:next w:val="Commentaire"/>
    <w:link w:val="ObjetducommentaireCar"/>
    <w:uiPriority w:val="49"/>
    <w:semiHidden/>
    <w:locked/>
    <w:rsid w:val="00633116"/>
    <w:rPr>
      <w:b/>
      <w:bCs/>
    </w:rPr>
  </w:style>
  <w:style w:type="character" w:customStyle="1" w:styleId="ObjetducommentaireCar">
    <w:name w:val="Objet du commentaire Car"/>
    <w:basedOn w:val="CommentaireCar"/>
    <w:link w:val="Objetducommentaire"/>
    <w:uiPriority w:val="49"/>
    <w:semiHidden/>
    <w:rsid w:val="00B6027D"/>
    <w:rPr>
      <w:rFonts w:eastAsiaTheme="minorHAnsi"/>
      <w:b/>
      <w:bCs/>
      <w:sz w:val="20"/>
      <w:szCs w:val="20"/>
    </w:rPr>
  </w:style>
  <w:style w:type="paragraph" w:styleId="Paragraphedeliste">
    <w:name w:val="List Paragraph"/>
    <w:basedOn w:val="Normal"/>
    <w:uiPriority w:val="34"/>
    <w:semiHidden/>
    <w:qFormat/>
    <w:locked/>
    <w:rsid w:val="00633116"/>
    <w:pPr>
      <w:ind w:left="720"/>
      <w:contextualSpacing/>
    </w:pPr>
  </w:style>
  <w:style w:type="character" w:styleId="Emphaseple">
    <w:name w:val="Subtle Emphasis"/>
    <w:basedOn w:val="Policepardfaut"/>
    <w:uiPriority w:val="19"/>
    <w:semiHidden/>
    <w:qFormat/>
    <w:locked/>
    <w:rsid w:val="00633116"/>
    <w:rPr>
      <w:i/>
      <w:iCs/>
      <w:color w:val="808080" w:themeColor="text1" w:themeTint="7F"/>
    </w:rPr>
  </w:style>
  <w:style w:type="paragraph" w:styleId="Sansinterligne">
    <w:name w:val="No Spacing"/>
    <w:uiPriority w:val="1"/>
    <w:semiHidden/>
    <w:qFormat/>
    <w:locked/>
    <w:rsid w:val="00633116"/>
    <w:pPr>
      <w:spacing w:after="0" w:line="240" w:lineRule="auto"/>
      <w:ind w:firstLine="567"/>
      <w:jc w:val="both"/>
    </w:pPr>
    <w:rPr>
      <w:rFonts w:eastAsiaTheme="minorHAnsi"/>
      <w:sz w:val="21"/>
    </w:rPr>
  </w:style>
  <w:style w:type="paragraph" w:styleId="NormalWeb">
    <w:name w:val="Normal (Web)"/>
    <w:basedOn w:val="Normal"/>
    <w:uiPriority w:val="99"/>
    <w:semiHidden/>
    <w:locked/>
    <w:rsid w:val="00633116"/>
    <w:rPr>
      <w:rFonts w:ascii="Times New Roman" w:hAnsi="Times New Roman" w:cs="Times New Roman"/>
      <w:sz w:val="24"/>
      <w:szCs w:val="24"/>
    </w:rPr>
  </w:style>
  <w:style w:type="table" w:customStyle="1" w:styleId="Grillecouleur5">
    <w:name w:val="Grille couleur5"/>
    <w:basedOn w:val="TableauNormal"/>
    <w:uiPriority w:val="73"/>
    <w:semiHidden/>
    <w:locked/>
    <w:rsid w:val="00861C5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stecouleur5">
    <w:name w:val="Liste couleur5"/>
    <w:basedOn w:val="TableauNormal"/>
    <w:uiPriority w:val="72"/>
    <w:semiHidden/>
    <w:rsid w:val="00861C5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4467A" w:themeFill="accent2" w:themeFillShade="CC"/>
      </w:tcPr>
    </w:tblStylePr>
    <w:tblStylePr w:type="lastRow">
      <w:rPr>
        <w:b/>
        <w:bCs/>
        <w:color w:val="84467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Tramecouleur5">
    <w:name w:val="Trame couleur5"/>
    <w:basedOn w:val="TableauNormal"/>
    <w:uiPriority w:val="71"/>
    <w:semiHidden/>
    <w:locked/>
    <w:rsid w:val="00861C52"/>
    <w:pPr>
      <w:spacing w:after="0" w:line="240" w:lineRule="auto"/>
    </w:pPr>
    <w:rPr>
      <w:color w:val="000000" w:themeColor="text1"/>
    </w:rPr>
    <w:tblPr>
      <w:tblStyleRowBandSize w:val="1"/>
      <w:tblStyleColBandSize w:val="1"/>
      <w:tblBorders>
        <w:top w:val="single" w:sz="24" w:space="0" w:color="A6589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6589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istefonce5">
    <w:name w:val="Liste foncée5"/>
    <w:basedOn w:val="TableauNormal"/>
    <w:uiPriority w:val="70"/>
    <w:semiHidden/>
    <w:rsid w:val="00861C5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Grillemoyenne15">
    <w:name w:val="Grille moyenne 15"/>
    <w:basedOn w:val="TableauNormal"/>
    <w:uiPriority w:val="67"/>
    <w:semiHidden/>
    <w:locked/>
    <w:rsid w:val="00861C5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Grillemoyenne25">
    <w:name w:val="Grille moyenne 25"/>
    <w:basedOn w:val="TableauNormal"/>
    <w:uiPriority w:val="68"/>
    <w:semiHidden/>
    <w:locked/>
    <w:rsid w:val="00861C5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Grillemoyenne35">
    <w:name w:val="Grille moyenne 35"/>
    <w:basedOn w:val="TableauNormal"/>
    <w:uiPriority w:val="69"/>
    <w:semiHidden/>
    <w:locked/>
    <w:rsid w:val="00861C5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Listemoyenne15">
    <w:name w:val="Liste moyenne 15"/>
    <w:basedOn w:val="TableauNormal"/>
    <w:uiPriority w:val="65"/>
    <w:semiHidden/>
    <w:rsid w:val="00861C5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5">
    <w:name w:val="Liste moyenne 1 - Accent 15"/>
    <w:basedOn w:val="TableauNormal"/>
    <w:uiPriority w:val="65"/>
    <w:semiHidden/>
    <w:rsid w:val="00861C52"/>
    <w:pPr>
      <w:spacing w:after="0" w:line="240" w:lineRule="auto"/>
    </w:pPr>
    <w:rPr>
      <w:color w:val="000000" w:themeColor="text1"/>
    </w:rPr>
    <w:tblPr>
      <w:tblStyleRowBandSize w:val="1"/>
      <w:tblStyleColBandSize w:val="1"/>
      <w:tblBorders>
        <w:top w:val="single" w:sz="8" w:space="0" w:color="E6443C" w:themeColor="accent1"/>
        <w:bottom w:val="single" w:sz="8" w:space="0" w:color="E6443C" w:themeColor="accent1"/>
      </w:tblBorders>
    </w:tblPr>
    <w:tblStylePr w:type="firstRow">
      <w:rPr>
        <w:rFonts w:asciiTheme="majorHAnsi" w:eastAsiaTheme="majorEastAsia" w:hAnsiTheme="majorHAnsi" w:cstheme="majorBidi"/>
      </w:rPr>
      <w:tblPr/>
      <w:tcPr>
        <w:tcBorders>
          <w:top w:val="nil"/>
          <w:bottom w:val="single" w:sz="8" w:space="0" w:color="E6443C" w:themeColor="accent1"/>
        </w:tcBorders>
      </w:tcPr>
    </w:tblStylePr>
    <w:tblStylePr w:type="lastRow">
      <w:rPr>
        <w:b/>
        <w:bCs/>
        <w:color w:val="000000" w:themeColor="text2"/>
      </w:rPr>
      <w:tblPr/>
      <w:tcPr>
        <w:tcBorders>
          <w:top w:val="single" w:sz="8" w:space="0" w:color="E6443C" w:themeColor="accent1"/>
          <w:bottom w:val="single" w:sz="8" w:space="0" w:color="E6443C" w:themeColor="accent1"/>
        </w:tcBorders>
      </w:tcPr>
    </w:tblStylePr>
    <w:tblStylePr w:type="firstCol">
      <w:rPr>
        <w:b/>
        <w:bCs/>
      </w:rPr>
    </w:tblStylePr>
    <w:tblStylePr w:type="lastCol">
      <w:rPr>
        <w:b/>
        <w:bCs/>
      </w:rPr>
      <w:tblPr/>
      <w:tcPr>
        <w:tcBorders>
          <w:top w:val="single" w:sz="8" w:space="0" w:color="E6443C" w:themeColor="accent1"/>
          <w:bottom w:val="single" w:sz="8" w:space="0" w:color="E6443C" w:themeColor="accent1"/>
        </w:tcBorders>
      </w:tcPr>
    </w:tblStylePr>
    <w:tblStylePr w:type="band1Vert">
      <w:tblPr/>
      <w:tcPr>
        <w:shd w:val="clear" w:color="auto" w:fill="F8D0CE" w:themeFill="accent1" w:themeFillTint="3F"/>
      </w:tcPr>
    </w:tblStylePr>
    <w:tblStylePr w:type="band1Horz">
      <w:tblPr/>
      <w:tcPr>
        <w:shd w:val="clear" w:color="auto" w:fill="F8D0CE" w:themeFill="accent1" w:themeFillTint="3F"/>
      </w:tcPr>
    </w:tblStylePr>
  </w:style>
  <w:style w:type="table" w:customStyle="1" w:styleId="Listemoyenne25">
    <w:name w:val="Liste moyenne 25"/>
    <w:basedOn w:val="TableauNormal"/>
    <w:uiPriority w:val="66"/>
    <w:semiHidden/>
    <w:rsid w:val="00861C5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ramemoyenne25">
    <w:name w:val="Trame moyenne 25"/>
    <w:basedOn w:val="TableauNormal"/>
    <w:uiPriority w:val="64"/>
    <w:semiHidden/>
    <w:locked/>
    <w:rsid w:val="00861C5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2-Accent15">
    <w:name w:val="Trame moyenne 2 - Accent 15"/>
    <w:basedOn w:val="TableauNormal"/>
    <w:uiPriority w:val="64"/>
    <w:semiHidden/>
    <w:locked/>
    <w:rsid w:val="00861C5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43C" w:themeFill="accent1"/>
      </w:tcPr>
    </w:tblStylePr>
    <w:tblStylePr w:type="lastCol">
      <w:rPr>
        <w:b/>
        <w:bCs/>
        <w:color w:val="FFFFFF" w:themeColor="background1"/>
      </w:rPr>
      <w:tblPr/>
      <w:tcPr>
        <w:tcBorders>
          <w:left w:val="nil"/>
          <w:right w:val="nil"/>
          <w:insideH w:val="nil"/>
          <w:insideV w:val="nil"/>
        </w:tcBorders>
        <w:shd w:val="clear" w:color="auto" w:fill="E64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ramemoyenne15">
    <w:name w:val="Trame moyenne 15"/>
    <w:basedOn w:val="TableauNormal"/>
    <w:uiPriority w:val="63"/>
    <w:semiHidden/>
    <w:locked/>
    <w:rsid w:val="00861C5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ramemoyenne1-Accent15">
    <w:name w:val="Trame moyenne 1 - Accent 15"/>
    <w:basedOn w:val="TableauNormal"/>
    <w:uiPriority w:val="63"/>
    <w:semiHidden/>
    <w:locked/>
    <w:rsid w:val="00861C52"/>
    <w:pPr>
      <w:spacing w:after="0" w:line="240" w:lineRule="auto"/>
    </w:pPr>
    <w:tblPr>
      <w:tblStyleRowBandSize w:val="1"/>
      <w:tblStyleColBandSize w:val="1"/>
      <w:tbl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single" w:sz="8" w:space="0" w:color="EC726C" w:themeColor="accent1" w:themeTint="BF"/>
      </w:tblBorders>
    </w:tblPr>
    <w:tblStylePr w:type="firstRow">
      <w:pPr>
        <w:spacing w:before="0" w:after="0" w:line="240" w:lineRule="auto"/>
      </w:pPr>
      <w:rPr>
        <w:b/>
        <w:bCs/>
        <w:color w:val="FFFFFF" w:themeColor="background1"/>
      </w:rPr>
      <w:tblPr/>
      <w:tcPr>
        <w:tcBorders>
          <w:top w:val="single" w:sz="8"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shd w:val="clear" w:color="auto" w:fill="E6443C" w:themeFill="accent1"/>
      </w:tcPr>
    </w:tblStylePr>
    <w:tblStylePr w:type="lastRow">
      <w:pPr>
        <w:spacing w:before="0" w:after="0" w:line="240" w:lineRule="auto"/>
      </w:pPr>
      <w:rPr>
        <w:b/>
        <w:bCs/>
      </w:rPr>
      <w:tblPr/>
      <w:tcPr>
        <w:tcBorders>
          <w:top w:val="double" w:sz="6" w:space="0" w:color="EC726C" w:themeColor="accent1" w:themeTint="BF"/>
          <w:left w:val="single" w:sz="8" w:space="0" w:color="EC726C" w:themeColor="accent1" w:themeTint="BF"/>
          <w:bottom w:val="single" w:sz="8" w:space="0" w:color="EC726C" w:themeColor="accent1" w:themeTint="BF"/>
          <w:right w:val="single" w:sz="8" w:space="0" w:color="EC726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D0CE" w:themeFill="accent1" w:themeFillTint="3F"/>
      </w:tcPr>
    </w:tblStylePr>
    <w:tblStylePr w:type="band1Horz">
      <w:tblPr/>
      <w:tcPr>
        <w:tcBorders>
          <w:insideH w:val="nil"/>
          <w:insideV w:val="nil"/>
        </w:tcBorders>
        <w:shd w:val="clear" w:color="auto" w:fill="F8D0CE" w:themeFill="accent1" w:themeFillTint="3F"/>
      </w:tcPr>
    </w:tblStylePr>
    <w:tblStylePr w:type="band2Horz">
      <w:tblPr/>
      <w:tcPr>
        <w:tcBorders>
          <w:insideH w:val="nil"/>
          <w:insideV w:val="nil"/>
        </w:tcBorders>
      </w:tcPr>
    </w:tblStylePr>
  </w:style>
  <w:style w:type="table" w:customStyle="1" w:styleId="Grilleclaire5">
    <w:name w:val="Grille claire5"/>
    <w:basedOn w:val="TableauNormal"/>
    <w:uiPriority w:val="62"/>
    <w:semiHidden/>
    <w:rsid w:val="00861C5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lleclaire-Accent15">
    <w:name w:val="Grille claire - Accent 15"/>
    <w:basedOn w:val="TableauNormal"/>
    <w:uiPriority w:val="62"/>
    <w:semiHidden/>
    <w:locked/>
    <w:rsid w:val="00861C52"/>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insideH w:val="single" w:sz="8" w:space="0" w:color="E6443C" w:themeColor="accent1"/>
        <w:insideV w:val="single" w:sz="8" w:space="0" w:color="E64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18" w:space="0" w:color="E6443C" w:themeColor="accent1"/>
          <w:right w:val="single" w:sz="8" w:space="0" w:color="E6443C" w:themeColor="accent1"/>
          <w:insideH w:val="nil"/>
          <w:insideV w:val="single" w:sz="8" w:space="0" w:color="E64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insideH w:val="nil"/>
          <w:insideV w:val="single" w:sz="8" w:space="0" w:color="E64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shd w:val="clear" w:color="auto" w:fill="F8D0CE" w:themeFill="accent1" w:themeFillTint="3F"/>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shd w:val="clear" w:color="auto" w:fill="F8D0CE" w:themeFill="accent1" w:themeFillTint="3F"/>
      </w:tcPr>
    </w:tblStylePr>
    <w:tblStylePr w:type="band2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insideV w:val="single" w:sz="8" w:space="0" w:color="E6443C" w:themeColor="accent1"/>
        </w:tcBorders>
      </w:tcPr>
    </w:tblStylePr>
  </w:style>
  <w:style w:type="table" w:customStyle="1" w:styleId="Listeclaire5">
    <w:name w:val="Liste claire5"/>
    <w:basedOn w:val="TableauNormal"/>
    <w:uiPriority w:val="61"/>
    <w:semiHidden/>
    <w:rsid w:val="00861C5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eclaire-Accent15">
    <w:name w:val="Liste claire - Accent 15"/>
    <w:basedOn w:val="TableauNormal"/>
    <w:uiPriority w:val="61"/>
    <w:semiHidden/>
    <w:locked/>
    <w:rsid w:val="00861C52"/>
    <w:pPr>
      <w:spacing w:after="0" w:line="240" w:lineRule="auto"/>
    </w:pPr>
    <w:tblPr>
      <w:tblStyleRowBandSize w:val="1"/>
      <w:tblStyleColBandSize w:val="1"/>
      <w:tblBorders>
        <w:top w:val="single" w:sz="8" w:space="0" w:color="E6443C" w:themeColor="accent1"/>
        <w:left w:val="single" w:sz="8" w:space="0" w:color="E6443C" w:themeColor="accent1"/>
        <w:bottom w:val="single" w:sz="8" w:space="0" w:color="E6443C" w:themeColor="accent1"/>
        <w:right w:val="single" w:sz="8" w:space="0" w:color="E6443C" w:themeColor="accent1"/>
      </w:tblBorders>
    </w:tblPr>
    <w:tblStylePr w:type="firstRow">
      <w:pPr>
        <w:spacing w:before="0" w:after="0" w:line="240" w:lineRule="auto"/>
      </w:pPr>
      <w:rPr>
        <w:b/>
        <w:bCs/>
        <w:color w:val="FFFFFF" w:themeColor="background1"/>
      </w:rPr>
      <w:tblPr/>
      <w:tcPr>
        <w:shd w:val="clear" w:color="auto" w:fill="E6443C" w:themeFill="accent1"/>
      </w:tcPr>
    </w:tblStylePr>
    <w:tblStylePr w:type="lastRow">
      <w:pPr>
        <w:spacing w:before="0" w:after="0" w:line="240" w:lineRule="auto"/>
      </w:pPr>
      <w:rPr>
        <w:b/>
        <w:bCs/>
      </w:rPr>
      <w:tblPr/>
      <w:tcPr>
        <w:tcBorders>
          <w:top w:val="double" w:sz="6" w:space="0" w:color="E6443C" w:themeColor="accent1"/>
          <w:left w:val="single" w:sz="8" w:space="0" w:color="E6443C" w:themeColor="accent1"/>
          <w:bottom w:val="single" w:sz="8" w:space="0" w:color="E6443C" w:themeColor="accent1"/>
          <w:right w:val="single" w:sz="8" w:space="0" w:color="E6443C" w:themeColor="accent1"/>
        </w:tcBorders>
      </w:tcPr>
    </w:tblStylePr>
    <w:tblStylePr w:type="firstCol">
      <w:rPr>
        <w:b/>
        <w:bCs/>
      </w:rPr>
    </w:tblStylePr>
    <w:tblStylePr w:type="lastCol">
      <w:rPr>
        <w:b/>
        <w:bCs/>
      </w:rPr>
    </w:tblStylePr>
    <w:tblStylePr w:type="band1Vert">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tblStylePr w:type="band1Horz">
      <w:tblPr/>
      <w:tcPr>
        <w:tcBorders>
          <w:top w:val="single" w:sz="8" w:space="0" w:color="E6443C" w:themeColor="accent1"/>
          <w:left w:val="single" w:sz="8" w:space="0" w:color="E6443C" w:themeColor="accent1"/>
          <w:bottom w:val="single" w:sz="8" w:space="0" w:color="E6443C" w:themeColor="accent1"/>
          <w:right w:val="single" w:sz="8" w:space="0" w:color="E6443C" w:themeColor="accent1"/>
        </w:tcBorders>
      </w:tcPr>
    </w:tblStylePr>
  </w:style>
  <w:style w:type="table" w:customStyle="1" w:styleId="Trameclaire-Accent15">
    <w:name w:val="Trame claire - Accent 15"/>
    <w:basedOn w:val="TableauNormal"/>
    <w:uiPriority w:val="60"/>
    <w:semiHidden/>
    <w:locked/>
    <w:rsid w:val="00861C52"/>
    <w:pPr>
      <w:spacing w:after="0" w:line="240" w:lineRule="auto"/>
    </w:pPr>
    <w:rPr>
      <w:color w:val="C02018" w:themeColor="accent1" w:themeShade="BF"/>
    </w:rPr>
    <w:tblPr>
      <w:tblStyleRowBandSize w:val="1"/>
      <w:tblStyleColBandSize w:val="1"/>
      <w:tblBorders>
        <w:top w:val="single" w:sz="8" w:space="0" w:color="E6443C" w:themeColor="accent1"/>
        <w:bottom w:val="single" w:sz="8" w:space="0" w:color="E6443C" w:themeColor="accent1"/>
      </w:tblBorders>
    </w:tblPr>
    <w:tblStylePr w:type="fir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lastRow">
      <w:pPr>
        <w:spacing w:before="0" w:after="0" w:line="240" w:lineRule="auto"/>
      </w:pPr>
      <w:rPr>
        <w:b/>
        <w:bCs/>
      </w:rPr>
      <w:tblPr/>
      <w:tcPr>
        <w:tcBorders>
          <w:top w:val="single" w:sz="8" w:space="0" w:color="E6443C" w:themeColor="accent1"/>
          <w:left w:val="nil"/>
          <w:bottom w:val="single" w:sz="8" w:space="0" w:color="E64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0CE" w:themeFill="accent1" w:themeFillTint="3F"/>
      </w:tcPr>
    </w:tblStylePr>
    <w:tblStylePr w:type="band1Horz">
      <w:tblPr/>
      <w:tcPr>
        <w:tcBorders>
          <w:left w:val="nil"/>
          <w:right w:val="nil"/>
          <w:insideH w:val="nil"/>
          <w:insideV w:val="nil"/>
        </w:tcBorders>
        <w:shd w:val="clear" w:color="auto" w:fill="F8D0CE" w:themeFill="accent1" w:themeFillTint="3F"/>
      </w:tcPr>
    </w:tblStylePr>
  </w:style>
  <w:style w:type="table" w:customStyle="1" w:styleId="Ombrageclair5">
    <w:name w:val="Ombrage clair5"/>
    <w:basedOn w:val="TableauNormal"/>
    <w:uiPriority w:val="60"/>
    <w:semiHidden/>
    <w:rsid w:val="00861C5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customStyle="1" w:styleId="WW8Num8">
    <w:name w:val="WW8Num8"/>
    <w:basedOn w:val="Aucuneliste"/>
    <w:rsid w:val="00861C52"/>
  </w:style>
  <w:style w:type="character" w:customStyle="1" w:styleId="apple-converted-space">
    <w:name w:val="apple-converted-space"/>
    <w:basedOn w:val="Policepardfaut"/>
    <w:semiHidden/>
    <w:rsid w:val="00861C52"/>
  </w:style>
  <w:style w:type="paragraph" w:customStyle="1" w:styleId="Notebaspage">
    <w:name w:val="Note bas page"/>
    <w:basedOn w:val="Notedebasdepage"/>
    <w:link w:val="NotebaspageCar"/>
    <w:autoRedefine/>
    <w:semiHidden/>
    <w:qFormat/>
    <w:rsid w:val="00861C52"/>
    <w:pPr>
      <w:tabs>
        <w:tab w:val="left" w:pos="2065"/>
      </w:tabs>
    </w:pPr>
    <w:rPr>
      <w:rFonts w:ascii="Times New Roman" w:hAnsi="Times New Roman" w:cs="Times New Roman"/>
      <w:sz w:val="20"/>
      <w:lang w:eastAsia="fr-FR"/>
    </w:rPr>
  </w:style>
  <w:style w:type="character" w:customStyle="1" w:styleId="NotebaspageCar">
    <w:name w:val="Note bas page Car"/>
    <w:basedOn w:val="Policepardfaut"/>
    <w:link w:val="Notebaspage"/>
    <w:semiHidden/>
    <w:rsid w:val="00B6027D"/>
    <w:rPr>
      <w:rFonts w:ascii="Times New Roman" w:eastAsiaTheme="minorHAnsi" w:hAnsi="Times New Roman" w:cs="Times New Roman"/>
      <w:sz w:val="20"/>
      <w:szCs w:val="20"/>
      <w:lang w:eastAsia="fr-FR"/>
    </w:rPr>
  </w:style>
  <w:style w:type="paragraph" w:customStyle="1" w:styleId="Espace100pt">
    <w:name w:val="Espace 100 pt"/>
    <w:basedOn w:val="Normal"/>
    <w:next w:val="Normal"/>
    <w:uiPriority w:val="49"/>
    <w:semiHidden/>
    <w:rsid w:val="00861C52"/>
    <w:pPr>
      <w:suppressAutoHyphens/>
      <w:spacing w:after="2000"/>
      <w:ind w:firstLine="709"/>
    </w:pPr>
    <w:rPr>
      <w:rFonts w:cs="Times New Roman"/>
      <w:sz w:val="24"/>
      <w:szCs w:val="24"/>
      <w:lang w:eastAsia="fr-FR"/>
    </w:rPr>
  </w:style>
  <w:style w:type="paragraph" w:customStyle="1" w:styleId="TITREDURAPPORT">
    <w:name w:val="TITRE DU RAPPORT"/>
    <w:basedOn w:val="Normal"/>
    <w:next w:val="Normal"/>
    <w:uiPriority w:val="3"/>
    <w:semiHidden/>
    <w:rsid w:val="00861C52"/>
    <w:pPr>
      <w:suppressAutoHyphens/>
      <w:spacing w:before="600" w:after="0"/>
      <w:jc w:val="right"/>
    </w:pPr>
    <w:rPr>
      <w:rFonts w:asciiTheme="majorHAnsi" w:hAnsiTheme="majorHAnsi" w:cs="Times New Roman"/>
      <w:caps/>
      <w:sz w:val="72"/>
      <w:szCs w:val="24"/>
      <w:lang w:eastAsia="fr-FR"/>
    </w:rPr>
  </w:style>
  <w:style w:type="paragraph" w:customStyle="1" w:styleId="RIOP">
    <w:name w:val="RIOP"/>
    <w:basedOn w:val="Normal"/>
    <w:next w:val="Normal"/>
    <w:uiPriority w:val="2"/>
    <w:semiHidden/>
    <w:rsid w:val="00861C52"/>
    <w:pPr>
      <w:suppressAutoHyphens/>
      <w:spacing w:before="1200" w:after="600"/>
      <w:jc w:val="right"/>
    </w:pPr>
    <w:rPr>
      <w:rFonts w:ascii="Arial" w:hAnsi="Arial" w:cs="Arial"/>
      <w:b/>
      <w:caps/>
      <w:sz w:val="40"/>
      <w:szCs w:val="24"/>
      <w:lang w:eastAsia="fr-FR"/>
    </w:rPr>
  </w:style>
  <w:style w:type="paragraph" w:customStyle="1" w:styleId="Dposledate">
    <w:name w:val="Déposé le [date]"/>
    <w:basedOn w:val="Normal"/>
    <w:next w:val="Normal"/>
    <w:uiPriority w:val="4"/>
    <w:semiHidden/>
    <w:rsid w:val="00861C52"/>
    <w:pPr>
      <w:framePr w:wrap="around" w:hAnchor="margin" w:xAlign="right" w:yAlign="bottom" w:anchorLock="1"/>
      <w:suppressAutoHyphens/>
      <w:ind w:firstLine="709"/>
      <w:jc w:val="right"/>
    </w:pPr>
    <w:rPr>
      <w:rFonts w:cs="Times New Roman"/>
      <w:b/>
      <w:sz w:val="28"/>
      <w:szCs w:val="24"/>
      <w:lang w:eastAsia="fr-FR"/>
    </w:rPr>
  </w:style>
  <w:style w:type="paragraph" w:customStyle="1" w:styleId="Filetsparateur">
    <w:name w:val="Filet séparateur"/>
    <w:basedOn w:val="Normal"/>
    <w:next w:val="Normal"/>
    <w:uiPriority w:val="1"/>
    <w:semiHidden/>
    <w:rsid w:val="00861C52"/>
    <w:pPr>
      <w:pBdr>
        <w:bottom w:val="single" w:sz="6" w:space="1" w:color="auto"/>
      </w:pBdr>
      <w:suppressAutoHyphens/>
      <w:spacing w:after="240"/>
      <w:ind w:left="28" w:right="8307"/>
    </w:pPr>
    <w:rPr>
      <w:rFonts w:cs="Times New Roman"/>
      <w:sz w:val="24"/>
      <w:szCs w:val="24"/>
      <w:lang w:eastAsia="fr-FR"/>
    </w:rPr>
  </w:style>
  <w:style w:type="paragraph" w:customStyle="1" w:styleId="RELVDOBSERVATIONS">
    <w:name w:val="RELÉVÉ D'OBSERVATIONS"/>
    <w:basedOn w:val="Normal"/>
    <w:next w:val="Normal"/>
    <w:uiPriority w:val="8"/>
    <w:semiHidden/>
    <w:rsid w:val="00861C52"/>
    <w:pPr>
      <w:framePr w:w="9072" w:wrap="around" w:vAnchor="page" w:hAnchor="page" w:x="1419" w:y="7315" w:anchorLock="1"/>
      <w:suppressAutoHyphens/>
      <w:spacing w:after="0"/>
      <w:jc w:val="center"/>
    </w:pPr>
    <w:rPr>
      <w:rFonts w:cs="Times New Roman"/>
      <w:b/>
      <w:caps/>
      <w:sz w:val="36"/>
      <w:szCs w:val="24"/>
      <w:lang w:eastAsia="fr-FR"/>
    </w:rPr>
  </w:style>
  <w:style w:type="character" w:styleId="Numrodepage">
    <w:name w:val="page number"/>
    <w:basedOn w:val="Policepardfaut"/>
    <w:uiPriority w:val="49"/>
    <w:semiHidden/>
    <w:rsid w:val="00861C52"/>
    <w:rPr>
      <w:sz w:val="24"/>
    </w:rPr>
  </w:style>
  <w:style w:type="paragraph" w:customStyle="1" w:styleId="TABLEDESMATIRES">
    <w:name w:val="TABLE DES MATIÈRES"/>
    <w:basedOn w:val="Normal"/>
    <w:next w:val="Normal"/>
    <w:uiPriority w:val="6"/>
    <w:semiHidden/>
    <w:rsid w:val="00861C52"/>
    <w:pPr>
      <w:pageBreakBefore/>
      <w:spacing w:after="480"/>
      <w:jc w:val="center"/>
    </w:pPr>
    <w:rPr>
      <w:rFonts w:asciiTheme="majorHAnsi" w:hAnsiTheme="majorHAnsi" w:cs="Times New Roman"/>
      <w:b/>
      <w:caps/>
      <w:sz w:val="32"/>
      <w:szCs w:val="24"/>
      <w:lang w:eastAsia="fr-FR"/>
    </w:rPr>
  </w:style>
  <w:style w:type="paragraph" w:customStyle="1" w:styleId="TITRENONNUMROT">
    <w:name w:val="TITRE NON NUMÉROTÉ"/>
    <w:basedOn w:val="Normal"/>
    <w:next w:val="Normal"/>
    <w:uiPriority w:val="7"/>
    <w:semiHidden/>
    <w:qFormat/>
    <w:rsid w:val="00861C52"/>
    <w:pPr>
      <w:keepNext/>
      <w:suppressAutoHyphens/>
      <w:spacing w:before="1000" w:after="700"/>
      <w:jc w:val="center"/>
    </w:pPr>
    <w:rPr>
      <w:rFonts w:asciiTheme="majorHAnsi" w:hAnsiTheme="majorHAnsi" w:cs="Times New Roman"/>
      <w:b/>
      <w:caps/>
      <w:sz w:val="30"/>
      <w:szCs w:val="24"/>
      <w:lang w:eastAsia="fr-FR"/>
    </w:rPr>
  </w:style>
  <w:style w:type="paragraph" w:customStyle="1" w:styleId="TITREPARTIE">
    <w:name w:val="TITRE PARTIE"/>
    <w:basedOn w:val="Normal"/>
    <w:next w:val="Normal"/>
    <w:uiPriority w:val="6"/>
    <w:semiHidden/>
    <w:qFormat/>
    <w:rsid w:val="00861C52"/>
    <w:pPr>
      <w:keepNext/>
      <w:pageBreakBefore/>
      <w:suppressAutoHyphens/>
      <w:spacing w:before="600" w:after="600"/>
      <w:jc w:val="center"/>
    </w:pPr>
    <w:rPr>
      <w:rFonts w:asciiTheme="majorHAnsi" w:hAnsiTheme="majorHAnsi" w:cs="Times New Roman"/>
      <w:b/>
      <w:caps/>
      <w:sz w:val="36"/>
      <w:szCs w:val="24"/>
      <w:lang w:eastAsia="fr-FR"/>
    </w:rPr>
  </w:style>
  <w:style w:type="paragraph" w:customStyle="1" w:styleId="TitreAnnexenumrot">
    <w:name w:val="Titre Annexe numéroté"/>
    <w:basedOn w:val="Normal"/>
    <w:next w:val="Normal"/>
    <w:uiPriority w:val="37"/>
    <w:semiHidden/>
    <w:qFormat/>
    <w:rsid w:val="00861C52"/>
    <w:pPr>
      <w:keepNext/>
      <w:pageBreakBefore/>
      <w:numPr>
        <w:numId w:val="26"/>
      </w:numPr>
      <w:tabs>
        <w:tab w:val="left" w:pos="1474"/>
        <w:tab w:val="left" w:pos="1588"/>
      </w:tabs>
      <w:suppressAutoHyphens/>
      <w:spacing w:after="240"/>
      <w:jc w:val="center"/>
      <w:outlineLvl w:val="4"/>
    </w:pPr>
    <w:rPr>
      <w:rFonts w:asciiTheme="majorHAnsi" w:hAnsiTheme="majorHAnsi" w:cs="Times New Roman"/>
      <w:b/>
      <w:sz w:val="26"/>
      <w:szCs w:val="24"/>
      <w:lang w:eastAsia="fr-FR"/>
    </w:rPr>
  </w:style>
  <w:style w:type="paragraph" w:customStyle="1" w:styleId="Observation">
    <w:name w:val="Observation"/>
    <w:basedOn w:val="Normal"/>
    <w:next w:val="Normal"/>
    <w:uiPriority w:val="19"/>
    <w:semiHidden/>
    <w:qFormat/>
    <w:rsid w:val="00861C52"/>
    <w:pPr>
      <w:keepNext/>
      <w:numPr>
        <w:numId w:val="28"/>
      </w:numPr>
      <w:pBdr>
        <w:bottom w:val="single" w:sz="6" w:space="1" w:color="2F7F85"/>
      </w:pBdr>
      <w:tabs>
        <w:tab w:val="left" w:pos="936"/>
      </w:tabs>
      <w:suppressAutoHyphens/>
      <w:spacing w:before="600" w:after="360"/>
    </w:pPr>
    <w:rPr>
      <w:rFonts w:asciiTheme="majorHAnsi" w:hAnsiTheme="majorHAnsi" w:cs="Times New Roman"/>
      <w:b/>
      <w:color w:val="2F7F85"/>
      <w:sz w:val="25"/>
      <w:szCs w:val="24"/>
      <w:lang w:eastAsia="fr-FR"/>
    </w:rPr>
  </w:style>
  <w:style w:type="paragraph" w:customStyle="1" w:styleId="APOSTILLE">
    <w:name w:val="APOSTILLE"/>
    <w:basedOn w:val="Normal"/>
    <w:next w:val="Normal"/>
    <w:uiPriority w:val="21"/>
    <w:semiHidden/>
    <w:qFormat/>
    <w:rsid w:val="00861C52"/>
    <w:pPr>
      <w:suppressAutoHyphens/>
      <w:spacing w:before="480" w:after="480"/>
      <w:jc w:val="right"/>
    </w:pPr>
    <w:rPr>
      <w:rFonts w:cs="Times New Roman"/>
      <w:b/>
      <w:caps/>
      <w:color w:val="2F7F85" w:themeColor="accent4"/>
      <w:sz w:val="24"/>
      <w:szCs w:val="24"/>
      <w:lang w:eastAsia="fr-FR"/>
    </w:rPr>
  </w:style>
  <w:style w:type="paragraph" w:customStyle="1" w:styleId="Projetderecommandationrapport">
    <w:name w:val="Projet de recommandation (rapport)"/>
    <w:basedOn w:val="Normal"/>
    <w:next w:val="Normal"/>
    <w:uiPriority w:val="11"/>
    <w:semiHidden/>
    <w:qFormat/>
    <w:rsid w:val="00861C52"/>
    <w:pPr>
      <w:keepNext/>
      <w:numPr>
        <w:numId w:val="27"/>
      </w:numPr>
      <w:pBdr>
        <w:top w:val="single" w:sz="4" w:space="1" w:color="auto"/>
        <w:left w:val="single" w:sz="4" w:space="4" w:color="auto"/>
        <w:bottom w:val="single" w:sz="4" w:space="1" w:color="auto"/>
        <w:right w:val="single" w:sz="4" w:space="4" w:color="auto"/>
      </w:pBdr>
      <w:tabs>
        <w:tab w:val="left" w:pos="3714"/>
      </w:tabs>
      <w:suppressAutoHyphens/>
      <w:spacing w:before="480" w:after="240"/>
      <w:ind w:right="113"/>
    </w:pPr>
    <w:rPr>
      <w:rFonts w:ascii="Times New Roman" w:hAnsi="Times New Roman" w:cs="Times New Roman"/>
      <w:b/>
      <w:sz w:val="25"/>
      <w:szCs w:val="24"/>
      <w:lang w:eastAsia="fr-FR"/>
    </w:rPr>
  </w:style>
  <w:style w:type="paragraph" w:customStyle="1" w:styleId="Normalorganigrammes-schmas">
    <w:name w:val="Normal (organigrammes-schémas)"/>
    <w:basedOn w:val="Normal"/>
    <w:uiPriority w:val="19"/>
    <w:semiHidden/>
    <w:qFormat/>
    <w:rsid w:val="00861C52"/>
    <w:pPr>
      <w:suppressAutoHyphens/>
      <w:spacing w:before="10" w:after="0"/>
      <w:contextualSpacing/>
      <w:jc w:val="center"/>
    </w:pPr>
    <w:rPr>
      <w:sz w:val="20"/>
      <w:lang w:eastAsia="fr-FR"/>
    </w:rPr>
  </w:style>
  <w:style w:type="paragraph" w:customStyle="1" w:styleId="Numrotationcontinue">
    <w:name w:val="Numérotation continue"/>
    <w:basedOn w:val="Normal"/>
    <w:uiPriority w:val="20"/>
    <w:semiHidden/>
    <w:qFormat/>
    <w:rsid w:val="00861C52"/>
    <w:pPr>
      <w:numPr>
        <w:numId w:val="29"/>
      </w:numPr>
    </w:pPr>
    <w:rPr>
      <w:rFonts w:cs="Times New Roman"/>
      <w:sz w:val="24"/>
      <w:szCs w:val="24"/>
      <w:lang w:eastAsia="fr-FR"/>
    </w:rPr>
  </w:style>
  <w:style w:type="character" w:customStyle="1" w:styleId="InformationsurledocumentCar">
    <w:name w:val="Information sur le document (Car)"/>
    <w:basedOn w:val="Policepardfaut"/>
    <w:semiHidden/>
    <w:rsid w:val="00861C52"/>
    <w:rPr>
      <w:i/>
      <w:color w:val="auto"/>
    </w:rPr>
  </w:style>
  <w:style w:type="paragraph" w:customStyle="1" w:styleId="PRAMBULE">
    <w:name w:val="PRÉAMBULE"/>
    <w:basedOn w:val="TITRENONNUMROT"/>
    <w:uiPriority w:val="5"/>
    <w:semiHidden/>
    <w:rsid w:val="00861C52"/>
    <w:pPr>
      <w:pageBreakBefore/>
    </w:pPr>
  </w:style>
  <w:style w:type="paragraph" w:customStyle="1" w:styleId="Nomdesrapporteurs">
    <w:name w:val="Nom des rapporteurs"/>
    <w:basedOn w:val="Normal"/>
    <w:uiPriority w:val="6"/>
    <w:semiHidden/>
    <w:rsid w:val="00861C52"/>
    <w:pPr>
      <w:suppressAutoHyphens/>
      <w:ind w:left="4536"/>
    </w:pPr>
    <w:rPr>
      <w:rFonts w:cs="Times New Roman"/>
      <w:i/>
      <w:sz w:val="24"/>
      <w:szCs w:val="24"/>
      <w:lang w:eastAsia="fr-FR"/>
    </w:rPr>
  </w:style>
  <w:style w:type="paragraph" w:customStyle="1" w:styleId="Informationsdelacouverture">
    <w:name w:val="Informations de la couverture"/>
    <w:basedOn w:val="Normal"/>
    <w:semiHidden/>
    <w:rsid w:val="00861C52"/>
    <w:pPr>
      <w:suppressAutoHyphens/>
      <w:spacing w:before="100" w:after="0"/>
      <w:ind w:left="709"/>
    </w:pPr>
    <w:rPr>
      <w:rFonts w:cs="Times New Roman"/>
      <w:sz w:val="24"/>
      <w:szCs w:val="24"/>
      <w:lang w:eastAsia="fr-FR"/>
    </w:rPr>
  </w:style>
  <w:style w:type="paragraph" w:customStyle="1" w:styleId="Projetderecommandationsynthse">
    <w:name w:val="Projet de recommandation (synthèse)"/>
    <w:basedOn w:val="Normal"/>
    <w:uiPriority w:val="10"/>
    <w:semiHidden/>
    <w:qFormat/>
    <w:rsid w:val="00861C52"/>
    <w:pPr>
      <w:numPr>
        <w:numId w:val="32"/>
      </w:numPr>
      <w:spacing w:before="240" w:after="240"/>
    </w:pPr>
    <w:rPr>
      <w:rFonts w:ascii="Times New Roman" w:hAnsi="Times New Roman" w:cs="Times New Roman"/>
      <w:sz w:val="24"/>
      <w:szCs w:val="24"/>
      <w:lang w:val="en-US" w:eastAsia="fr-FR"/>
    </w:rPr>
  </w:style>
  <w:style w:type="paragraph" w:customStyle="1" w:styleId="ContradictionNON">
    <w:name w:val="Contradiction NON"/>
    <w:basedOn w:val="Normal"/>
    <w:next w:val="Normal"/>
    <w:uiPriority w:val="38"/>
    <w:semiHidden/>
    <w:qFormat/>
    <w:rsid w:val="00861C52"/>
    <w:pPr>
      <w:numPr>
        <w:numId w:val="30"/>
      </w:numPr>
      <w:jc w:val="right"/>
    </w:pPr>
    <w:rPr>
      <w:rFonts w:ascii="Times New Roman" w:hAnsi="Times New Roman" w:cs="Times New Roman"/>
      <w:sz w:val="24"/>
      <w:szCs w:val="24"/>
      <w:bdr w:val="single" w:sz="4" w:space="0" w:color="auto"/>
      <w:lang w:eastAsia="fr-FR"/>
    </w:rPr>
  </w:style>
  <w:style w:type="paragraph" w:customStyle="1" w:styleId="ContradictionOUI">
    <w:name w:val="Contradiction OUI"/>
    <w:basedOn w:val="ContradictionNON"/>
    <w:next w:val="Normal"/>
    <w:uiPriority w:val="39"/>
    <w:semiHidden/>
    <w:qFormat/>
    <w:rsid w:val="00861C52"/>
    <w:pPr>
      <w:numPr>
        <w:numId w:val="31"/>
      </w:numPr>
    </w:pPr>
  </w:style>
  <w:style w:type="paragraph" w:customStyle="1" w:styleId="TITREDURAPPORTRAPPEL">
    <w:name w:val="TITRE DU RAPPORT (RAPPEL)"/>
    <w:basedOn w:val="RELVDOBSERVATIONS"/>
    <w:next w:val="Normal"/>
    <w:uiPriority w:val="9"/>
    <w:semiHidden/>
    <w:rsid w:val="00861C52"/>
    <w:pPr>
      <w:framePr w:wrap="around" w:y="9073"/>
      <w:spacing w:before="20" w:after="20"/>
    </w:pPr>
    <w:rPr>
      <w:b w:val="0"/>
      <w:sz w:val="44"/>
    </w:rPr>
  </w:style>
  <w:style w:type="paragraph" w:customStyle="1" w:styleId="CONCLUSIONINTERMDIAIRE">
    <w:name w:val="CONCLUSION INTERMÉDIAIRE"/>
    <w:basedOn w:val="Normal"/>
    <w:next w:val="Normal"/>
    <w:uiPriority w:val="30"/>
    <w:semiHidden/>
    <w:qFormat/>
    <w:rsid w:val="00861C52"/>
    <w:pPr>
      <w:keepNext/>
      <w:pBdr>
        <w:top w:val="single" w:sz="6" w:space="4" w:color="FFFFFF" w:themeColor="background1"/>
      </w:pBdr>
      <w:tabs>
        <w:tab w:val="center" w:leader="underscore" w:pos="4535"/>
        <w:tab w:val="right" w:leader="underscore" w:pos="9071"/>
      </w:tabs>
      <w:suppressAutoHyphens/>
      <w:spacing w:before="480" w:after="240"/>
      <w:jc w:val="center"/>
    </w:pPr>
    <w:rPr>
      <w:b/>
      <w:i/>
      <w:caps/>
      <w:sz w:val="24"/>
    </w:rPr>
  </w:style>
  <w:style w:type="paragraph" w:customStyle="1" w:styleId="CONCLUSIONINTERMDIAIRE-Traitdefinsurparagraphespar">
    <w:name w:val="CONCLUSION INTERMÉDIAIRE- Trait de fin (sur paragraphe séparé)"/>
    <w:basedOn w:val="Normal"/>
    <w:next w:val="Normal"/>
    <w:uiPriority w:val="33"/>
    <w:semiHidden/>
    <w:qFormat/>
    <w:rsid w:val="00861C52"/>
    <w:pPr>
      <w:pBdr>
        <w:bottom w:val="single" w:sz="4" w:space="1" w:color="auto"/>
      </w:pBdr>
      <w:suppressAutoHyphens/>
      <w:spacing w:after="0" w:line="160" w:lineRule="exact"/>
    </w:pPr>
    <w:rPr>
      <w:i/>
      <w:sz w:val="24"/>
    </w:rPr>
  </w:style>
  <w:style w:type="paragraph" w:customStyle="1" w:styleId="TITREDURAPPORTROP">
    <w:name w:val="TITRE DU RAPPORT (ROP)"/>
    <w:basedOn w:val="Normal"/>
    <w:next w:val="Normal"/>
    <w:uiPriority w:val="19"/>
    <w:semiHidden/>
    <w:qFormat/>
    <w:rsid w:val="00861C52"/>
    <w:pPr>
      <w:spacing w:before="1000" w:after="1360"/>
      <w:jc w:val="right"/>
    </w:pPr>
    <w:rPr>
      <w:rFonts w:cs="Times New Roman"/>
      <w:caps/>
      <w:sz w:val="72"/>
      <w:szCs w:val="24"/>
      <w:lang w:eastAsia="fr-FR"/>
    </w:rPr>
  </w:style>
  <w:style w:type="paragraph" w:customStyle="1" w:styleId="RELEVDOBSERVATIONSPROVISOIRES">
    <w:name w:val="RELEVÉ D OBSERVATIONS PROVISOIRES"/>
    <w:basedOn w:val="Normal"/>
    <w:next w:val="Normal"/>
    <w:uiPriority w:val="19"/>
    <w:semiHidden/>
    <w:qFormat/>
    <w:rsid w:val="00861C52"/>
    <w:pPr>
      <w:jc w:val="right"/>
    </w:pPr>
    <w:rPr>
      <w:rFonts w:ascii="Arial" w:hAnsi="Arial" w:cs="Arial"/>
      <w:b/>
      <w:sz w:val="40"/>
      <w:szCs w:val="24"/>
      <w:lang w:eastAsia="fr-FR"/>
    </w:rPr>
  </w:style>
  <w:style w:type="paragraph" w:customStyle="1" w:styleId="Lgal1">
    <w:name w:val="Légal 1"/>
    <w:basedOn w:val="Normal"/>
    <w:next w:val="Normal"/>
    <w:uiPriority w:val="19"/>
    <w:semiHidden/>
    <w:qFormat/>
    <w:rsid w:val="00861C52"/>
    <w:pPr>
      <w:tabs>
        <w:tab w:val="left" w:pos="6276"/>
      </w:tabs>
      <w:spacing w:before="500"/>
      <w:jc w:val="right"/>
    </w:pPr>
    <w:rPr>
      <w:rFonts w:cs="Times New Roman"/>
      <w:sz w:val="24"/>
      <w:szCs w:val="24"/>
      <w:lang w:eastAsia="fr-FR"/>
    </w:rPr>
  </w:style>
  <w:style w:type="paragraph" w:customStyle="1" w:styleId="Datedepublication">
    <w:name w:val="Date de publication"/>
    <w:basedOn w:val="Normal"/>
    <w:next w:val="Normal"/>
    <w:uiPriority w:val="19"/>
    <w:semiHidden/>
    <w:qFormat/>
    <w:rsid w:val="00861C52"/>
    <w:pPr>
      <w:spacing w:after="400"/>
      <w:jc w:val="right"/>
    </w:pPr>
    <w:rPr>
      <w:rFonts w:cstheme="minorHAnsi"/>
      <w:sz w:val="32"/>
      <w:szCs w:val="24"/>
      <w:lang w:eastAsia="fr-FR"/>
    </w:rPr>
  </w:style>
  <w:style w:type="paragraph" w:customStyle="1" w:styleId="Exercices">
    <w:name w:val="Exercices"/>
    <w:basedOn w:val="Normal"/>
    <w:next w:val="Normal"/>
    <w:uiPriority w:val="19"/>
    <w:semiHidden/>
    <w:qFormat/>
    <w:rsid w:val="00861C52"/>
    <w:pPr>
      <w:jc w:val="right"/>
    </w:pPr>
    <w:rPr>
      <w:rFonts w:ascii="Arial" w:hAnsi="Arial" w:cs="Arial"/>
      <w:sz w:val="32"/>
      <w:szCs w:val="24"/>
      <w:lang w:eastAsia="fr-FR"/>
    </w:rPr>
  </w:style>
  <w:style w:type="paragraph" w:customStyle="1" w:styleId="Lgal2">
    <w:name w:val="Légal 2"/>
    <w:basedOn w:val="Normal"/>
    <w:uiPriority w:val="19"/>
    <w:semiHidden/>
    <w:qFormat/>
    <w:rsid w:val="00861C52"/>
    <w:pPr>
      <w:jc w:val="center"/>
    </w:pPr>
    <w:rPr>
      <w:rFonts w:ascii="Arial" w:hAnsi="Arial" w:cs="Arial"/>
      <w:sz w:val="20"/>
      <w:szCs w:val="20"/>
      <w:lang w:eastAsia="fr-FR"/>
    </w:rPr>
  </w:style>
  <w:style w:type="paragraph" w:customStyle="1" w:styleId="Lgal3">
    <w:name w:val="Légal 3"/>
    <w:basedOn w:val="Normal"/>
    <w:uiPriority w:val="19"/>
    <w:semiHidden/>
    <w:qFormat/>
    <w:rsid w:val="00861C52"/>
    <w:pPr>
      <w:jc w:val="center"/>
    </w:pPr>
    <w:rPr>
      <w:rFonts w:ascii="Arial" w:hAnsi="Arial" w:cs="Arial"/>
      <w:b/>
      <w:sz w:val="20"/>
      <w:szCs w:val="20"/>
      <w:lang w:eastAsia="fr-FR"/>
    </w:rPr>
  </w:style>
  <w:style w:type="paragraph" w:customStyle="1" w:styleId="CHAMBRE">
    <w:name w:val="CHAMBRE"/>
    <w:basedOn w:val="Normal"/>
    <w:uiPriority w:val="19"/>
    <w:semiHidden/>
    <w:qFormat/>
    <w:rsid w:val="00861C52"/>
    <w:rPr>
      <w:rFonts w:ascii="Arial" w:hAnsi="Arial" w:cs="Arial"/>
      <w:szCs w:val="24"/>
      <w:lang w:eastAsia="fr-FR"/>
    </w:rPr>
  </w:style>
  <w:style w:type="paragraph" w:customStyle="1" w:styleId="SECTION">
    <w:name w:val="SECTION"/>
    <w:basedOn w:val="Normal"/>
    <w:uiPriority w:val="19"/>
    <w:semiHidden/>
    <w:qFormat/>
    <w:rsid w:val="00861C52"/>
    <w:rPr>
      <w:rFonts w:ascii="Arial" w:hAnsi="Arial" w:cs="Arial"/>
      <w:sz w:val="20"/>
      <w:szCs w:val="24"/>
      <w:lang w:eastAsia="fr-FR"/>
    </w:rPr>
  </w:style>
  <w:style w:type="paragraph" w:customStyle="1" w:styleId="TypedocumentConfidentialit">
    <w:name w:val="Type document / Confidentialité"/>
    <w:basedOn w:val="Normal"/>
    <w:next w:val="Normal"/>
    <w:uiPriority w:val="4"/>
    <w:semiHidden/>
    <w:rsid w:val="00861C52"/>
    <w:pPr>
      <w:framePr w:w="4536" w:wrap="around" w:vAnchor="page" w:hAnchor="text" w:xAlign="right" w:y="13751" w:anchorLock="1"/>
      <w:suppressAutoHyphens/>
      <w:spacing w:after="0"/>
      <w:jc w:val="right"/>
    </w:pPr>
    <w:rPr>
      <w:rFonts w:cs="Times New Roman"/>
      <w:b/>
      <w:sz w:val="28"/>
      <w:szCs w:val="24"/>
      <w:lang w:eastAsia="fr-FR"/>
    </w:rPr>
  </w:style>
  <w:style w:type="table" w:customStyle="1" w:styleId="TableNormal">
    <w:name w:val="Table Normal"/>
    <w:rsid w:val="00861C52"/>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FR"/>
    </w:rPr>
    <w:tblPr>
      <w:tblInd w:w="0" w:type="dxa"/>
      <w:tblCellMar>
        <w:top w:w="0" w:type="dxa"/>
        <w:left w:w="0" w:type="dxa"/>
        <w:bottom w:w="0" w:type="dxa"/>
        <w:right w:w="0" w:type="dxa"/>
      </w:tblCellMar>
    </w:tblPr>
  </w:style>
  <w:style w:type="numbering" w:customStyle="1" w:styleId="List0">
    <w:name w:val="List 0"/>
    <w:basedOn w:val="Aucuneliste"/>
    <w:rsid w:val="00861C52"/>
  </w:style>
  <w:style w:type="paragraph" w:customStyle="1" w:styleId="Dernierparagraphe">
    <w:name w:val="Dernier paragraphe"/>
    <w:next w:val="Normal"/>
    <w:semiHidden/>
    <w:rsid w:val="00861C52"/>
    <w:pPr>
      <w:pBdr>
        <w:top w:val="single" w:sz="4" w:space="1" w:color="auto"/>
      </w:pBdr>
      <w:spacing w:after="120" w:line="240" w:lineRule="auto"/>
      <w:ind w:firstLine="567"/>
      <w:jc w:val="both"/>
    </w:pPr>
    <w:rPr>
      <w:rFonts w:ascii="Times New Roman" w:hAnsi="Times New Roman" w:cs="Times New Roman"/>
      <w:i/>
      <w:sz w:val="21"/>
      <w:szCs w:val="21"/>
    </w:rPr>
  </w:style>
  <w:style w:type="paragraph" w:customStyle="1" w:styleId="Corpsdetextenormal">
    <w:name w:val="Corps de texte normal"/>
    <w:basedOn w:val="Normal"/>
    <w:link w:val="CorpsdetextenormalCar"/>
    <w:semiHidden/>
    <w:rsid w:val="00861C52"/>
    <w:pPr>
      <w:suppressAutoHyphens/>
      <w:ind w:firstLine="709"/>
    </w:pPr>
    <w:rPr>
      <w:rFonts w:ascii="Times New Roman" w:eastAsia="SimSun" w:hAnsi="Times New Roman" w:cs="Times New Roman"/>
      <w:sz w:val="24"/>
      <w:szCs w:val="20"/>
      <w:lang w:eastAsia="ar-SA"/>
    </w:rPr>
  </w:style>
  <w:style w:type="character" w:customStyle="1" w:styleId="CorpsdetextenormalCar">
    <w:name w:val="Corps de texte normal Car"/>
    <w:link w:val="Corpsdetextenormal"/>
    <w:semiHidden/>
    <w:locked/>
    <w:rsid w:val="00861C52"/>
    <w:rPr>
      <w:rFonts w:ascii="Times New Roman" w:eastAsia="SimSun" w:hAnsi="Times New Roman" w:cs="Times New Roman"/>
      <w:sz w:val="24"/>
      <w:szCs w:val="20"/>
      <w:lang w:eastAsia="ar-SA"/>
    </w:rPr>
  </w:style>
  <w:style w:type="paragraph" w:customStyle="1" w:styleId="Graphiquenumrot">
    <w:name w:val="Graphique numéroté"/>
    <w:basedOn w:val="Normal"/>
    <w:next w:val="Normal"/>
    <w:link w:val="GraphiquenumrotCar"/>
    <w:autoRedefine/>
    <w:semiHidden/>
    <w:qFormat/>
    <w:rsid w:val="00861C52"/>
    <w:pPr>
      <w:shd w:val="clear" w:color="auto" w:fill="FFFFFF" w:themeFill="background1"/>
      <w:tabs>
        <w:tab w:val="left" w:pos="1560"/>
      </w:tabs>
      <w:spacing w:after="0"/>
      <w:ind w:left="720" w:hanging="360"/>
      <w:jc w:val="center"/>
    </w:pPr>
    <w:rPr>
      <w:rFonts w:ascii="Times New Roman Gras" w:eastAsia="Calibri" w:hAnsi="Times New Roman Gras" w:cs="Times New Roman"/>
      <w:b/>
      <w:bCs/>
      <w:sz w:val="24"/>
      <w:szCs w:val="20"/>
    </w:rPr>
  </w:style>
  <w:style w:type="paragraph" w:customStyle="1" w:styleId="Tableaurapport">
    <w:name w:val="Tableau rapport"/>
    <w:basedOn w:val="Normal"/>
    <w:link w:val="TableaurapportCar"/>
    <w:semiHidden/>
    <w:qFormat/>
    <w:rsid w:val="00861C52"/>
    <w:pPr>
      <w:tabs>
        <w:tab w:val="center" w:pos="1560"/>
      </w:tabs>
      <w:spacing w:before="240" w:after="0"/>
      <w:ind w:left="1068" w:hanging="360"/>
      <w:jc w:val="center"/>
    </w:pPr>
    <w:rPr>
      <w:rFonts w:ascii="Times New Roman Gras" w:eastAsia="Calibri" w:hAnsi="Times New Roman Gras" w:cs="Times New Roman"/>
      <w:b/>
      <w:sz w:val="24"/>
    </w:rPr>
  </w:style>
  <w:style w:type="character" w:customStyle="1" w:styleId="TableaurapportCar">
    <w:name w:val="Tableau rapport Car"/>
    <w:basedOn w:val="Policepardfaut"/>
    <w:link w:val="Tableaurapport"/>
    <w:semiHidden/>
    <w:rsid w:val="00B6027D"/>
    <w:rPr>
      <w:rFonts w:ascii="Times New Roman Gras" w:eastAsia="Calibri" w:hAnsi="Times New Roman Gras" w:cs="Times New Roman"/>
      <w:b/>
      <w:sz w:val="24"/>
    </w:rPr>
  </w:style>
  <w:style w:type="character" w:customStyle="1" w:styleId="GraphiquenumrotCar">
    <w:name w:val="Graphique numéroté Car"/>
    <w:basedOn w:val="Policepardfaut"/>
    <w:link w:val="Graphiquenumrot"/>
    <w:semiHidden/>
    <w:rsid w:val="00861C52"/>
    <w:rPr>
      <w:rFonts w:ascii="Times New Roman Gras" w:eastAsia="Calibri" w:hAnsi="Times New Roman Gras" w:cs="Times New Roman"/>
      <w:b/>
      <w:bCs/>
      <w:sz w:val="24"/>
      <w:szCs w:val="20"/>
      <w:shd w:val="clear" w:color="auto" w:fill="FFFFFF" w:themeFill="background1"/>
    </w:rPr>
  </w:style>
  <w:style w:type="paragraph" w:customStyle="1" w:styleId="Default">
    <w:name w:val="Default"/>
    <w:semiHidden/>
    <w:rsid w:val="00861C52"/>
    <w:pPr>
      <w:autoSpaceDE w:val="0"/>
      <w:autoSpaceDN w:val="0"/>
      <w:adjustRightInd w:val="0"/>
      <w:spacing w:after="0" w:line="240" w:lineRule="auto"/>
    </w:pPr>
    <w:rPr>
      <w:rFonts w:ascii="Calibri" w:hAnsi="Calibri" w:cs="Calibri"/>
      <w:color w:val="000000"/>
      <w:sz w:val="24"/>
      <w:szCs w:val="24"/>
    </w:rPr>
  </w:style>
  <w:style w:type="character" w:customStyle="1" w:styleId="citation">
    <w:name w:val="citation"/>
    <w:basedOn w:val="Policepardfaut"/>
    <w:semiHidden/>
    <w:rsid w:val="00861C52"/>
  </w:style>
  <w:style w:type="table" w:customStyle="1" w:styleId="TABLEAUCOURDESCOMPTES">
    <w:name w:val="TABLEAU COUR DES COMPTES"/>
    <w:basedOn w:val="Grilledutableau"/>
    <w:uiPriority w:val="99"/>
    <w:qFormat/>
    <w:rsid w:val="00861C52"/>
    <w:rPr>
      <w:rFonts w:eastAsia="Calibri"/>
    </w:rPr>
    <w:tblPr>
      <w:tblStyleRowBandSize w:val="1"/>
    </w:tblPr>
    <w:tblStylePr w:type="firstRow">
      <w:pPr>
        <w:keepNext/>
        <w:wordWrap/>
      </w:pPr>
      <w:rPr>
        <w:b/>
        <w:color w:val="FFFFFF" w:themeColor="background2"/>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lastRow">
      <w:rPr>
        <w:b/>
      </w:rPr>
      <w:tblPr/>
      <w:tcPr>
        <w:tcBorders>
          <w:top w:val="single" w:sz="8" w:space="0" w:color="auto"/>
          <w:left w:val="single" w:sz="4" w:space="0" w:color="auto"/>
          <w:bottom w:val="single" w:sz="8" w:space="0" w:color="auto"/>
          <w:right w:val="single" w:sz="4" w:space="0" w:color="auto"/>
          <w:insideH w:val="nil"/>
          <w:insideV w:val="single" w:sz="4" w:space="0" w:color="auto"/>
          <w:tl2br w:val="nil"/>
          <w:tr2bl w:val="nil"/>
        </w:tcBorders>
      </w:tcPr>
    </w:tblStylePr>
    <w:tblStylePr w:type="firstCol">
      <w:rPr>
        <w:i/>
      </w:r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2F2F2" w:themeFill="background2" w:themeFillShade="F2"/>
      </w:tcPr>
    </w:tblStylePr>
  </w:style>
  <w:style w:type="table" w:customStyle="1" w:styleId="TABLEAUCOURDESCOMPTES1">
    <w:name w:val="TABLEAU COUR DES COMPTES1"/>
    <w:basedOn w:val="Grilledutableau"/>
    <w:uiPriority w:val="99"/>
    <w:qFormat/>
    <w:rsid w:val="00861C52"/>
    <w:rPr>
      <w:rFonts w:eastAsia="Calibri"/>
    </w:rPr>
    <w:tblPr>
      <w:tblStyleRowBandSize w:val="1"/>
    </w:tblPr>
    <w:tblStylePr w:type="firstRow">
      <w:pPr>
        <w:keepNext/>
        <w:wordWrap/>
      </w:pPr>
      <w:rPr>
        <w:b/>
        <w:color w:val="FFFFFF" w:themeColor="background2"/>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lastRow">
      <w:rPr>
        <w:b/>
      </w:rPr>
      <w:tblPr/>
      <w:tcPr>
        <w:tcBorders>
          <w:top w:val="single" w:sz="8" w:space="0" w:color="auto"/>
          <w:left w:val="single" w:sz="4" w:space="0" w:color="auto"/>
          <w:bottom w:val="single" w:sz="8" w:space="0" w:color="auto"/>
          <w:right w:val="single" w:sz="4" w:space="0" w:color="auto"/>
          <w:insideH w:val="nil"/>
          <w:insideV w:val="single" w:sz="4" w:space="0" w:color="auto"/>
          <w:tl2br w:val="nil"/>
          <w:tr2bl w:val="nil"/>
        </w:tcBorders>
      </w:tcPr>
    </w:tblStylePr>
    <w:tblStylePr w:type="firstCol">
      <w:rPr>
        <w:i/>
      </w:r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2F2F2" w:themeFill="background2" w:themeFillShade="F2"/>
      </w:tcPr>
    </w:tblStylePr>
  </w:style>
  <w:style w:type="table" w:customStyle="1" w:styleId="TABLEAUCOURDESCOMPTES2">
    <w:name w:val="TABLEAU COUR DES COMPTES2"/>
    <w:basedOn w:val="Grilledutableau"/>
    <w:uiPriority w:val="99"/>
    <w:qFormat/>
    <w:rsid w:val="00861C52"/>
    <w:rPr>
      <w:rFonts w:eastAsia="Calibri"/>
    </w:rPr>
    <w:tblPr>
      <w:tblStyleRowBandSize w:val="1"/>
    </w:tblPr>
    <w:tblStylePr w:type="firstRow">
      <w:pPr>
        <w:keepNext/>
        <w:wordWrap/>
      </w:pPr>
      <w:rPr>
        <w:b/>
        <w:color w:val="FFFFFF" w:themeColor="background2"/>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lastRow">
      <w:rPr>
        <w:b/>
      </w:rPr>
      <w:tblPr/>
      <w:tcPr>
        <w:tcBorders>
          <w:top w:val="single" w:sz="8" w:space="0" w:color="auto"/>
          <w:left w:val="single" w:sz="4" w:space="0" w:color="auto"/>
          <w:bottom w:val="single" w:sz="8" w:space="0" w:color="auto"/>
          <w:right w:val="single" w:sz="4" w:space="0" w:color="auto"/>
          <w:insideH w:val="nil"/>
          <w:insideV w:val="single" w:sz="4" w:space="0" w:color="auto"/>
          <w:tl2br w:val="nil"/>
          <w:tr2bl w:val="nil"/>
        </w:tcBorders>
      </w:tcPr>
    </w:tblStylePr>
    <w:tblStylePr w:type="firstCol">
      <w:rPr>
        <w:i/>
      </w:r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2F2F2" w:themeFill="background2" w:themeFillShade="F2"/>
      </w:tcPr>
    </w:tblStylePr>
  </w:style>
  <w:style w:type="numbering" w:customStyle="1" w:styleId="WW8Num9">
    <w:name w:val="WW8Num9"/>
    <w:basedOn w:val="Aucuneliste"/>
    <w:rsid w:val="00861C52"/>
    <w:pPr>
      <w:numPr>
        <w:numId w:val="33"/>
      </w:numPr>
    </w:pPr>
  </w:style>
  <w:style w:type="numbering" w:customStyle="1" w:styleId="WW8Num91">
    <w:name w:val="WW8Num91"/>
    <w:basedOn w:val="Aucuneliste"/>
    <w:rsid w:val="00861C52"/>
    <w:pPr>
      <w:numPr>
        <w:numId w:val="34"/>
      </w:numPr>
    </w:pPr>
  </w:style>
  <w:style w:type="table" w:customStyle="1" w:styleId="TABLEAURIOP1">
    <w:name w:val="TABLEAU RIOP1"/>
    <w:basedOn w:val="TableauNormal"/>
    <w:next w:val="Grilledutableau"/>
    <w:uiPriority w:val="59"/>
    <w:rsid w:val="00861C52"/>
    <w:pPr>
      <w:spacing w:after="0" w:line="240" w:lineRule="auto"/>
    </w:pPr>
    <w:tblPr>
      <w:tblStyleRowBandSize w:val="1"/>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keepNext/>
        <w:wordWrap/>
      </w:pPr>
      <w:rPr>
        <w:b/>
        <w:color w:val="FFFFFF"/>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2F7F85"/>
      </w:tcPr>
    </w:tblStylePr>
    <w:tblStylePr w:type="lastRow">
      <w:rPr>
        <w:b/>
      </w:rPr>
      <w:tblPr/>
      <w:tcPr>
        <w:tcBorders>
          <w:top w:val="single" w:sz="12" w:space="0" w:color="auto"/>
          <w:left w:val="single" w:sz="4" w:space="0" w:color="auto"/>
          <w:bottom w:val="single" w:sz="12" w:space="0" w:color="auto"/>
          <w:right w:val="single" w:sz="4" w:space="0" w:color="auto"/>
          <w:insideH w:val="nil"/>
          <w:insideV w:val="single" w:sz="4" w:space="0" w:color="auto"/>
          <w:tl2br w:val="nil"/>
          <w:tr2bl w:val="nil"/>
        </w:tcBorders>
      </w:tcPr>
    </w:tblStylePr>
    <w:tblStylePr w:type="firstCol">
      <w:rPr>
        <w:i/>
      </w:r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2F2F2"/>
      </w:tcPr>
    </w:tblStylePr>
  </w:style>
  <w:style w:type="table" w:customStyle="1" w:styleId="Grilledutableau1">
    <w:name w:val="Grille du tableau1"/>
    <w:basedOn w:val="TableauNormal"/>
    <w:next w:val="Grilledutableau"/>
    <w:uiPriority w:val="59"/>
    <w:rsid w:val="00861C52"/>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
    <w:name w:val="Source"/>
    <w:basedOn w:val="Normal"/>
    <w:semiHidden/>
    <w:qFormat/>
    <w:rsid w:val="00861C52"/>
    <w:pPr>
      <w:ind w:firstLine="709"/>
    </w:pPr>
    <w:rPr>
      <w:rFonts w:ascii="Times New Roman" w:hAnsi="Times New Roman"/>
      <w:i/>
      <w:sz w:val="20"/>
    </w:rPr>
  </w:style>
  <w:style w:type="table" w:customStyle="1" w:styleId="TABLEAUCOURDESCOMPTES3">
    <w:name w:val="TABLEAU COUR DES COMPTES3"/>
    <w:basedOn w:val="Grilledutableau"/>
    <w:uiPriority w:val="99"/>
    <w:qFormat/>
    <w:rsid w:val="00861C52"/>
    <w:rPr>
      <w:rFonts w:eastAsia="Calibri"/>
    </w:rPr>
    <w:tblPr>
      <w:tblStyleRowBandSize w:val="1"/>
    </w:tblPr>
    <w:tblStylePr w:type="firstRow">
      <w:pPr>
        <w:keepNext/>
        <w:wordWrap/>
      </w:pPr>
      <w:rPr>
        <w:b/>
        <w:color w:val="FFFFFF" w:themeColor="background2"/>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lastRow">
      <w:rPr>
        <w:b/>
      </w:rPr>
      <w:tblPr/>
      <w:tcPr>
        <w:tcBorders>
          <w:top w:val="single" w:sz="8" w:space="0" w:color="auto"/>
          <w:left w:val="single" w:sz="4" w:space="0" w:color="auto"/>
          <w:bottom w:val="single" w:sz="8" w:space="0" w:color="auto"/>
          <w:right w:val="single" w:sz="4" w:space="0" w:color="auto"/>
          <w:insideH w:val="nil"/>
          <w:insideV w:val="single" w:sz="4" w:space="0" w:color="auto"/>
          <w:tl2br w:val="nil"/>
          <w:tr2bl w:val="nil"/>
        </w:tcBorders>
      </w:tcPr>
    </w:tblStylePr>
    <w:tblStylePr w:type="firstCol">
      <w:rPr>
        <w:i/>
      </w:r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2F2F2" w:themeFill="background2" w:themeFillShade="F2"/>
      </w:tcPr>
    </w:tblStylePr>
  </w:style>
  <w:style w:type="paragraph" w:styleId="Rvision">
    <w:name w:val="Revision"/>
    <w:hidden/>
    <w:uiPriority w:val="99"/>
    <w:semiHidden/>
    <w:rsid w:val="00861C52"/>
    <w:pPr>
      <w:spacing w:after="0" w:line="240" w:lineRule="auto"/>
    </w:pPr>
    <w:rPr>
      <w:rFonts w:cs="Times New Roman"/>
      <w:sz w:val="24"/>
      <w:szCs w:val="24"/>
      <w:lang w:eastAsia="fr-FR"/>
    </w:rPr>
  </w:style>
  <w:style w:type="character" w:customStyle="1" w:styleId="st">
    <w:name w:val="st"/>
    <w:basedOn w:val="Policepardfaut"/>
    <w:semiHidden/>
    <w:rsid w:val="00861C52"/>
  </w:style>
  <w:style w:type="paragraph" w:customStyle="1" w:styleId="Sansinterligne1">
    <w:name w:val="Sans interligne1"/>
    <w:next w:val="Sansinterligne"/>
    <w:uiPriority w:val="1"/>
    <w:semiHidden/>
    <w:qFormat/>
    <w:rsid w:val="00861C52"/>
    <w:pPr>
      <w:spacing w:after="0" w:line="240" w:lineRule="auto"/>
    </w:pPr>
    <w:rPr>
      <w:rFonts w:eastAsiaTheme="minorHAnsi"/>
    </w:rPr>
  </w:style>
  <w:style w:type="paragraph" w:customStyle="1" w:styleId="Titreencadr">
    <w:name w:val="Titre encadré"/>
    <w:next w:val="Corpsdetexteencadr"/>
    <w:link w:val="TitreencadrCar"/>
    <w:uiPriority w:val="7"/>
    <w:semiHidden/>
    <w:qFormat/>
    <w:rsid w:val="004D3853"/>
    <w:pPr>
      <w:pBdr>
        <w:top w:val="single" w:sz="8" w:space="1" w:color="auto"/>
        <w:left w:val="single" w:sz="8" w:space="4" w:color="auto"/>
        <w:bottom w:val="single" w:sz="8" w:space="1" w:color="auto"/>
        <w:right w:val="single" w:sz="8" w:space="4" w:color="auto"/>
      </w:pBdr>
      <w:spacing w:before="600" w:after="480" w:line="240" w:lineRule="auto"/>
      <w:jc w:val="center"/>
    </w:pPr>
    <w:rPr>
      <w:rFonts w:ascii="Times New Roman" w:hAnsi="Times New Roman" w:cs="Times New Roman"/>
      <w:b/>
      <w:sz w:val="21"/>
      <w:szCs w:val="21"/>
      <w:lang w:eastAsia="fr-FR"/>
    </w:rPr>
  </w:style>
  <w:style w:type="paragraph" w:customStyle="1" w:styleId="Corpsdetexteencadr">
    <w:name w:val="Corps de texte encadré"/>
    <w:link w:val="CorpsdetexteencadrCar"/>
    <w:uiPriority w:val="15"/>
    <w:semiHidden/>
    <w:qFormat/>
    <w:rsid w:val="004D3853"/>
    <w:pPr>
      <w:keepLines/>
      <w:pBdr>
        <w:top w:val="single" w:sz="8" w:space="1" w:color="auto"/>
        <w:left w:val="single" w:sz="8" w:space="4" w:color="auto"/>
        <w:bottom w:val="single" w:sz="8" w:space="1" w:color="auto"/>
        <w:right w:val="single" w:sz="8" w:space="4" w:color="auto"/>
      </w:pBdr>
      <w:spacing w:before="240" w:after="240" w:line="240" w:lineRule="auto"/>
      <w:ind w:firstLine="567"/>
      <w:jc w:val="both"/>
    </w:pPr>
    <w:rPr>
      <w:rFonts w:ascii="Times New Roman" w:hAnsi="Times New Roman" w:cs="Times New Roman"/>
      <w:sz w:val="20"/>
      <w:szCs w:val="21"/>
      <w:lang w:eastAsia="fr-FR"/>
    </w:rPr>
  </w:style>
  <w:style w:type="character" w:customStyle="1" w:styleId="TitreencadrCar">
    <w:name w:val="Titre encadré Car"/>
    <w:basedOn w:val="Policepardfaut"/>
    <w:link w:val="Titreencadr"/>
    <w:uiPriority w:val="7"/>
    <w:semiHidden/>
    <w:rsid w:val="004D3853"/>
    <w:rPr>
      <w:rFonts w:ascii="Times New Roman" w:hAnsi="Times New Roman" w:cs="Times New Roman"/>
      <w:b/>
      <w:sz w:val="21"/>
      <w:szCs w:val="21"/>
      <w:lang w:eastAsia="fr-FR"/>
    </w:rPr>
  </w:style>
  <w:style w:type="character" w:customStyle="1" w:styleId="CorpsdetexteencadrCar">
    <w:name w:val="Corps de texte encadré Car"/>
    <w:basedOn w:val="Policepardfaut"/>
    <w:link w:val="Corpsdetexteencadr"/>
    <w:uiPriority w:val="15"/>
    <w:semiHidden/>
    <w:rsid w:val="004D3853"/>
    <w:rPr>
      <w:rFonts w:ascii="Times New Roman" w:hAnsi="Times New Roman" w:cs="Times New Roman"/>
      <w:sz w:val="20"/>
      <w:szCs w:val="21"/>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370130">
      <w:bodyDiv w:val="1"/>
      <w:marLeft w:val="0"/>
      <w:marRight w:val="0"/>
      <w:marTop w:val="0"/>
      <w:marBottom w:val="0"/>
      <w:divBdr>
        <w:top w:val="none" w:sz="0" w:space="0" w:color="auto"/>
        <w:left w:val="none" w:sz="0" w:space="0" w:color="auto"/>
        <w:bottom w:val="none" w:sz="0" w:space="0" w:color="auto"/>
        <w:right w:val="none" w:sz="0" w:space="0" w:color="auto"/>
      </w:divBdr>
    </w:div>
    <w:div w:id="300548585">
      <w:bodyDiv w:val="1"/>
      <w:marLeft w:val="0"/>
      <w:marRight w:val="0"/>
      <w:marTop w:val="0"/>
      <w:marBottom w:val="0"/>
      <w:divBdr>
        <w:top w:val="none" w:sz="0" w:space="0" w:color="auto"/>
        <w:left w:val="none" w:sz="0" w:space="0" w:color="auto"/>
        <w:bottom w:val="none" w:sz="0" w:space="0" w:color="auto"/>
        <w:right w:val="none" w:sz="0" w:space="0" w:color="auto"/>
      </w:divBdr>
    </w:div>
    <w:div w:id="333381674">
      <w:bodyDiv w:val="1"/>
      <w:marLeft w:val="0"/>
      <w:marRight w:val="0"/>
      <w:marTop w:val="0"/>
      <w:marBottom w:val="0"/>
      <w:divBdr>
        <w:top w:val="none" w:sz="0" w:space="0" w:color="auto"/>
        <w:left w:val="none" w:sz="0" w:space="0" w:color="auto"/>
        <w:bottom w:val="none" w:sz="0" w:space="0" w:color="auto"/>
        <w:right w:val="none" w:sz="0" w:space="0" w:color="auto"/>
      </w:divBdr>
    </w:div>
    <w:div w:id="697658362">
      <w:bodyDiv w:val="1"/>
      <w:marLeft w:val="0"/>
      <w:marRight w:val="0"/>
      <w:marTop w:val="0"/>
      <w:marBottom w:val="0"/>
      <w:divBdr>
        <w:top w:val="none" w:sz="0" w:space="0" w:color="auto"/>
        <w:left w:val="none" w:sz="0" w:space="0" w:color="auto"/>
        <w:bottom w:val="none" w:sz="0" w:space="0" w:color="auto"/>
        <w:right w:val="none" w:sz="0" w:space="0" w:color="auto"/>
      </w:divBdr>
    </w:div>
    <w:div w:id="973682649">
      <w:bodyDiv w:val="1"/>
      <w:marLeft w:val="0"/>
      <w:marRight w:val="0"/>
      <w:marTop w:val="0"/>
      <w:marBottom w:val="0"/>
      <w:divBdr>
        <w:top w:val="none" w:sz="0" w:space="0" w:color="auto"/>
        <w:left w:val="none" w:sz="0" w:space="0" w:color="auto"/>
        <w:bottom w:val="none" w:sz="0" w:space="0" w:color="auto"/>
        <w:right w:val="none" w:sz="0" w:space="0" w:color="auto"/>
      </w:divBdr>
    </w:div>
    <w:div w:id="1956866583">
      <w:bodyDiv w:val="1"/>
      <w:marLeft w:val="0"/>
      <w:marRight w:val="0"/>
      <w:marTop w:val="0"/>
      <w:marBottom w:val="0"/>
      <w:divBdr>
        <w:top w:val="none" w:sz="0" w:space="0" w:color="auto"/>
        <w:left w:val="none" w:sz="0" w:space="0" w:color="auto"/>
        <w:bottom w:val="none" w:sz="0" w:space="0" w:color="auto"/>
        <w:right w:val="none" w:sz="0" w:space="0" w:color="auto"/>
      </w:divBdr>
    </w:div>
    <w:div w:id="2032950288">
      <w:bodyDiv w:val="1"/>
      <w:marLeft w:val="0"/>
      <w:marRight w:val="0"/>
      <w:marTop w:val="0"/>
      <w:marBottom w:val="0"/>
      <w:divBdr>
        <w:top w:val="none" w:sz="0" w:space="0" w:color="auto"/>
        <w:left w:val="none" w:sz="0" w:space="0" w:color="auto"/>
        <w:bottom w:val="none" w:sz="0" w:space="0" w:color="auto"/>
        <w:right w:val="none" w:sz="0" w:space="0" w:color="auto"/>
      </w:divBdr>
    </w:div>
    <w:div w:id="207095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image" Target="media/image6.emf"/><Relationship Id="rId42" Type="http://schemas.openxmlformats.org/officeDocument/2006/relationships/header" Target="header12.xml"/><Relationship Id="rId47" Type="http://schemas.openxmlformats.org/officeDocument/2006/relationships/image" Target="media/image14.emf"/><Relationship Id="rId50" Type="http://schemas.openxmlformats.org/officeDocument/2006/relationships/image" Target="media/image17.png"/><Relationship Id="rId55" Type="http://schemas.openxmlformats.org/officeDocument/2006/relationships/image" Target="media/image22.emf"/><Relationship Id="rId63" Type="http://schemas.openxmlformats.org/officeDocument/2006/relationships/chart" Target="charts/chart6.xml"/><Relationship Id="rId68" Type="http://schemas.openxmlformats.org/officeDocument/2006/relationships/image" Target="media/image28.emf"/><Relationship Id="rId76" Type="http://schemas.openxmlformats.org/officeDocument/2006/relationships/header" Target="header18.xml"/><Relationship Id="rId84" Type="http://schemas.openxmlformats.org/officeDocument/2006/relationships/chart" Target="charts/chart12.xml"/><Relationship Id="rId89" Type="http://schemas.openxmlformats.org/officeDocument/2006/relationships/header" Target="header25.xml"/><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eader" Target="header15.xml"/><Relationship Id="rId92" Type="http://schemas.openxmlformats.org/officeDocument/2006/relationships/header" Target="header2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5.png"/><Relationship Id="rId37" Type="http://schemas.openxmlformats.org/officeDocument/2006/relationships/header" Target="header11.xml"/><Relationship Id="rId40" Type="http://schemas.openxmlformats.org/officeDocument/2006/relationships/chart" Target="charts/chart5.xml"/><Relationship Id="rId45" Type="http://schemas.openxmlformats.org/officeDocument/2006/relationships/image" Target="media/image12.emf"/><Relationship Id="rId53" Type="http://schemas.openxmlformats.org/officeDocument/2006/relationships/image" Target="media/image20.emf"/><Relationship Id="rId58" Type="http://schemas.openxmlformats.org/officeDocument/2006/relationships/image" Target="media/image25.emf"/><Relationship Id="rId66" Type="http://schemas.openxmlformats.org/officeDocument/2006/relationships/chart" Target="charts/chart9.xml"/><Relationship Id="rId74" Type="http://schemas.openxmlformats.org/officeDocument/2006/relationships/header" Target="header16.xml"/><Relationship Id="rId79" Type="http://schemas.openxmlformats.org/officeDocument/2006/relationships/header" Target="header21.xml"/><Relationship Id="rId87" Type="http://schemas.openxmlformats.org/officeDocument/2006/relationships/image" Target="media/image32.png"/><Relationship Id="rId5" Type="http://schemas.openxmlformats.org/officeDocument/2006/relationships/webSettings" Target="webSettings.xml"/><Relationship Id="rId61" Type="http://schemas.microsoft.com/office/2011/relationships/commentsExtended" Target="commentsExtended.xml"/><Relationship Id="rId82" Type="http://schemas.openxmlformats.org/officeDocument/2006/relationships/chart" Target="charts/chart10.xml"/><Relationship Id="rId90" Type="http://schemas.openxmlformats.org/officeDocument/2006/relationships/footer" Target="footer10.xml"/><Relationship Id="rId95"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image" Target="media/image10.emf"/><Relationship Id="rId48" Type="http://schemas.openxmlformats.org/officeDocument/2006/relationships/image" Target="media/image15.emf"/><Relationship Id="rId56" Type="http://schemas.openxmlformats.org/officeDocument/2006/relationships/image" Target="media/image23.emf"/><Relationship Id="rId64" Type="http://schemas.openxmlformats.org/officeDocument/2006/relationships/chart" Target="charts/chart7.xml"/><Relationship Id="rId69" Type="http://schemas.openxmlformats.org/officeDocument/2006/relationships/image" Target="media/image29.emf"/><Relationship Id="rId77" Type="http://schemas.openxmlformats.org/officeDocument/2006/relationships/header" Target="header19.xml"/><Relationship Id="rId8" Type="http://schemas.openxmlformats.org/officeDocument/2006/relationships/header" Target="header1.xml"/><Relationship Id="rId51" Type="http://schemas.openxmlformats.org/officeDocument/2006/relationships/image" Target="media/image18.emf"/><Relationship Id="rId72" Type="http://schemas.openxmlformats.org/officeDocument/2006/relationships/image" Target="media/image30.emf"/><Relationship Id="rId80" Type="http://schemas.openxmlformats.org/officeDocument/2006/relationships/header" Target="header22.xml"/><Relationship Id="rId85" Type="http://schemas.openxmlformats.org/officeDocument/2006/relationships/chart" Target="charts/chart13.xml"/><Relationship Id="rId93" Type="http://schemas.openxmlformats.org/officeDocument/2006/relationships/footer" Target="footer12.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chart" Target="charts/chart2.xml"/><Relationship Id="rId38" Type="http://schemas.openxmlformats.org/officeDocument/2006/relationships/chart" Target="charts/chart3.xml"/><Relationship Id="rId46" Type="http://schemas.openxmlformats.org/officeDocument/2006/relationships/image" Target="media/image13.emf"/><Relationship Id="rId59" Type="http://schemas.openxmlformats.org/officeDocument/2006/relationships/header" Target="header13.xml"/><Relationship Id="rId67" Type="http://schemas.openxmlformats.org/officeDocument/2006/relationships/image" Target="media/image27.emf"/><Relationship Id="rId20" Type="http://schemas.openxmlformats.org/officeDocument/2006/relationships/hyperlink" Target="http://www.ccomptes.fr" TargetMode="External"/><Relationship Id="rId41" Type="http://schemas.openxmlformats.org/officeDocument/2006/relationships/image" Target="media/image9.png"/><Relationship Id="rId54" Type="http://schemas.openxmlformats.org/officeDocument/2006/relationships/image" Target="media/image21.emf"/><Relationship Id="rId62" Type="http://schemas.openxmlformats.org/officeDocument/2006/relationships/image" Target="media/image26.emf"/><Relationship Id="rId70" Type="http://schemas.openxmlformats.org/officeDocument/2006/relationships/header" Target="header14.xml"/><Relationship Id="rId75" Type="http://schemas.openxmlformats.org/officeDocument/2006/relationships/header" Target="header17.xml"/><Relationship Id="rId83" Type="http://schemas.openxmlformats.org/officeDocument/2006/relationships/chart" Target="charts/chart11.xml"/><Relationship Id="rId88" Type="http://schemas.openxmlformats.org/officeDocument/2006/relationships/header" Target="header24.xml"/><Relationship Id="rId91" Type="http://schemas.openxmlformats.org/officeDocument/2006/relationships/footer" Target="footer11.xm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image" Target="media/image2.png"/><Relationship Id="rId36" Type="http://schemas.openxmlformats.org/officeDocument/2006/relationships/image" Target="media/image8.emf"/><Relationship Id="rId49" Type="http://schemas.openxmlformats.org/officeDocument/2006/relationships/image" Target="media/image16.emf"/><Relationship Id="rId57" Type="http://schemas.openxmlformats.org/officeDocument/2006/relationships/image" Target="media/image24.emf"/><Relationship Id="rId10" Type="http://schemas.openxmlformats.org/officeDocument/2006/relationships/footer" Target="footer1.xml"/><Relationship Id="rId31" Type="http://schemas.openxmlformats.org/officeDocument/2006/relationships/chart" Target="charts/chart1.xml"/><Relationship Id="rId44" Type="http://schemas.openxmlformats.org/officeDocument/2006/relationships/image" Target="media/image11.emf"/><Relationship Id="rId52" Type="http://schemas.openxmlformats.org/officeDocument/2006/relationships/image" Target="media/image19.png"/><Relationship Id="rId60" Type="http://schemas.openxmlformats.org/officeDocument/2006/relationships/comments" Target="comments.xml"/><Relationship Id="rId65" Type="http://schemas.openxmlformats.org/officeDocument/2006/relationships/chart" Target="charts/chart8.xml"/><Relationship Id="rId73" Type="http://schemas.openxmlformats.org/officeDocument/2006/relationships/image" Target="media/image31.emf"/><Relationship Id="rId78" Type="http://schemas.openxmlformats.org/officeDocument/2006/relationships/header" Target="header20.xml"/><Relationship Id="rId81" Type="http://schemas.openxmlformats.org/officeDocument/2006/relationships/header" Target="header23.xml"/><Relationship Id="rId86" Type="http://schemas.openxmlformats.org/officeDocument/2006/relationships/chart" Target="charts/chart14.xml"/><Relationship Id="rId94" Type="http://schemas.openxmlformats.org/officeDocument/2006/relationships/header" Target="header2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chart" Target="charts/chart4.xml"/></Relationships>
</file>

<file path=word/_rels/footnotes.xml.rels><?xml version="1.0" encoding="UTF-8" standalone="yes"?>
<Relationships xmlns="http://schemas.openxmlformats.org/package/2006/relationships"><Relationship Id="rId8" Type="http://schemas.openxmlformats.org/officeDocument/2006/relationships/hyperlink" Target="http://www.ccomptes.fr" TargetMode="External"/><Relationship Id="rId13" Type="http://schemas.openxmlformats.org/officeDocument/2006/relationships/hyperlink" Target="http://www.ccomptes.fr" TargetMode="External"/><Relationship Id="rId18" Type="http://schemas.openxmlformats.org/officeDocument/2006/relationships/hyperlink" Target="http://www.ccomptes.fr" TargetMode="External"/><Relationship Id="rId3" Type="http://schemas.openxmlformats.org/officeDocument/2006/relationships/hyperlink" Target="http://www.ccomptes.fr/Publications/Publications/La-gestion-immobiliere-du-Groupe-La-Poste" TargetMode="External"/><Relationship Id="rId7" Type="http://schemas.openxmlformats.org/officeDocument/2006/relationships/hyperlink" Target="http://www.ccomptes.fr" TargetMode="External"/><Relationship Id="rId12" Type="http://schemas.openxmlformats.org/officeDocument/2006/relationships/hyperlink" Target="http://www.ccomptes.fr" TargetMode="External"/><Relationship Id="rId17" Type="http://schemas.openxmlformats.org/officeDocument/2006/relationships/hyperlink" Target="http://www.ccomptes.fr" TargetMode="External"/><Relationship Id="rId2" Type="http://schemas.openxmlformats.org/officeDocument/2006/relationships/hyperlink" Target="http://www.ccomptes.fr" TargetMode="External"/><Relationship Id="rId16" Type="http://schemas.openxmlformats.org/officeDocument/2006/relationships/hyperlink" Target="http://www.ccomptes.fr" TargetMode="External"/><Relationship Id="rId1" Type="http://schemas.openxmlformats.org/officeDocument/2006/relationships/hyperlink" Target="http://www.ccomptes.fr" TargetMode="External"/><Relationship Id="rId6" Type="http://schemas.openxmlformats.org/officeDocument/2006/relationships/hyperlink" Target="http://www.ccomptes.fr" TargetMode="External"/><Relationship Id="rId11" Type="http://schemas.openxmlformats.org/officeDocument/2006/relationships/hyperlink" Target="http://www.ccomptes.fr" TargetMode="External"/><Relationship Id="rId5" Type="http://schemas.openxmlformats.org/officeDocument/2006/relationships/hyperlink" Target="http://www.ccomptes.fr" TargetMode="External"/><Relationship Id="rId15" Type="http://schemas.openxmlformats.org/officeDocument/2006/relationships/hyperlink" Target="http://www.ccomptes.fr" TargetMode="External"/><Relationship Id="rId10" Type="http://schemas.openxmlformats.org/officeDocument/2006/relationships/hyperlink" Target="http://www.ccomptes.fr" TargetMode="External"/><Relationship Id="rId19" Type="http://schemas.openxmlformats.org/officeDocument/2006/relationships/hyperlink" Target="http://www.ccomptes.fr" TargetMode="External"/><Relationship Id="rId4" Type="http://schemas.openxmlformats.org/officeDocument/2006/relationships/hyperlink" Target="http://www.ccomptes.fr" TargetMode="External"/><Relationship Id="rId9" Type="http://schemas.openxmlformats.org/officeDocument/2006/relationships/hyperlink" Target="http://www.ccomptes.fr" TargetMode="External"/><Relationship Id="rId14" Type="http://schemas.openxmlformats.org/officeDocument/2006/relationships/hyperlink" Target="http://www.ccomptes.fr"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S075-0062\modeles\cour\C_COMPTES_RPT_MASTER.dotm" TargetMode="Externa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Feuille_de_calcul_Microsoft_Excel.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bhuinmorales\Downloads\CA-hors-courrier-op&#233;rateurs-europ&#233;ens.xlsx" TargetMode="External"/><Relationship Id="rId1" Type="http://schemas.openxmlformats.org/officeDocument/2006/relationships/themeOverride" Target="../theme/themeOverride7.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fbon\Desktop\La%20Poste\La%20Poste%20Italienne\Data%20Poste%20Italienne.xlsx" TargetMode="External"/><Relationship Id="rId1" Type="http://schemas.openxmlformats.org/officeDocument/2006/relationships/themeOverride" Target="../theme/themeOverride8.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bhuinmorales\Documents\Croissance%20externe\comparaisons%20internationales\CA%20hors%20courrier-express.xlsx" TargetMode="External"/><Relationship Id="rId1" Type="http://schemas.openxmlformats.org/officeDocument/2006/relationships/themeOverride" Target="../theme/themeOverride9.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bhuinmorales\Documents\Croissance%20externe\comparaisons%20internationales\CA%20hors%20courrier-express.xlsx" TargetMode="External"/><Relationship Id="rId1" Type="http://schemas.openxmlformats.org/officeDocument/2006/relationships/themeOverride" Target="../theme/themeOverride10.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bhuinmorales\Documents\Croissance%20externe\comparaisons%20internationales\CA%20hors%20courrier-express.xlsx" TargetMode="External"/><Relationship Id="rId1" Type="http://schemas.openxmlformats.org/officeDocument/2006/relationships/themeOverride" Target="../theme/themeOverride11.xml"/></Relationships>
</file>

<file path=word/charts/_rels/chart2.xml.rels><?xml version="1.0" encoding="UTF-8" standalone="yes"?>
<Relationships xmlns="http://schemas.openxmlformats.org/package/2006/relationships"><Relationship Id="rId2" Type="http://schemas.openxmlformats.org/officeDocument/2006/relationships/package" Target="../embeddings/Feuille_de_calcul_Microsoft_Excel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Feuille_de_calcul_Microsoft_Excel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Feuille_de_calcul_Microsoft_Excel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Feuille_de_calcul_Microsoft_Excel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vgrivel\Desktop\Q16-13%20Bureaux%20faible%20activit&#233;.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grivel\Desktop\Q16-13%20Bureaux%20faible%20activit&#233;.xlsm"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grivel\Desktop\Compo%20r&#233;seau%20zones%20de%20chalandises.xlsx" TargetMode="External"/></Relationships>
</file>

<file path=word/charts/_rels/chart9.xml.rels><?xml version="1.0" encoding="UTF-8" standalone="yes"?>
<Relationships xmlns="http://schemas.openxmlformats.org/package/2006/relationships"><Relationship Id="rId2" Type="http://schemas.openxmlformats.org/officeDocument/2006/relationships/package" Target="../embeddings/Feuille_de_calcul_Microsoft_Excel5.xlsx"/><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660796865615585"/>
          <c:y val="4.5711757940369836E-2"/>
          <c:w val="0.75463277602596723"/>
          <c:h val="0.80408859004983924"/>
        </c:manualLayout>
      </c:layout>
      <c:lineChart>
        <c:grouping val="standard"/>
        <c:varyColors val="0"/>
        <c:ser>
          <c:idx val="1"/>
          <c:order val="0"/>
          <c:tx>
            <c:strRef>
              <c:f>Feuil1!$A$2</c:f>
              <c:strCache>
                <c:ptCount val="1"/>
                <c:pt idx="0">
                  <c:v>Zone "France"</c:v>
                </c:pt>
              </c:strCache>
            </c:strRef>
          </c:tx>
          <c:marker>
            <c:symbol val="none"/>
          </c:marker>
          <c:cat>
            <c:numRef>
              <c:f>Feuil1!$B$1:$G$1</c:f>
              <c:numCache>
                <c:formatCode>General</c:formatCode>
                <c:ptCount val="6"/>
                <c:pt idx="0">
                  <c:v>2010</c:v>
                </c:pt>
                <c:pt idx="1">
                  <c:v>2011</c:v>
                </c:pt>
                <c:pt idx="2">
                  <c:v>2012</c:v>
                </c:pt>
                <c:pt idx="3">
                  <c:v>2013</c:v>
                </c:pt>
                <c:pt idx="4">
                  <c:v>2014</c:v>
                </c:pt>
                <c:pt idx="5">
                  <c:v>2015</c:v>
                </c:pt>
              </c:numCache>
            </c:numRef>
          </c:cat>
          <c:val>
            <c:numRef>
              <c:f>Feuil1!$B$2:$G$2</c:f>
              <c:numCache>
                <c:formatCode>#,##0</c:formatCode>
                <c:ptCount val="6"/>
                <c:pt idx="0">
                  <c:v>2369</c:v>
                </c:pt>
                <c:pt idx="1">
                  <c:v>2476</c:v>
                </c:pt>
                <c:pt idx="2">
                  <c:v>2538</c:v>
                </c:pt>
                <c:pt idx="3">
                  <c:v>2656</c:v>
                </c:pt>
                <c:pt idx="4">
                  <c:v>2831</c:v>
                </c:pt>
                <c:pt idx="5">
                  <c:v>2832</c:v>
                </c:pt>
              </c:numCache>
            </c:numRef>
          </c:val>
          <c:smooth val="0"/>
          <c:extLst>
            <c:ext xmlns:c16="http://schemas.microsoft.com/office/drawing/2014/chart" uri="{C3380CC4-5D6E-409C-BE32-E72D297353CC}">
              <c16:uniqueId val="{00000000-CB48-4544-88AB-BC788B254AD3}"/>
            </c:ext>
          </c:extLst>
        </c:ser>
        <c:ser>
          <c:idx val="4"/>
          <c:order val="1"/>
          <c:tx>
            <c:strRef>
              <c:f>Feuil1!$A$5</c:f>
              <c:strCache>
                <c:ptCount val="1"/>
                <c:pt idx="0">
                  <c:v>Zone "Etranger" </c:v>
                </c:pt>
              </c:strCache>
            </c:strRef>
          </c:tx>
          <c:marker>
            <c:symbol val="none"/>
          </c:marker>
          <c:cat>
            <c:numRef>
              <c:f>Feuil1!$B$1:$G$1</c:f>
              <c:numCache>
                <c:formatCode>General</c:formatCode>
                <c:ptCount val="6"/>
                <c:pt idx="0">
                  <c:v>2010</c:v>
                </c:pt>
                <c:pt idx="1">
                  <c:v>2011</c:v>
                </c:pt>
                <c:pt idx="2">
                  <c:v>2012</c:v>
                </c:pt>
                <c:pt idx="3">
                  <c:v>2013</c:v>
                </c:pt>
                <c:pt idx="4">
                  <c:v>2014</c:v>
                </c:pt>
                <c:pt idx="5">
                  <c:v>2015</c:v>
                </c:pt>
              </c:numCache>
            </c:numRef>
          </c:cat>
          <c:val>
            <c:numRef>
              <c:f>Feuil1!$B$5:$G$5</c:f>
              <c:numCache>
                <c:formatCode>#,##0</c:formatCode>
                <c:ptCount val="6"/>
                <c:pt idx="0">
                  <c:v>2444</c:v>
                </c:pt>
                <c:pt idx="1">
                  <c:v>2678</c:v>
                </c:pt>
                <c:pt idx="2">
                  <c:v>2999</c:v>
                </c:pt>
                <c:pt idx="3">
                  <c:v>3291</c:v>
                </c:pt>
                <c:pt idx="4">
                  <c:v>3574</c:v>
                </c:pt>
                <c:pt idx="5">
                  <c:v>4365</c:v>
                </c:pt>
              </c:numCache>
            </c:numRef>
          </c:val>
          <c:smooth val="0"/>
          <c:extLst>
            <c:ext xmlns:c16="http://schemas.microsoft.com/office/drawing/2014/chart" uri="{C3380CC4-5D6E-409C-BE32-E72D297353CC}">
              <c16:uniqueId val="{00000001-CB48-4544-88AB-BC788B254AD3}"/>
            </c:ext>
          </c:extLst>
        </c:ser>
        <c:ser>
          <c:idx val="5"/>
          <c:order val="2"/>
          <c:tx>
            <c:strRef>
              <c:f>Feuil1!$A$6</c:f>
              <c:strCache>
                <c:ptCount val="1"/>
                <c:pt idx="0">
                  <c:v>Total</c:v>
                </c:pt>
              </c:strCache>
            </c:strRef>
          </c:tx>
          <c:marker>
            <c:symbol val="none"/>
          </c:marker>
          <c:cat>
            <c:numRef>
              <c:f>Feuil1!$B$1:$G$1</c:f>
              <c:numCache>
                <c:formatCode>General</c:formatCode>
                <c:ptCount val="6"/>
                <c:pt idx="0">
                  <c:v>2010</c:v>
                </c:pt>
                <c:pt idx="1">
                  <c:v>2011</c:v>
                </c:pt>
                <c:pt idx="2">
                  <c:v>2012</c:v>
                </c:pt>
                <c:pt idx="3">
                  <c:v>2013</c:v>
                </c:pt>
                <c:pt idx="4">
                  <c:v>2014</c:v>
                </c:pt>
                <c:pt idx="5">
                  <c:v>2015</c:v>
                </c:pt>
              </c:numCache>
            </c:numRef>
          </c:cat>
          <c:val>
            <c:numRef>
              <c:f>Feuil1!$B$6:$G$6</c:f>
              <c:numCache>
                <c:formatCode>#,##0</c:formatCode>
                <c:ptCount val="6"/>
                <c:pt idx="0">
                  <c:v>4813</c:v>
                </c:pt>
                <c:pt idx="1">
                  <c:v>5154</c:v>
                </c:pt>
                <c:pt idx="2">
                  <c:v>5537</c:v>
                </c:pt>
                <c:pt idx="3">
                  <c:v>5947</c:v>
                </c:pt>
                <c:pt idx="4">
                  <c:v>6405</c:v>
                </c:pt>
                <c:pt idx="5">
                  <c:v>7197</c:v>
                </c:pt>
              </c:numCache>
            </c:numRef>
          </c:val>
          <c:smooth val="0"/>
          <c:extLst>
            <c:ext xmlns:c16="http://schemas.microsoft.com/office/drawing/2014/chart" uri="{C3380CC4-5D6E-409C-BE32-E72D297353CC}">
              <c16:uniqueId val="{00000002-CB48-4544-88AB-BC788B254AD3}"/>
            </c:ext>
          </c:extLst>
        </c:ser>
        <c:dLbls>
          <c:showLegendKey val="0"/>
          <c:showVal val="0"/>
          <c:showCatName val="0"/>
          <c:showSerName val="0"/>
          <c:showPercent val="0"/>
          <c:showBubbleSize val="0"/>
        </c:dLbls>
        <c:smooth val="0"/>
        <c:axId val="39456256"/>
        <c:axId val="39090368"/>
      </c:lineChart>
      <c:catAx>
        <c:axId val="39456256"/>
        <c:scaling>
          <c:orientation val="minMax"/>
        </c:scaling>
        <c:delete val="0"/>
        <c:axPos val="b"/>
        <c:numFmt formatCode="General" sourceLinked="0"/>
        <c:majorTickMark val="out"/>
        <c:minorTickMark val="none"/>
        <c:tickLblPos val="nextTo"/>
        <c:crossAx val="39090368"/>
        <c:crosses val="autoZero"/>
        <c:auto val="1"/>
        <c:lblAlgn val="ctr"/>
        <c:lblOffset val="100"/>
        <c:noMultiLvlLbl val="0"/>
      </c:catAx>
      <c:valAx>
        <c:axId val="39090368"/>
        <c:scaling>
          <c:orientation val="minMax"/>
          <c:min val="1000"/>
        </c:scaling>
        <c:delete val="0"/>
        <c:axPos val="l"/>
        <c:majorGridlines/>
        <c:title>
          <c:tx>
            <c:rich>
              <a:bodyPr/>
              <a:lstStyle/>
              <a:p>
                <a:pPr>
                  <a:defRPr/>
                </a:pPr>
                <a:r>
                  <a:rPr lang="fr-FR" sz="900" b="0"/>
                  <a:t>en M€</a:t>
                </a:r>
              </a:p>
            </c:rich>
          </c:tx>
          <c:layout>
            <c:manualLayout>
              <c:xMode val="edge"/>
              <c:yMode val="edge"/>
              <c:x val="1.4953271028037389E-2"/>
              <c:y val="0.14705286839145115"/>
            </c:manualLayout>
          </c:layout>
          <c:overlay val="0"/>
        </c:title>
        <c:numFmt formatCode="#,##0" sourceLinked="1"/>
        <c:majorTickMark val="out"/>
        <c:minorTickMark val="none"/>
        <c:tickLblPos val="nextTo"/>
        <c:crossAx val="39456256"/>
        <c:crosses val="autoZero"/>
        <c:crossBetween val="between"/>
      </c:valAx>
      <c:spPr>
        <a:noFill/>
        <a:ln w="25400">
          <a:noFill/>
        </a:ln>
      </c:spPr>
    </c:plotArea>
    <c:plotVisOnly val="1"/>
    <c:dispBlanksAs val="gap"/>
    <c:showDLblsOverMax val="0"/>
  </c:chart>
  <c:spPr>
    <a:ln>
      <a:noFill/>
    </a:ln>
  </c:spPr>
  <c:txPr>
    <a:bodyPr/>
    <a:lstStyle/>
    <a:p>
      <a:pPr>
        <a:defRPr>
          <a:latin typeface="+mn-lt"/>
          <a:cs typeface="Times New Roman" panose="02020603050405020304" pitchFamily="18" charset="0"/>
        </a:defRPr>
      </a:pPr>
      <a:endParaRPr lang="fr-FR"/>
    </a:p>
  </c:txPr>
  <c:externalData r:id="rId2">
    <c:autoUpdate val="0"/>
  </c:externalData>
  <c:userShapes r:id="rId3"/>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'[CA-hors-courrier-opérateurs-européens.xlsx]Feuil1'!$B$1</c:f>
              <c:strCache>
                <c:ptCount val="1"/>
                <c:pt idx="0">
                  <c:v>2002</c:v>
                </c:pt>
              </c:strCache>
            </c:strRef>
          </c:tx>
          <c:invertIfNegative val="0"/>
          <c:dLbls>
            <c:spPr>
              <a:noFill/>
              <a:ln>
                <a:noFill/>
              </a:ln>
              <a:effectLst/>
            </c:spPr>
            <c:txPr>
              <a:bodyPr rot="0" vert="horz"/>
              <a:lstStyle/>
              <a:p>
                <a:pPr>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'[CA-hors-courrier-opérateurs-européens.xlsx]Feuil1'!$A$2:$A$5</c:f>
              <c:strCache>
                <c:ptCount val="4"/>
                <c:pt idx="0">
                  <c:v>Deutsche Post</c:v>
                </c:pt>
                <c:pt idx="1">
                  <c:v>Royal Mail</c:v>
                </c:pt>
                <c:pt idx="2">
                  <c:v>Poste Italiane</c:v>
                </c:pt>
                <c:pt idx="3">
                  <c:v>La Poste</c:v>
                </c:pt>
              </c:strCache>
            </c:strRef>
          </c:cat>
          <c:val>
            <c:numRef>
              <c:f>'[CA-hors-courrier-opérateurs-européens.xlsx]Feuil1'!$B$2:$B$5</c:f>
              <c:numCache>
                <c:formatCode>General</c:formatCode>
                <c:ptCount val="4"/>
                <c:pt idx="0">
                  <c:v>47</c:v>
                </c:pt>
                <c:pt idx="1">
                  <c:v>8</c:v>
                </c:pt>
                <c:pt idx="2">
                  <c:v>50</c:v>
                </c:pt>
                <c:pt idx="3">
                  <c:v>23</c:v>
                </c:pt>
              </c:numCache>
            </c:numRef>
          </c:val>
          <c:extLst>
            <c:ext xmlns:c16="http://schemas.microsoft.com/office/drawing/2014/chart" uri="{C3380CC4-5D6E-409C-BE32-E72D297353CC}">
              <c16:uniqueId val="{00000000-1CB1-4F95-AD34-BBECF209400E}"/>
            </c:ext>
          </c:extLst>
        </c:ser>
        <c:ser>
          <c:idx val="1"/>
          <c:order val="1"/>
          <c:tx>
            <c:strRef>
              <c:f>'[CA-hors-courrier-opérateurs-européens.xlsx]Feuil1'!$C$1</c:f>
              <c:strCache>
                <c:ptCount val="1"/>
                <c:pt idx="0">
                  <c:v>2010</c:v>
                </c:pt>
              </c:strCache>
            </c:strRef>
          </c:tx>
          <c:invertIfNegative val="0"/>
          <c:dLbls>
            <c:spPr>
              <a:noFill/>
              <a:ln>
                <a:noFill/>
              </a:ln>
              <a:effectLst/>
            </c:spPr>
            <c:txPr>
              <a:bodyPr rot="0" vert="horz"/>
              <a:lstStyle/>
              <a:p>
                <a:pPr>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'[CA-hors-courrier-opérateurs-européens.xlsx]Feuil1'!$A$2:$A$5</c:f>
              <c:strCache>
                <c:ptCount val="4"/>
                <c:pt idx="0">
                  <c:v>Deutsche Post</c:v>
                </c:pt>
                <c:pt idx="1">
                  <c:v>Royal Mail</c:v>
                </c:pt>
                <c:pt idx="2">
                  <c:v>Poste Italiane</c:v>
                </c:pt>
                <c:pt idx="3">
                  <c:v>La Poste</c:v>
                </c:pt>
              </c:strCache>
            </c:strRef>
          </c:cat>
          <c:val>
            <c:numRef>
              <c:f>'[CA-hors-courrier-opérateurs-européens.xlsx]Feuil1'!$C$2:$C$5</c:f>
              <c:numCache>
                <c:formatCode>General</c:formatCode>
                <c:ptCount val="4"/>
                <c:pt idx="0">
                  <c:v>51</c:v>
                </c:pt>
                <c:pt idx="1">
                  <c:v>9</c:v>
                </c:pt>
                <c:pt idx="2">
                  <c:v>77</c:v>
                </c:pt>
                <c:pt idx="3">
                  <c:v>25</c:v>
                </c:pt>
              </c:numCache>
            </c:numRef>
          </c:val>
          <c:extLst>
            <c:ext xmlns:c16="http://schemas.microsoft.com/office/drawing/2014/chart" uri="{C3380CC4-5D6E-409C-BE32-E72D297353CC}">
              <c16:uniqueId val="{00000001-1CB1-4F95-AD34-BBECF209400E}"/>
            </c:ext>
          </c:extLst>
        </c:ser>
        <c:ser>
          <c:idx val="2"/>
          <c:order val="2"/>
          <c:tx>
            <c:strRef>
              <c:f>'[CA-hors-courrier-opérateurs-européens.xlsx]Feuil1'!$D$1</c:f>
              <c:strCache>
                <c:ptCount val="1"/>
                <c:pt idx="0">
                  <c:v>2015</c:v>
                </c:pt>
              </c:strCache>
            </c:strRef>
          </c:tx>
          <c:invertIfNegative val="0"/>
          <c:dLbls>
            <c:spPr>
              <a:noFill/>
              <a:ln>
                <a:noFill/>
              </a:ln>
              <a:effectLst/>
            </c:spPr>
            <c:txPr>
              <a:bodyPr rot="0" vert="horz"/>
              <a:lstStyle/>
              <a:p>
                <a:pPr>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'[CA-hors-courrier-opérateurs-européens.xlsx]Feuil1'!$A$2:$A$5</c:f>
              <c:strCache>
                <c:ptCount val="4"/>
                <c:pt idx="0">
                  <c:v>Deutsche Post</c:v>
                </c:pt>
                <c:pt idx="1">
                  <c:v>Royal Mail</c:v>
                </c:pt>
                <c:pt idx="2">
                  <c:v>Poste Italiane</c:v>
                </c:pt>
                <c:pt idx="3">
                  <c:v>La Poste</c:v>
                </c:pt>
              </c:strCache>
            </c:strRef>
          </c:cat>
          <c:val>
            <c:numRef>
              <c:f>'[CA-hors-courrier-opérateurs-européens.xlsx]Feuil1'!$D$2:$D$5</c:f>
              <c:numCache>
                <c:formatCode>General</c:formatCode>
                <c:ptCount val="4"/>
                <c:pt idx="0">
                  <c:v>50</c:v>
                </c:pt>
                <c:pt idx="1">
                  <c:v>0</c:v>
                </c:pt>
                <c:pt idx="2">
                  <c:v>87</c:v>
                </c:pt>
                <c:pt idx="3">
                  <c:v>51</c:v>
                </c:pt>
              </c:numCache>
            </c:numRef>
          </c:val>
          <c:extLst>
            <c:ext xmlns:c16="http://schemas.microsoft.com/office/drawing/2014/chart" uri="{C3380CC4-5D6E-409C-BE32-E72D297353CC}">
              <c16:uniqueId val="{00000002-1CB1-4F95-AD34-BBECF209400E}"/>
            </c:ext>
          </c:extLst>
        </c:ser>
        <c:dLbls>
          <c:dLblPos val="inEnd"/>
          <c:showLegendKey val="0"/>
          <c:showVal val="1"/>
          <c:showCatName val="0"/>
          <c:showSerName val="0"/>
          <c:showPercent val="0"/>
          <c:showBubbleSize val="0"/>
        </c:dLbls>
        <c:gapWidth val="100"/>
        <c:overlap val="-24"/>
        <c:axId val="132431872"/>
        <c:axId val="134037504"/>
      </c:barChart>
      <c:catAx>
        <c:axId val="132431872"/>
        <c:scaling>
          <c:orientation val="minMax"/>
        </c:scaling>
        <c:delete val="0"/>
        <c:axPos val="b"/>
        <c:title>
          <c:tx>
            <c:rich>
              <a:bodyPr rot="0" vert="horz"/>
              <a:lstStyle/>
              <a:p>
                <a:pPr>
                  <a:defRPr/>
                </a:pPr>
                <a:r>
                  <a:rPr lang="en-US"/>
                  <a:t>Operateurs postaux</a:t>
                </a:r>
              </a:p>
            </c:rich>
          </c:tx>
          <c:overlay val="0"/>
        </c:title>
        <c:numFmt formatCode="General" sourceLinked="1"/>
        <c:majorTickMark val="none"/>
        <c:minorTickMark val="none"/>
        <c:tickLblPos val="nextTo"/>
        <c:txPr>
          <a:bodyPr rot="-60000000" vert="horz"/>
          <a:lstStyle/>
          <a:p>
            <a:pPr>
              <a:defRPr/>
            </a:pPr>
            <a:endParaRPr lang="fr-FR"/>
          </a:p>
        </c:txPr>
        <c:crossAx val="134037504"/>
        <c:crosses val="autoZero"/>
        <c:auto val="1"/>
        <c:lblAlgn val="ctr"/>
        <c:lblOffset val="100"/>
        <c:noMultiLvlLbl val="0"/>
      </c:catAx>
      <c:valAx>
        <c:axId val="134037504"/>
        <c:scaling>
          <c:orientation val="minMax"/>
        </c:scaling>
        <c:delete val="0"/>
        <c:axPos val="l"/>
        <c:majorGridlines/>
        <c:title>
          <c:tx>
            <c:rich>
              <a:bodyPr rot="-5400000" vert="horz"/>
              <a:lstStyle/>
              <a:p>
                <a:pPr>
                  <a:defRPr/>
                </a:pPr>
                <a:r>
                  <a:rPr lang="en-US"/>
                  <a:t>CA hors Courrier/Express (en %)</a:t>
                </a:r>
              </a:p>
            </c:rich>
          </c:tx>
          <c:layout>
            <c:manualLayout>
              <c:xMode val="edge"/>
              <c:yMode val="edge"/>
              <c:x val="2.2222303043528301E-2"/>
              <c:y val="6.6694812084659605E-2"/>
            </c:manualLayout>
          </c:layout>
          <c:overlay val="0"/>
        </c:title>
        <c:numFmt formatCode="General" sourceLinked="1"/>
        <c:majorTickMark val="none"/>
        <c:minorTickMark val="none"/>
        <c:tickLblPos val="nextTo"/>
        <c:txPr>
          <a:bodyPr rot="-60000000" vert="horz"/>
          <a:lstStyle/>
          <a:p>
            <a:pPr>
              <a:defRPr/>
            </a:pPr>
            <a:endParaRPr lang="fr-FR"/>
          </a:p>
        </c:txPr>
        <c:crossAx val="132431872"/>
        <c:crosses val="autoZero"/>
        <c:crossBetween val="between"/>
      </c:valAx>
    </c:plotArea>
    <c:legend>
      <c:legendPos val="t"/>
      <c:overlay val="0"/>
      <c:txPr>
        <a:bodyPr rot="0" vert="horz"/>
        <a:lstStyle/>
        <a:p>
          <a:pPr>
            <a:defRPr/>
          </a:pPr>
          <a:endParaRPr lang="fr-FR"/>
        </a:p>
      </c:txPr>
    </c:legend>
    <c:plotVisOnly val="1"/>
    <c:dispBlanksAs val="gap"/>
    <c:showDLblsOverMax val="0"/>
  </c:chart>
  <c:spPr>
    <a:ln>
      <a:noFill/>
    </a:ln>
  </c:sp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stacked"/>
        <c:varyColors val="0"/>
        <c:ser>
          <c:idx val="0"/>
          <c:order val="0"/>
          <c:tx>
            <c:v>Bureaux gérés par le prestataire du service universel</c:v>
          </c:tx>
          <c:spPr>
            <a:solidFill>
              <a:srgbClr val="00509E"/>
            </a:solidFill>
          </c:spPr>
          <c:invertIfNegative val="0"/>
          <c:cat>
            <c:strRef>
              <c:f>'Structure pt de contact'!$A$6:$A$14</c:f>
              <c:strCache>
                <c:ptCount val="9"/>
                <c:pt idx="0">
                  <c:v>Allemagne</c:v>
                </c:pt>
                <c:pt idx="1">
                  <c:v>Autriche</c:v>
                </c:pt>
                <c:pt idx="2">
                  <c:v>Belgique</c:v>
                </c:pt>
                <c:pt idx="3">
                  <c:v>France</c:v>
                </c:pt>
                <c:pt idx="4">
                  <c:v>Irlande</c:v>
                </c:pt>
                <c:pt idx="5">
                  <c:v>Italie</c:v>
                </c:pt>
                <c:pt idx="6">
                  <c:v>Norvège</c:v>
                </c:pt>
                <c:pt idx="7">
                  <c:v>Royaume Uni</c:v>
                </c:pt>
                <c:pt idx="8">
                  <c:v>Suisse</c:v>
                </c:pt>
              </c:strCache>
            </c:strRef>
          </c:cat>
          <c:val>
            <c:numRef>
              <c:f>'Structure pt de contact'!$B$6:$B$14</c:f>
              <c:numCache>
                <c:formatCode>0%</c:formatCode>
                <c:ptCount val="9"/>
                <c:pt idx="0">
                  <c:v>0</c:v>
                </c:pt>
                <c:pt idx="1">
                  <c:v>0.28999999999999998</c:v>
                </c:pt>
                <c:pt idx="2">
                  <c:v>0.49</c:v>
                </c:pt>
                <c:pt idx="3">
                  <c:v>0.57999999999999996</c:v>
                </c:pt>
                <c:pt idx="4">
                  <c:v>0.03</c:v>
                </c:pt>
                <c:pt idx="5">
                  <c:v>1</c:v>
                </c:pt>
                <c:pt idx="6">
                  <c:v>0.02</c:v>
                </c:pt>
                <c:pt idx="7">
                  <c:v>1</c:v>
                </c:pt>
                <c:pt idx="8">
                  <c:v>0.48</c:v>
                </c:pt>
              </c:numCache>
            </c:numRef>
          </c:val>
          <c:extLst>
            <c:ext xmlns:c16="http://schemas.microsoft.com/office/drawing/2014/chart" uri="{C3380CC4-5D6E-409C-BE32-E72D297353CC}">
              <c16:uniqueId val="{00000000-3AEA-4EF9-8300-17D2ED7A5CCE}"/>
            </c:ext>
          </c:extLst>
        </c:ser>
        <c:ser>
          <c:idx val="1"/>
          <c:order val="1"/>
          <c:tx>
            <c:v>Bureaux de postes mobiles</c:v>
          </c:tx>
          <c:spPr>
            <a:solidFill>
              <a:schemeClr val="accent6"/>
            </a:solidFill>
          </c:spPr>
          <c:invertIfNegative val="0"/>
          <c:cat>
            <c:strRef>
              <c:f>'Structure pt de contact'!$A$6:$A$14</c:f>
              <c:strCache>
                <c:ptCount val="9"/>
                <c:pt idx="0">
                  <c:v>Allemagne</c:v>
                </c:pt>
                <c:pt idx="1">
                  <c:v>Autriche</c:v>
                </c:pt>
                <c:pt idx="2">
                  <c:v>Belgique</c:v>
                </c:pt>
                <c:pt idx="3">
                  <c:v>France</c:v>
                </c:pt>
                <c:pt idx="4">
                  <c:v>Irlande</c:v>
                </c:pt>
                <c:pt idx="5">
                  <c:v>Italie</c:v>
                </c:pt>
                <c:pt idx="6">
                  <c:v>Norvège</c:v>
                </c:pt>
                <c:pt idx="7">
                  <c:v>Royaume Uni</c:v>
                </c:pt>
                <c:pt idx="8">
                  <c:v>Suisse</c:v>
                </c:pt>
              </c:strCache>
            </c:strRef>
          </c:cat>
          <c:val>
            <c:numRef>
              <c:f>'Structure pt de contact'!$C$6:$C$14</c:f>
              <c:numCache>
                <c:formatCode>0%</c:formatCode>
                <c:ptCount val="9"/>
                <c:pt idx="0">
                  <c:v>0</c:v>
                </c:pt>
                <c:pt idx="1">
                  <c:v>0</c:v>
                </c:pt>
                <c:pt idx="2">
                  <c:v>0</c:v>
                </c:pt>
                <c:pt idx="3">
                  <c:v>0</c:v>
                </c:pt>
                <c:pt idx="4">
                  <c:v>0</c:v>
                </c:pt>
                <c:pt idx="5">
                  <c:v>0</c:v>
                </c:pt>
                <c:pt idx="6">
                  <c:v>0.54</c:v>
                </c:pt>
                <c:pt idx="7">
                  <c:v>0</c:v>
                </c:pt>
                <c:pt idx="8">
                  <c:v>0</c:v>
                </c:pt>
              </c:numCache>
            </c:numRef>
          </c:val>
          <c:extLst>
            <c:ext xmlns:c16="http://schemas.microsoft.com/office/drawing/2014/chart" uri="{C3380CC4-5D6E-409C-BE32-E72D297353CC}">
              <c16:uniqueId val="{00000001-3AEA-4EF9-8300-17D2ED7A5CCE}"/>
            </c:ext>
          </c:extLst>
        </c:ser>
        <c:ser>
          <c:idx val="2"/>
          <c:order val="2"/>
          <c:tx>
            <c:v>Service assuré par le facteur</c:v>
          </c:tx>
          <c:spPr>
            <a:solidFill>
              <a:schemeClr val="tx2">
                <a:lumMod val="40000"/>
                <a:lumOff val="60000"/>
              </a:schemeClr>
            </a:solidFill>
          </c:spPr>
          <c:invertIfNegative val="0"/>
          <c:cat>
            <c:strRef>
              <c:f>'Structure pt de contact'!$A$6:$A$14</c:f>
              <c:strCache>
                <c:ptCount val="9"/>
                <c:pt idx="0">
                  <c:v>Allemagne</c:v>
                </c:pt>
                <c:pt idx="1">
                  <c:v>Autriche</c:v>
                </c:pt>
                <c:pt idx="2">
                  <c:v>Belgique</c:v>
                </c:pt>
                <c:pt idx="3">
                  <c:v>France</c:v>
                </c:pt>
                <c:pt idx="4">
                  <c:v>Irlande</c:v>
                </c:pt>
                <c:pt idx="5">
                  <c:v>Italie</c:v>
                </c:pt>
                <c:pt idx="6">
                  <c:v>Norvège</c:v>
                </c:pt>
                <c:pt idx="7">
                  <c:v>Royaume Uni</c:v>
                </c:pt>
                <c:pt idx="8">
                  <c:v>Suisse</c:v>
                </c:pt>
              </c:strCache>
            </c:strRef>
          </c:cat>
          <c:val>
            <c:numRef>
              <c:f>'Structure pt de contact'!$D$6:$D$14</c:f>
              <c:numCache>
                <c:formatCode>0%</c:formatCode>
                <c:ptCount val="9"/>
                <c:pt idx="0">
                  <c:v>0</c:v>
                </c:pt>
                <c:pt idx="1">
                  <c:v>0</c:v>
                </c:pt>
                <c:pt idx="2">
                  <c:v>0</c:v>
                </c:pt>
                <c:pt idx="3">
                  <c:v>0</c:v>
                </c:pt>
                <c:pt idx="4">
                  <c:v>0</c:v>
                </c:pt>
                <c:pt idx="5">
                  <c:v>0</c:v>
                </c:pt>
                <c:pt idx="6">
                  <c:v>0</c:v>
                </c:pt>
                <c:pt idx="7">
                  <c:v>0</c:v>
                </c:pt>
                <c:pt idx="8">
                  <c:v>0.34</c:v>
                </c:pt>
              </c:numCache>
            </c:numRef>
          </c:val>
          <c:extLst>
            <c:ext xmlns:c16="http://schemas.microsoft.com/office/drawing/2014/chart" uri="{C3380CC4-5D6E-409C-BE32-E72D297353CC}">
              <c16:uniqueId val="{00000002-3AEA-4EF9-8300-17D2ED7A5CCE}"/>
            </c:ext>
          </c:extLst>
        </c:ser>
        <c:ser>
          <c:idx val="3"/>
          <c:order val="3"/>
          <c:tx>
            <c:v>Partenariat</c:v>
          </c:tx>
          <c:spPr>
            <a:solidFill>
              <a:srgbClr val="EEDC00"/>
            </a:solidFill>
          </c:spPr>
          <c:invertIfNegative val="0"/>
          <c:cat>
            <c:strRef>
              <c:f>'Structure pt de contact'!$A$6:$A$14</c:f>
              <c:strCache>
                <c:ptCount val="9"/>
                <c:pt idx="0">
                  <c:v>Allemagne</c:v>
                </c:pt>
                <c:pt idx="1">
                  <c:v>Autriche</c:v>
                </c:pt>
                <c:pt idx="2">
                  <c:v>Belgique</c:v>
                </c:pt>
                <c:pt idx="3">
                  <c:v>France</c:v>
                </c:pt>
                <c:pt idx="4">
                  <c:v>Irlande</c:v>
                </c:pt>
                <c:pt idx="5">
                  <c:v>Italie</c:v>
                </c:pt>
                <c:pt idx="6">
                  <c:v>Norvège</c:v>
                </c:pt>
                <c:pt idx="7">
                  <c:v>Royaume Uni</c:v>
                </c:pt>
                <c:pt idx="8">
                  <c:v>Suisse</c:v>
                </c:pt>
              </c:strCache>
            </c:strRef>
          </c:cat>
          <c:val>
            <c:numRef>
              <c:f>'Structure pt de contact'!$E$6:$E$14</c:f>
              <c:numCache>
                <c:formatCode>0%</c:formatCode>
                <c:ptCount val="9"/>
                <c:pt idx="0">
                  <c:v>1</c:v>
                </c:pt>
                <c:pt idx="1">
                  <c:v>0.71</c:v>
                </c:pt>
                <c:pt idx="2">
                  <c:v>0.51</c:v>
                </c:pt>
                <c:pt idx="3">
                  <c:v>0.42</c:v>
                </c:pt>
                <c:pt idx="4">
                  <c:v>0.97</c:v>
                </c:pt>
                <c:pt idx="5">
                  <c:v>0</c:v>
                </c:pt>
                <c:pt idx="6">
                  <c:v>0.44</c:v>
                </c:pt>
                <c:pt idx="7">
                  <c:v>0</c:v>
                </c:pt>
                <c:pt idx="8">
                  <c:v>0.18</c:v>
                </c:pt>
              </c:numCache>
            </c:numRef>
          </c:val>
          <c:extLst>
            <c:ext xmlns:c16="http://schemas.microsoft.com/office/drawing/2014/chart" uri="{C3380CC4-5D6E-409C-BE32-E72D297353CC}">
              <c16:uniqueId val="{00000003-3AEA-4EF9-8300-17D2ED7A5CCE}"/>
            </c:ext>
          </c:extLst>
        </c:ser>
        <c:dLbls>
          <c:showLegendKey val="0"/>
          <c:showVal val="0"/>
          <c:showCatName val="0"/>
          <c:showSerName val="0"/>
          <c:showPercent val="0"/>
          <c:showBubbleSize val="0"/>
        </c:dLbls>
        <c:gapWidth val="150"/>
        <c:overlap val="100"/>
        <c:axId val="132433408"/>
        <c:axId val="134038080"/>
      </c:barChart>
      <c:catAx>
        <c:axId val="132433408"/>
        <c:scaling>
          <c:orientation val="minMax"/>
        </c:scaling>
        <c:delete val="0"/>
        <c:axPos val="b"/>
        <c:numFmt formatCode="General" sourceLinked="0"/>
        <c:majorTickMark val="out"/>
        <c:minorTickMark val="none"/>
        <c:tickLblPos val="nextTo"/>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fr-FR"/>
          </a:p>
        </c:txPr>
        <c:crossAx val="134038080"/>
        <c:crosses val="autoZero"/>
        <c:auto val="1"/>
        <c:lblAlgn val="ctr"/>
        <c:lblOffset val="100"/>
        <c:noMultiLvlLbl val="0"/>
      </c:catAx>
      <c:valAx>
        <c:axId val="134038080"/>
        <c:scaling>
          <c:orientation val="minMax"/>
        </c:scaling>
        <c:delete val="0"/>
        <c:axPos val="l"/>
        <c:numFmt formatCode="0%" sourceLinked="1"/>
        <c:majorTickMark val="out"/>
        <c:minorTickMark val="none"/>
        <c:tickLblPos val="nextTo"/>
        <c:txPr>
          <a:bodyPr/>
          <a:lstStyle/>
          <a:p>
            <a:pPr>
              <a:defRPr>
                <a:latin typeface="Verdana" panose="020B0604030504040204" pitchFamily="34" charset="0"/>
                <a:ea typeface="Verdana" panose="020B0604030504040204" pitchFamily="34" charset="0"/>
                <a:cs typeface="Verdana" panose="020B0604030504040204" pitchFamily="34" charset="0"/>
              </a:defRPr>
            </a:pPr>
            <a:endParaRPr lang="fr-FR"/>
          </a:p>
        </c:txPr>
        <c:crossAx val="132433408"/>
        <c:crosses val="autoZero"/>
        <c:crossBetween val="between"/>
      </c:valAx>
    </c:plotArea>
    <c:legend>
      <c:legendPos val="r"/>
      <c:overlay val="0"/>
      <c:txPr>
        <a:bodyPr/>
        <a:lstStyle/>
        <a:p>
          <a:pPr>
            <a:defRPr sz="900">
              <a:latin typeface="Verdana" panose="020B0604030504040204" pitchFamily="34" charset="0"/>
              <a:ea typeface="Verdana" panose="020B0604030504040204" pitchFamily="34" charset="0"/>
              <a:cs typeface="Verdana" panose="020B0604030504040204" pitchFamily="34" charset="0"/>
            </a:defRPr>
          </a:pPr>
          <a:endParaRPr lang="fr-FR"/>
        </a:p>
      </c:txPr>
    </c:legend>
    <c:plotVisOnly val="1"/>
    <c:dispBlanksAs val="gap"/>
    <c:showDLblsOverMax val="0"/>
  </c:chart>
  <c:spPr>
    <a:ln>
      <a:noFill/>
    </a:ln>
  </c:sp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Feuil1!$C$27:$C$28</c:f>
              <c:strCache>
                <c:ptCount val="1"/>
                <c:pt idx="0">
                  <c:v>CA DP %du segment dans le CA du groupe</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Feuil1!$B$29:$B$32</c:f>
              <c:strCache>
                <c:ptCount val="4"/>
                <c:pt idx="0">
                  <c:v>PeP</c:v>
                </c:pt>
                <c:pt idx="1">
                  <c:v>Express</c:v>
                </c:pt>
                <c:pt idx="2">
                  <c:v>Global Forwarding</c:v>
                </c:pt>
                <c:pt idx="3">
                  <c:v>Supply Chain</c:v>
                </c:pt>
              </c:strCache>
            </c:strRef>
          </c:cat>
          <c:val>
            <c:numRef>
              <c:f>Feuil1!$C$29:$C$32</c:f>
              <c:numCache>
                <c:formatCode>0.00%</c:formatCode>
                <c:ptCount val="4"/>
                <c:pt idx="0">
                  <c:v>0.272345095390849</c:v>
                </c:pt>
                <c:pt idx="1">
                  <c:v>0.23064325510720901</c:v>
                </c:pt>
                <c:pt idx="2">
                  <c:v>0.25139287523214598</c:v>
                </c:pt>
                <c:pt idx="3">
                  <c:v>0.26660476110079401</c:v>
                </c:pt>
              </c:numCache>
            </c:numRef>
          </c:val>
          <c:extLst>
            <c:ext xmlns:c16="http://schemas.microsoft.com/office/drawing/2014/chart" uri="{C3380CC4-5D6E-409C-BE32-E72D297353CC}">
              <c16:uniqueId val="{00000000-41EF-4E81-BEC7-2BD39F6BEB93}"/>
            </c:ext>
          </c:extLst>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spPr>
    <a:ln>
      <a:noFill/>
    </a:ln>
  </c:sp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Feuil1!$H$29:$H$31</c:f>
              <c:strCache>
                <c:ptCount val="3"/>
                <c:pt idx="0">
                  <c:v>UKPIL</c:v>
                </c:pt>
                <c:pt idx="1">
                  <c:v>GLS</c:v>
                </c:pt>
                <c:pt idx="2">
                  <c:v>Autre</c:v>
                </c:pt>
              </c:strCache>
            </c:strRef>
          </c:cat>
          <c:val>
            <c:numRef>
              <c:f>Feuil1!$I$29:$I$31</c:f>
              <c:numCache>
                <c:formatCode>0.00%</c:formatCode>
                <c:ptCount val="3"/>
                <c:pt idx="0">
                  <c:v>0.82866717111663601</c:v>
                </c:pt>
                <c:pt idx="1">
                  <c:v>0.170792346773322</c:v>
                </c:pt>
                <c:pt idx="2">
                  <c:v>5.4048211004215801E-4</c:v>
                </c:pt>
              </c:numCache>
            </c:numRef>
          </c:val>
          <c:extLst>
            <c:ext xmlns:c16="http://schemas.microsoft.com/office/drawing/2014/chart" uri="{C3380CC4-5D6E-409C-BE32-E72D297353CC}">
              <c16:uniqueId val="{00000000-0E43-46DC-90E4-989336D3FDEF}"/>
            </c:ext>
          </c:extLst>
        </c:ser>
        <c:ser>
          <c:idx val="1"/>
          <c:order val="1"/>
          <c:cat>
            <c:strRef>
              <c:f>Feuil1!$H$29:$H$31</c:f>
              <c:strCache>
                <c:ptCount val="3"/>
                <c:pt idx="0">
                  <c:v>UKPIL</c:v>
                </c:pt>
                <c:pt idx="1">
                  <c:v>GLS</c:v>
                </c:pt>
                <c:pt idx="2">
                  <c:v>Autre</c:v>
                </c:pt>
              </c:strCache>
            </c:strRef>
          </c:cat>
          <c:val>
            <c:numRef>
              <c:f>Feuil1!$J$29:$J$31</c:f>
              <c:numCache>
                <c:formatCode>General</c:formatCode>
                <c:ptCount val="3"/>
                <c:pt idx="0">
                  <c:v>7666</c:v>
                </c:pt>
                <c:pt idx="1">
                  <c:v>1580</c:v>
                </c:pt>
                <c:pt idx="2">
                  <c:v>5</c:v>
                </c:pt>
              </c:numCache>
            </c:numRef>
          </c:val>
          <c:extLst>
            <c:ext xmlns:c16="http://schemas.microsoft.com/office/drawing/2014/chart" uri="{C3380CC4-5D6E-409C-BE32-E72D297353CC}">
              <c16:uniqueId val="{00000001-0E43-46DC-90E4-989336D3FDEF}"/>
            </c:ext>
          </c:extLst>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spPr>
    <a:ln>
      <a:noFill/>
    </a:ln>
  </c:sp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Feuil1!$C$52</c:f>
              <c:strCache>
                <c:ptCount val="1"/>
                <c:pt idx="0">
                  <c:v>% du segment dans le CA du groupe</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Feuil1!$B$53:$B$56</c:f>
              <c:strCache>
                <c:ptCount val="4"/>
                <c:pt idx="0">
                  <c:v>Postal and Business Services</c:v>
                </c:pt>
                <c:pt idx="1">
                  <c:v>Financial Services</c:v>
                </c:pt>
                <c:pt idx="2">
                  <c:v>Insurance Services</c:v>
                </c:pt>
                <c:pt idx="3">
                  <c:v>Other Services</c:v>
                </c:pt>
              </c:strCache>
            </c:strRef>
          </c:cat>
          <c:val>
            <c:numRef>
              <c:f>Feuil1!$C$53:$C$56</c:f>
              <c:numCache>
                <c:formatCode>0.00%</c:formatCode>
                <c:ptCount val="4"/>
                <c:pt idx="0">
                  <c:v>0.126646930609324</c:v>
                </c:pt>
                <c:pt idx="1">
                  <c:v>0.16877582224535601</c:v>
                </c:pt>
                <c:pt idx="2">
                  <c:v>0.69667198022056698</c:v>
                </c:pt>
                <c:pt idx="3">
                  <c:v>7.9052669247535699E-3</c:v>
                </c:pt>
              </c:numCache>
            </c:numRef>
          </c:val>
          <c:extLst>
            <c:ext xmlns:c16="http://schemas.microsoft.com/office/drawing/2014/chart" uri="{C3380CC4-5D6E-409C-BE32-E72D297353CC}">
              <c16:uniqueId val="{00000000-3A58-4910-AB72-300EAC1538A9}"/>
            </c:ext>
          </c:extLst>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Feuil1!$A$77</c:f>
              <c:strCache>
                <c:ptCount val="1"/>
                <c:pt idx="0">
                  <c:v>GeoPost</c:v>
                </c:pt>
              </c:strCache>
            </c:strRef>
          </c:tx>
          <c:marker>
            <c:symbol val="diamond"/>
            <c:size val="3"/>
          </c:marker>
          <c:cat>
            <c:numRef>
              <c:f>Feuil1!$B$76:$G$76</c:f>
              <c:numCache>
                <c:formatCode>General</c:formatCode>
                <c:ptCount val="6"/>
                <c:pt idx="0">
                  <c:v>2010</c:v>
                </c:pt>
                <c:pt idx="1">
                  <c:v>2011</c:v>
                </c:pt>
                <c:pt idx="2">
                  <c:v>2012</c:v>
                </c:pt>
                <c:pt idx="3">
                  <c:v>2013</c:v>
                </c:pt>
                <c:pt idx="4">
                  <c:v>2014</c:v>
                </c:pt>
                <c:pt idx="5">
                  <c:v>2015</c:v>
                </c:pt>
              </c:numCache>
            </c:numRef>
          </c:cat>
          <c:val>
            <c:numRef>
              <c:f>Feuil1!$B$77:$G$77</c:f>
              <c:numCache>
                <c:formatCode>General</c:formatCode>
                <c:ptCount val="6"/>
                <c:pt idx="0">
                  <c:v>6.3</c:v>
                </c:pt>
                <c:pt idx="1">
                  <c:v>7.3</c:v>
                </c:pt>
                <c:pt idx="2">
                  <c:v>7.2</c:v>
                </c:pt>
                <c:pt idx="3">
                  <c:v>7.2</c:v>
                </c:pt>
                <c:pt idx="4">
                  <c:v>5.6</c:v>
                </c:pt>
                <c:pt idx="5">
                  <c:v>4.7</c:v>
                </c:pt>
              </c:numCache>
            </c:numRef>
          </c:val>
          <c:smooth val="0"/>
          <c:extLst>
            <c:ext xmlns:c16="http://schemas.microsoft.com/office/drawing/2014/chart" uri="{C3380CC4-5D6E-409C-BE32-E72D297353CC}">
              <c16:uniqueId val="{00000000-758D-46CB-AB91-DCC567DE4D71}"/>
            </c:ext>
          </c:extLst>
        </c:ser>
        <c:ser>
          <c:idx val="1"/>
          <c:order val="1"/>
          <c:tx>
            <c:strRef>
              <c:f>Feuil1!$A$78</c:f>
              <c:strCache>
                <c:ptCount val="1"/>
                <c:pt idx="0">
                  <c:v>GeoPost hors France</c:v>
                </c:pt>
              </c:strCache>
            </c:strRef>
          </c:tx>
          <c:spPr>
            <a:ln>
              <a:solidFill>
                <a:schemeClr val="accent1">
                  <a:lumMod val="60000"/>
                  <a:lumOff val="40000"/>
                </a:schemeClr>
              </a:solidFill>
            </a:ln>
          </c:spPr>
          <c:marker>
            <c:symbol val="square"/>
            <c:size val="3"/>
            <c:spPr>
              <a:solidFill>
                <a:schemeClr val="accent1">
                  <a:lumMod val="60000"/>
                  <a:lumOff val="40000"/>
                </a:schemeClr>
              </a:solidFill>
              <a:ln>
                <a:solidFill>
                  <a:schemeClr val="accent1">
                    <a:lumMod val="60000"/>
                    <a:lumOff val="40000"/>
                  </a:schemeClr>
                </a:solidFill>
              </a:ln>
            </c:spPr>
          </c:marker>
          <c:val>
            <c:numRef>
              <c:f>Feuil1!$B$78:$G$78</c:f>
              <c:numCache>
                <c:formatCode>General</c:formatCode>
                <c:ptCount val="6"/>
                <c:pt idx="0">
                  <c:v>7.6</c:v>
                </c:pt>
                <c:pt idx="1">
                  <c:v>7</c:v>
                </c:pt>
                <c:pt idx="2">
                  <c:v>7.9</c:v>
                </c:pt>
                <c:pt idx="3">
                  <c:v>7.7</c:v>
                </c:pt>
                <c:pt idx="4">
                  <c:v>6.9</c:v>
                </c:pt>
                <c:pt idx="5">
                  <c:v>7.1</c:v>
                </c:pt>
              </c:numCache>
            </c:numRef>
          </c:val>
          <c:smooth val="0"/>
          <c:extLst>
            <c:ext xmlns:c16="http://schemas.microsoft.com/office/drawing/2014/chart" uri="{C3380CC4-5D6E-409C-BE32-E72D297353CC}">
              <c16:uniqueId val="{00000001-758D-46CB-AB91-DCC567DE4D71}"/>
            </c:ext>
          </c:extLst>
        </c:ser>
        <c:ser>
          <c:idx val="2"/>
          <c:order val="2"/>
          <c:tx>
            <c:strRef>
              <c:f>Feuil1!$A$79</c:f>
              <c:strCache>
                <c:ptCount val="1"/>
                <c:pt idx="0">
                  <c:v>DHL</c:v>
                </c:pt>
              </c:strCache>
            </c:strRef>
          </c:tx>
          <c:marker>
            <c:symbol val="triangle"/>
            <c:size val="4"/>
          </c:marker>
          <c:val>
            <c:numRef>
              <c:f>Feuil1!$B$79:$G$79</c:f>
              <c:numCache>
                <c:formatCode>General</c:formatCode>
                <c:ptCount val="6"/>
                <c:pt idx="0">
                  <c:v>4.5</c:v>
                </c:pt>
                <c:pt idx="1">
                  <c:v>7.8</c:v>
                </c:pt>
                <c:pt idx="2">
                  <c:v>8.7000000000000011</c:v>
                </c:pt>
                <c:pt idx="3">
                  <c:v>9.2000000000000011</c:v>
                </c:pt>
                <c:pt idx="4">
                  <c:v>10.1</c:v>
                </c:pt>
                <c:pt idx="5">
                  <c:v>10.200000000000001</c:v>
                </c:pt>
              </c:numCache>
            </c:numRef>
          </c:val>
          <c:smooth val="0"/>
          <c:extLst>
            <c:ext xmlns:c16="http://schemas.microsoft.com/office/drawing/2014/chart" uri="{C3380CC4-5D6E-409C-BE32-E72D297353CC}">
              <c16:uniqueId val="{00000002-758D-46CB-AB91-DCC567DE4D71}"/>
            </c:ext>
          </c:extLst>
        </c:ser>
        <c:ser>
          <c:idx val="3"/>
          <c:order val="3"/>
          <c:tx>
            <c:strRef>
              <c:f>Feuil1!$A$80</c:f>
              <c:strCache>
                <c:ptCount val="1"/>
                <c:pt idx="0">
                  <c:v>TNT</c:v>
                </c:pt>
              </c:strCache>
            </c:strRef>
          </c:tx>
          <c:marker>
            <c:symbol val="x"/>
            <c:size val="3"/>
          </c:marker>
          <c:val>
            <c:numRef>
              <c:f>Feuil1!$B$80:$G$80</c:f>
              <c:numCache>
                <c:formatCode>General</c:formatCode>
                <c:ptCount val="6"/>
                <c:pt idx="0">
                  <c:v>4.5999999999999996</c:v>
                </c:pt>
                <c:pt idx="1">
                  <c:v>3.1</c:v>
                </c:pt>
                <c:pt idx="2">
                  <c:v>3.8</c:v>
                </c:pt>
                <c:pt idx="3">
                  <c:v>2.5</c:v>
                </c:pt>
                <c:pt idx="4">
                  <c:v>3.1</c:v>
                </c:pt>
                <c:pt idx="5">
                  <c:v>2.2000000000000002</c:v>
                </c:pt>
              </c:numCache>
            </c:numRef>
          </c:val>
          <c:smooth val="0"/>
          <c:extLst>
            <c:ext xmlns:c16="http://schemas.microsoft.com/office/drawing/2014/chart" uri="{C3380CC4-5D6E-409C-BE32-E72D297353CC}">
              <c16:uniqueId val="{00000003-758D-46CB-AB91-DCC567DE4D71}"/>
            </c:ext>
          </c:extLst>
        </c:ser>
        <c:ser>
          <c:idx val="4"/>
          <c:order val="4"/>
          <c:tx>
            <c:strRef>
              <c:f>Feuil1!$A$81</c:f>
              <c:strCache>
                <c:ptCount val="1"/>
                <c:pt idx="0">
                  <c:v>GLS</c:v>
                </c:pt>
              </c:strCache>
            </c:strRef>
          </c:tx>
          <c:spPr>
            <a:ln>
              <a:solidFill>
                <a:schemeClr val="accent2">
                  <a:lumMod val="75000"/>
                </a:schemeClr>
              </a:solidFill>
            </a:ln>
          </c:spPr>
          <c:marker>
            <c:symbol val="star"/>
            <c:size val="3"/>
            <c:spPr>
              <a:ln>
                <a:solidFill>
                  <a:schemeClr val="accent2">
                    <a:lumMod val="75000"/>
                  </a:schemeClr>
                </a:solidFill>
              </a:ln>
            </c:spPr>
          </c:marker>
          <c:val>
            <c:numRef>
              <c:f>Feuil1!$B$81:$G$81</c:f>
              <c:numCache>
                <c:formatCode>General</c:formatCode>
                <c:ptCount val="6"/>
                <c:pt idx="0">
                  <c:v>7.4</c:v>
                </c:pt>
                <c:pt idx="1">
                  <c:v>7.4</c:v>
                </c:pt>
                <c:pt idx="2">
                  <c:v>6.5</c:v>
                </c:pt>
                <c:pt idx="3">
                  <c:v>6.7</c:v>
                </c:pt>
                <c:pt idx="4">
                  <c:v>8.2000000000000011</c:v>
                </c:pt>
                <c:pt idx="5">
                  <c:v>7.9</c:v>
                </c:pt>
              </c:numCache>
            </c:numRef>
          </c:val>
          <c:smooth val="0"/>
          <c:extLst>
            <c:ext xmlns:c16="http://schemas.microsoft.com/office/drawing/2014/chart" uri="{C3380CC4-5D6E-409C-BE32-E72D297353CC}">
              <c16:uniqueId val="{00000004-758D-46CB-AB91-DCC567DE4D71}"/>
            </c:ext>
          </c:extLst>
        </c:ser>
        <c:dLbls>
          <c:showLegendKey val="0"/>
          <c:showVal val="0"/>
          <c:showCatName val="0"/>
          <c:showSerName val="0"/>
          <c:showPercent val="0"/>
          <c:showBubbleSize val="0"/>
        </c:dLbls>
        <c:marker val="1"/>
        <c:smooth val="0"/>
        <c:axId val="130857984"/>
        <c:axId val="39088064"/>
      </c:lineChart>
      <c:catAx>
        <c:axId val="130857984"/>
        <c:scaling>
          <c:orientation val="minMax"/>
        </c:scaling>
        <c:delete val="0"/>
        <c:axPos val="b"/>
        <c:numFmt formatCode="General" sourceLinked="1"/>
        <c:majorTickMark val="out"/>
        <c:minorTickMark val="none"/>
        <c:tickLblPos val="nextTo"/>
        <c:crossAx val="39088064"/>
        <c:crosses val="autoZero"/>
        <c:auto val="1"/>
        <c:lblAlgn val="ctr"/>
        <c:lblOffset val="100"/>
        <c:noMultiLvlLbl val="0"/>
      </c:catAx>
      <c:valAx>
        <c:axId val="39088064"/>
        <c:scaling>
          <c:orientation val="minMax"/>
          <c:min val="2"/>
        </c:scaling>
        <c:delete val="0"/>
        <c:axPos val="l"/>
        <c:majorGridlines/>
        <c:title>
          <c:tx>
            <c:rich>
              <a:bodyPr rot="-5400000" vert="horz"/>
              <a:lstStyle/>
              <a:p>
                <a:pPr>
                  <a:defRPr/>
                </a:pPr>
                <a:r>
                  <a:rPr lang="fr-FR" b="0"/>
                  <a:t>EBIT/CA</a:t>
                </a:r>
                <a:r>
                  <a:rPr lang="fr-FR" b="0" baseline="0"/>
                  <a:t> (en %)</a:t>
                </a:r>
                <a:endParaRPr lang="fr-FR" b="0"/>
              </a:p>
            </c:rich>
          </c:tx>
          <c:layout>
            <c:manualLayout>
              <c:xMode val="edge"/>
              <c:yMode val="edge"/>
              <c:x val="1.9716574245224903E-2"/>
              <c:y val="7.1402376786235081E-2"/>
            </c:manualLayout>
          </c:layout>
          <c:overlay val="0"/>
        </c:title>
        <c:numFmt formatCode="General" sourceLinked="1"/>
        <c:majorTickMark val="out"/>
        <c:minorTickMark val="none"/>
        <c:tickLblPos val="nextTo"/>
        <c:crossAx val="130857984"/>
        <c:crosses val="autoZero"/>
        <c:crossBetween val="between"/>
        <c:majorUnit val="2"/>
      </c:valAx>
    </c:plotArea>
    <c:legend>
      <c:legendPos val="r"/>
      <c:overlay val="0"/>
    </c:legend>
    <c:plotVisOnly val="1"/>
    <c:dispBlanksAs val="gap"/>
    <c:showDLblsOverMax val="0"/>
  </c:chart>
  <c:spPr>
    <a:ln>
      <a:noFill/>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stacked"/>
        <c:varyColors val="0"/>
        <c:ser>
          <c:idx val="0"/>
          <c:order val="0"/>
          <c:tx>
            <c:strRef>
              <c:f>Feuil1!$A$22</c:f>
              <c:strCache>
                <c:ptCount val="1"/>
                <c:pt idx="0">
                  <c:v>CA Courrier</c:v>
                </c:pt>
              </c:strCache>
            </c:strRef>
          </c:tx>
          <c:spPr>
            <a:ln>
              <a:solidFill>
                <a:sysClr val="windowText" lastClr="000000"/>
              </a:solidFill>
            </a:ln>
          </c:spPr>
          <c:invertIfNegative val="0"/>
          <c:cat>
            <c:numRef>
              <c:f>Feuil1!$B$21:$F$21</c:f>
              <c:numCache>
                <c:formatCode>General</c:formatCode>
                <c:ptCount val="5"/>
                <c:pt idx="0">
                  <c:v>2011</c:v>
                </c:pt>
                <c:pt idx="1">
                  <c:v>2012</c:v>
                </c:pt>
                <c:pt idx="2">
                  <c:v>2013</c:v>
                </c:pt>
                <c:pt idx="3">
                  <c:v>2014</c:v>
                </c:pt>
                <c:pt idx="4">
                  <c:v>2015</c:v>
                </c:pt>
              </c:numCache>
            </c:numRef>
          </c:cat>
          <c:val>
            <c:numRef>
              <c:f>Feuil1!$B$22:$F$22</c:f>
              <c:numCache>
                <c:formatCode>General</c:formatCode>
                <c:ptCount val="5"/>
                <c:pt idx="0">
                  <c:v>86.2</c:v>
                </c:pt>
                <c:pt idx="1">
                  <c:v>99.6</c:v>
                </c:pt>
                <c:pt idx="2">
                  <c:v>112.8</c:v>
                </c:pt>
                <c:pt idx="3">
                  <c:v>141.19999999999999</c:v>
                </c:pt>
                <c:pt idx="4">
                  <c:v>137.1</c:v>
                </c:pt>
              </c:numCache>
            </c:numRef>
          </c:val>
          <c:extLst>
            <c:ext xmlns:c16="http://schemas.microsoft.com/office/drawing/2014/chart" uri="{C3380CC4-5D6E-409C-BE32-E72D297353CC}">
              <c16:uniqueId val="{00000000-DEA4-4AB4-9A12-AA99D920255D}"/>
            </c:ext>
          </c:extLst>
        </c:ser>
        <c:ser>
          <c:idx val="1"/>
          <c:order val="1"/>
          <c:tx>
            <c:strRef>
              <c:f>Feuil1!$A$23</c:f>
              <c:strCache>
                <c:ptCount val="1"/>
                <c:pt idx="0">
                  <c:v>CA Colis</c:v>
                </c:pt>
              </c:strCache>
            </c:strRef>
          </c:tx>
          <c:spPr>
            <a:ln>
              <a:solidFill>
                <a:sysClr val="windowText" lastClr="000000"/>
              </a:solidFill>
            </a:ln>
          </c:spPr>
          <c:invertIfNegative val="0"/>
          <c:cat>
            <c:numRef>
              <c:f>Feuil1!$B$21:$F$21</c:f>
              <c:numCache>
                <c:formatCode>General</c:formatCode>
                <c:ptCount val="5"/>
                <c:pt idx="0">
                  <c:v>2011</c:v>
                </c:pt>
                <c:pt idx="1">
                  <c:v>2012</c:v>
                </c:pt>
                <c:pt idx="2">
                  <c:v>2013</c:v>
                </c:pt>
                <c:pt idx="3">
                  <c:v>2014</c:v>
                </c:pt>
                <c:pt idx="4">
                  <c:v>2015</c:v>
                </c:pt>
              </c:numCache>
            </c:numRef>
          </c:cat>
          <c:val>
            <c:numRef>
              <c:f>Feuil1!$B$23:$F$23</c:f>
              <c:numCache>
                <c:formatCode>General</c:formatCode>
                <c:ptCount val="5"/>
                <c:pt idx="0">
                  <c:v>0</c:v>
                </c:pt>
                <c:pt idx="1">
                  <c:v>0</c:v>
                </c:pt>
                <c:pt idx="2">
                  <c:v>35.700000000000003</c:v>
                </c:pt>
                <c:pt idx="3">
                  <c:v>31.6</c:v>
                </c:pt>
                <c:pt idx="4">
                  <c:v>34.300000000000004</c:v>
                </c:pt>
              </c:numCache>
            </c:numRef>
          </c:val>
          <c:extLst>
            <c:ext xmlns:c16="http://schemas.microsoft.com/office/drawing/2014/chart" uri="{C3380CC4-5D6E-409C-BE32-E72D297353CC}">
              <c16:uniqueId val="{00000001-DEA4-4AB4-9A12-AA99D920255D}"/>
            </c:ext>
          </c:extLst>
        </c:ser>
        <c:dLbls>
          <c:showLegendKey val="0"/>
          <c:showVal val="0"/>
          <c:showCatName val="0"/>
          <c:showSerName val="0"/>
          <c:showPercent val="0"/>
          <c:showBubbleSize val="0"/>
        </c:dLbls>
        <c:gapWidth val="150"/>
        <c:overlap val="100"/>
        <c:axId val="130860544"/>
        <c:axId val="54152000"/>
      </c:barChart>
      <c:lineChart>
        <c:grouping val="standard"/>
        <c:varyColors val="0"/>
        <c:ser>
          <c:idx val="2"/>
          <c:order val="2"/>
          <c:tx>
            <c:strRef>
              <c:f>Feuil1!$A$24</c:f>
              <c:strCache>
                <c:ptCount val="1"/>
                <c:pt idx="0">
                  <c:v>Total</c:v>
                </c:pt>
              </c:strCache>
            </c:strRef>
          </c:tx>
          <c:spPr>
            <a:ln>
              <a:noFill/>
            </a:ln>
          </c:spPr>
          <c:marker>
            <c:symbol val="none"/>
          </c:marker>
          <c:dLbls>
            <c:dLbl>
              <c:idx val="2"/>
              <c:layout>
                <c:manualLayout>
                  <c:x val="-5.5243219597550255E-2"/>
                  <c:y val="-7.45487022455526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EA4-4AB4-9A12-AA99D920255D}"/>
                </c:ext>
              </c:extLst>
            </c:dLbl>
            <c:dLbl>
              <c:idx val="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EA4-4AB4-9A12-AA99D920255D}"/>
                </c:ext>
              </c:extLst>
            </c:dLbl>
            <c:dLbl>
              <c:idx val="4"/>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EA4-4AB4-9A12-AA99D920255D}"/>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cat>
            <c:numRef>
              <c:f>Feuil1!$B$21:$F$21</c:f>
              <c:numCache>
                <c:formatCode>General</c:formatCode>
                <c:ptCount val="5"/>
                <c:pt idx="0">
                  <c:v>2011</c:v>
                </c:pt>
                <c:pt idx="1">
                  <c:v>2012</c:v>
                </c:pt>
                <c:pt idx="2">
                  <c:v>2013</c:v>
                </c:pt>
                <c:pt idx="3">
                  <c:v>2014</c:v>
                </c:pt>
                <c:pt idx="4">
                  <c:v>2015</c:v>
                </c:pt>
              </c:numCache>
            </c:numRef>
          </c:cat>
          <c:val>
            <c:numRef>
              <c:f>Feuil1!$B$24:$F$24</c:f>
              <c:numCache>
                <c:formatCode>General</c:formatCode>
                <c:ptCount val="5"/>
                <c:pt idx="0">
                  <c:v>0</c:v>
                </c:pt>
                <c:pt idx="1">
                  <c:v>0</c:v>
                </c:pt>
                <c:pt idx="2">
                  <c:v>148.5</c:v>
                </c:pt>
                <c:pt idx="3">
                  <c:v>172.8</c:v>
                </c:pt>
                <c:pt idx="4">
                  <c:v>171.4</c:v>
                </c:pt>
              </c:numCache>
            </c:numRef>
          </c:val>
          <c:smooth val="0"/>
          <c:extLst>
            <c:ext xmlns:c16="http://schemas.microsoft.com/office/drawing/2014/chart" uri="{C3380CC4-5D6E-409C-BE32-E72D297353CC}">
              <c16:uniqueId val="{00000005-DEA4-4AB4-9A12-AA99D920255D}"/>
            </c:ext>
          </c:extLst>
        </c:ser>
        <c:dLbls>
          <c:showLegendKey val="0"/>
          <c:showVal val="0"/>
          <c:showCatName val="0"/>
          <c:showSerName val="0"/>
          <c:showPercent val="0"/>
          <c:showBubbleSize val="0"/>
        </c:dLbls>
        <c:marker val="1"/>
        <c:smooth val="0"/>
        <c:axId val="130861056"/>
        <c:axId val="54153152"/>
      </c:lineChart>
      <c:catAx>
        <c:axId val="130860544"/>
        <c:scaling>
          <c:orientation val="minMax"/>
        </c:scaling>
        <c:delete val="0"/>
        <c:axPos val="b"/>
        <c:numFmt formatCode="General" sourceLinked="1"/>
        <c:majorTickMark val="out"/>
        <c:minorTickMark val="none"/>
        <c:tickLblPos val="nextTo"/>
        <c:crossAx val="54152000"/>
        <c:crosses val="autoZero"/>
        <c:auto val="1"/>
        <c:lblAlgn val="ctr"/>
        <c:lblOffset val="100"/>
        <c:noMultiLvlLbl val="0"/>
      </c:catAx>
      <c:valAx>
        <c:axId val="54152000"/>
        <c:scaling>
          <c:orientation val="minMax"/>
        </c:scaling>
        <c:delete val="0"/>
        <c:axPos val="l"/>
        <c:majorGridlines/>
        <c:numFmt formatCode="General" sourceLinked="1"/>
        <c:majorTickMark val="out"/>
        <c:minorTickMark val="none"/>
        <c:tickLblPos val="nextTo"/>
        <c:crossAx val="130860544"/>
        <c:crosses val="autoZero"/>
        <c:crossBetween val="between"/>
      </c:valAx>
      <c:valAx>
        <c:axId val="54153152"/>
        <c:scaling>
          <c:orientation val="minMax"/>
        </c:scaling>
        <c:delete val="0"/>
        <c:axPos val="r"/>
        <c:numFmt formatCode="General" sourceLinked="1"/>
        <c:majorTickMark val="out"/>
        <c:minorTickMark val="none"/>
        <c:tickLblPos val="nextTo"/>
        <c:crossAx val="130861056"/>
        <c:crosses val="max"/>
        <c:crossBetween val="between"/>
      </c:valAx>
      <c:catAx>
        <c:axId val="130861056"/>
        <c:scaling>
          <c:orientation val="minMax"/>
        </c:scaling>
        <c:delete val="1"/>
        <c:axPos val="t"/>
        <c:numFmt formatCode="General" sourceLinked="1"/>
        <c:majorTickMark val="out"/>
        <c:minorTickMark val="none"/>
        <c:tickLblPos val="none"/>
        <c:crossAx val="54153152"/>
        <c:crosses val="max"/>
        <c:auto val="1"/>
        <c:lblAlgn val="ctr"/>
        <c:lblOffset val="100"/>
        <c:noMultiLvlLbl val="0"/>
      </c:catAx>
    </c:plotArea>
    <c:legend>
      <c:legendPos val="r"/>
      <c:legendEntry>
        <c:idx val="2"/>
        <c:delete val="1"/>
      </c:legendEntry>
      <c:overlay val="0"/>
    </c:legend>
    <c:plotVisOnly val="1"/>
    <c:dispBlanksAs val="gap"/>
    <c:showDLblsOverMax val="0"/>
  </c:chart>
  <c:spPr>
    <a:ln>
      <a:noFill/>
    </a:ln>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973021401171008E-2"/>
          <c:y val="8.0892675300833342E-2"/>
          <c:w val="0.86469355847871598"/>
          <c:h val="0.73658161582261239"/>
        </c:manualLayout>
      </c:layout>
      <c:lineChart>
        <c:grouping val="standard"/>
        <c:varyColors val="0"/>
        <c:ser>
          <c:idx val="0"/>
          <c:order val="0"/>
          <c:tx>
            <c:strRef>
              <c:f>Feuil1!$A$36</c:f>
              <c:strCache>
                <c:ptCount val="1"/>
                <c:pt idx="0">
                  <c:v>Part des ventes de produits de courrier sur internet (en %)</c:v>
                </c:pt>
              </c:strCache>
            </c:strRef>
          </c:tx>
          <c:spPr>
            <a:ln>
              <a:solidFill>
                <a:schemeClr val="accent4">
                  <a:lumMod val="75000"/>
                </a:schemeClr>
              </a:solidFill>
            </a:ln>
          </c:spPr>
          <c:marker>
            <c:symbol val="circle"/>
            <c:size val="5"/>
            <c:spPr>
              <a:solidFill>
                <a:srgbClr val="7030A0"/>
              </a:solidFill>
              <a:ln>
                <a:solidFill>
                  <a:schemeClr val="accent4">
                    <a:lumMod val="75000"/>
                  </a:schemeClr>
                </a:solidFill>
              </a:ln>
            </c:spPr>
          </c:marker>
          <c:cat>
            <c:numRef>
              <c:f>Feuil1!$B$35:$F$35</c:f>
              <c:numCache>
                <c:formatCode>General</c:formatCode>
                <c:ptCount val="5"/>
                <c:pt idx="0">
                  <c:v>2011</c:v>
                </c:pt>
                <c:pt idx="1">
                  <c:v>2012</c:v>
                </c:pt>
                <c:pt idx="2">
                  <c:v>2013</c:v>
                </c:pt>
                <c:pt idx="3">
                  <c:v>2014</c:v>
                </c:pt>
                <c:pt idx="4">
                  <c:v>2015</c:v>
                </c:pt>
              </c:numCache>
            </c:numRef>
          </c:cat>
          <c:val>
            <c:numRef>
              <c:f>Feuil1!$B$36:$F$36</c:f>
              <c:numCache>
                <c:formatCode>0.00%</c:formatCode>
                <c:ptCount val="5"/>
                <c:pt idx="0">
                  <c:v>3.7999999999999999E-2</c:v>
                </c:pt>
                <c:pt idx="1">
                  <c:v>4.3999999999999997E-2</c:v>
                </c:pt>
                <c:pt idx="2">
                  <c:v>5.1000000000000004E-2</c:v>
                </c:pt>
                <c:pt idx="3">
                  <c:v>6.1000000000000013E-2</c:v>
                </c:pt>
                <c:pt idx="4">
                  <c:v>6.200000000000002E-2</c:v>
                </c:pt>
              </c:numCache>
            </c:numRef>
          </c:val>
          <c:smooth val="0"/>
          <c:extLst>
            <c:ext xmlns:c16="http://schemas.microsoft.com/office/drawing/2014/chart" uri="{C3380CC4-5D6E-409C-BE32-E72D297353CC}">
              <c16:uniqueId val="{00000000-BC70-4476-9755-60F77215359E}"/>
            </c:ext>
          </c:extLst>
        </c:ser>
        <c:dLbls>
          <c:showLegendKey val="0"/>
          <c:showVal val="0"/>
          <c:showCatName val="0"/>
          <c:showSerName val="0"/>
          <c:showPercent val="0"/>
          <c:showBubbleSize val="0"/>
        </c:dLbls>
        <c:marker val="1"/>
        <c:smooth val="0"/>
        <c:axId val="131201536"/>
        <c:axId val="65482112"/>
      </c:lineChart>
      <c:catAx>
        <c:axId val="131201536"/>
        <c:scaling>
          <c:orientation val="minMax"/>
        </c:scaling>
        <c:delete val="0"/>
        <c:axPos val="b"/>
        <c:numFmt formatCode="General" sourceLinked="1"/>
        <c:majorTickMark val="out"/>
        <c:minorTickMark val="none"/>
        <c:tickLblPos val="nextTo"/>
        <c:crossAx val="65482112"/>
        <c:crosses val="autoZero"/>
        <c:auto val="1"/>
        <c:lblAlgn val="ctr"/>
        <c:lblOffset val="100"/>
        <c:noMultiLvlLbl val="0"/>
      </c:catAx>
      <c:valAx>
        <c:axId val="65482112"/>
        <c:scaling>
          <c:orientation val="minMax"/>
          <c:min val="2.0000000000000011E-2"/>
        </c:scaling>
        <c:delete val="0"/>
        <c:axPos val="l"/>
        <c:majorGridlines/>
        <c:numFmt formatCode="0%" sourceLinked="0"/>
        <c:majorTickMark val="out"/>
        <c:minorTickMark val="none"/>
        <c:tickLblPos val="nextTo"/>
        <c:crossAx val="131201536"/>
        <c:crosses val="autoZero"/>
        <c:crossBetween val="between"/>
        <c:majorUnit val="1.0000000000000005E-2"/>
      </c:valAx>
    </c:plotArea>
    <c:plotVisOnly val="1"/>
    <c:dispBlanksAs val="gap"/>
    <c:showDLblsOverMax val="0"/>
  </c:chart>
  <c:spPr>
    <a:ln>
      <a:noFill/>
    </a:ln>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stacked"/>
        <c:varyColors val="0"/>
        <c:ser>
          <c:idx val="1"/>
          <c:order val="0"/>
          <c:tx>
            <c:strRef>
              <c:f>'(S) Graphique n°3'!$A$8</c:f>
              <c:strCache>
                <c:ptCount val="1"/>
                <c:pt idx="0">
                  <c:v>Contribution à l’aménagement du territoire</c:v>
                </c:pt>
              </c:strCache>
            </c:strRef>
          </c:tx>
          <c:spPr>
            <a:ln>
              <a:solidFill>
                <a:sysClr val="windowText" lastClr="000000"/>
              </a:solidFill>
            </a:ln>
          </c:spPr>
          <c:invertIfNegative val="0"/>
          <c:cat>
            <c:numRef>
              <c:f>'(S) Graphique n°3'!$B$5:$G$5</c:f>
              <c:numCache>
                <c:formatCode>General</c:formatCode>
                <c:ptCount val="6"/>
                <c:pt idx="0">
                  <c:v>2010</c:v>
                </c:pt>
                <c:pt idx="1">
                  <c:v>2011</c:v>
                </c:pt>
                <c:pt idx="2">
                  <c:v>2012</c:v>
                </c:pt>
                <c:pt idx="3">
                  <c:v>2013</c:v>
                </c:pt>
                <c:pt idx="4">
                  <c:v>2014</c:v>
                </c:pt>
                <c:pt idx="5">
                  <c:v>2015</c:v>
                </c:pt>
              </c:numCache>
            </c:numRef>
          </c:cat>
          <c:val>
            <c:numRef>
              <c:f>'(S) Graphique n°3'!$B$8:$G$8</c:f>
              <c:numCache>
                <c:formatCode>General</c:formatCode>
                <c:ptCount val="6"/>
                <c:pt idx="0">
                  <c:v>153.6</c:v>
                </c:pt>
                <c:pt idx="1">
                  <c:v>171.5</c:v>
                </c:pt>
                <c:pt idx="2">
                  <c:v>169.4</c:v>
                </c:pt>
                <c:pt idx="3">
                  <c:v>168.1</c:v>
                </c:pt>
                <c:pt idx="4">
                  <c:v>171.2</c:v>
                </c:pt>
                <c:pt idx="5">
                  <c:v>169</c:v>
                </c:pt>
              </c:numCache>
            </c:numRef>
          </c:val>
          <c:extLst>
            <c:ext xmlns:c16="http://schemas.microsoft.com/office/drawing/2014/chart" uri="{C3380CC4-5D6E-409C-BE32-E72D297353CC}">
              <c16:uniqueId val="{00000000-32E4-4E81-8174-A08FDAC34AE9}"/>
            </c:ext>
          </c:extLst>
        </c:ser>
        <c:ser>
          <c:idx val="2"/>
          <c:order val="1"/>
          <c:tx>
            <c:strRef>
              <c:f>'(S) Graphique n°3'!$A$6</c:f>
              <c:strCache>
                <c:ptCount val="1"/>
                <c:pt idx="0">
                  <c:v>Accessibilité bancaire</c:v>
                </c:pt>
              </c:strCache>
            </c:strRef>
          </c:tx>
          <c:spPr>
            <a:ln>
              <a:solidFill>
                <a:sysClr val="windowText" lastClr="000000"/>
              </a:solidFill>
            </a:ln>
          </c:spPr>
          <c:invertIfNegative val="0"/>
          <c:cat>
            <c:numRef>
              <c:f>'(S) Graphique n°3'!$B$5:$G$5</c:f>
              <c:numCache>
                <c:formatCode>General</c:formatCode>
                <c:ptCount val="6"/>
                <c:pt idx="0">
                  <c:v>2010</c:v>
                </c:pt>
                <c:pt idx="1">
                  <c:v>2011</c:v>
                </c:pt>
                <c:pt idx="2">
                  <c:v>2012</c:v>
                </c:pt>
                <c:pt idx="3">
                  <c:v>2013</c:v>
                </c:pt>
                <c:pt idx="4">
                  <c:v>2014</c:v>
                </c:pt>
                <c:pt idx="5">
                  <c:v>2015</c:v>
                </c:pt>
              </c:numCache>
            </c:numRef>
          </c:cat>
          <c:val>
            <c:numRef>
              <c:f>'(S) Graphique n°3'!$B$6:$G$6</c:f>
              <c:numCache>
                <c:formatCode>General</c:formatCode>
                <c:ptCount val="6"/>
                <c:pt idx="0">
                  <c:v>270</c:v>
                </c:pt>
                <c:pt idx="1">
                  <c:v>260</c:v>
                </c:pt>
                <c:pt idx="2">
                  <c:v>250</c:v>
                </c:pt>
                <c:pt idx="3">
                  <c:v>246</c:v>
                </c:pt>
                <c:pt idx="4">
                  <c:v>242</c:v>
                </c:pt>
                <c:pt idx="5">
                  <c:v>235</c:v>
                </c:pt>
              </c:numCache>
            </c:numRef>
          </c:val>
          <c:extLst>
            <c:ext xmlns:c16="http://schemas.microsoft.com/office/drawing/2014/chart" uri="{C3380CC4-5D6E-409C-BE32-E72D297353CC}">
              <c16:uniqueId val="{00000001-32E4-4E81-8174-A08FDAC34AE9}"/>
            </c:ext>
          </c:extLst>
        </c:ser>
        <c:ser>
          <c:idx val="0"/>
          <c:order val="2"/>
          <c:tx>
            <c:strRef>
              <c:f>'(S) Graphique n°3'!$A$7</c:f>
              <c:strCache>
                <c:ptCount val="1"/>
                <c:pt idx="0">
                  <c:v>Transport et distribution de la presse*</c:v>
                </c:pt>
              </c:strCache>
            </c:strRef>
          </c:tx>
          <c:spPr>
            <a:ln>
              <a:solidFill>
                <a:sysClr val="windowText" lastClr="000000"/>
              </a:solidFill>
            </a:ln>
          </c:spPr>
          <c:invertIfNegative val="0"/>
          <c:cat>
            <c:numRef>
              <c:f>'(S) Graphique n°3'!$B$5:$G$5</c:f>
              <c:numCache>
                <c:formatCode>General</c:formatCode>
                <c:ptCount val="6"/>
                <c:pt idx="0">
                  <c:v>2010</c:v>
                </c:pt>
                <c:pt idx="1">
                  <c:v>2011</c:v>
                </c:pt>
                <c:pt idx="2">
                  <c:v>2012</c:v>
                </c:pt>
                <c:pt idx="3">
                  <c:v>2013</c:v>
                </c:pt>
                <c:pt idx="4">
                  <c:v>2014</c:v>
                </c:pt>
                <c:pt idx="5">
                  <c:v>2015</c:v>
                </c:pt>
              </c:numCache>
            </c:numRef>
          </c:cat>
          <c:val>
            <c:numRef>
              <c:f>'(S) Graphique n°3'!$B$7:$G$7</c:f>
              <c:numCache>
                <c:formatCode>General</c:formatCode>
                <c:ptCount val="6"/>
                <c:pt idx="0">
                  <c:v>267</c:v>
                </c:pt>
                <c:pt idx="1">
                  <c:v>268</c:v>
                </c:pt>
                <c:pt idx="2">
                  <c:v>261</c:v>
                </c:pt>
                <c:pt idx="3">
                  <c:v>248</c:v>
                </c:pt>
                <c:pt idx="4">
                  <c:v>150</c:v>
                </c:pt>
                <c:pt idx="5">
                  <c:v>130</c:v>
                </c:pt>
              </c:numCache>
            </c:numRef>
          </c:val>
          <c:extLst>
            <c:ext xmlns:c16="http://schemas.microsoft.com/office/drawing/2014/chart" uri="{C3380CC4-5D6E-409C-BE32-E72D297353CC}">
              <c16:uniqueId val="{00000002-32E4-4E81-8174-A08FDAC34AE9}"/>
            </c:ext>
          </c:extLst>
        </c:ser>
        <c:dLbls>
          <c:showLegendKey val="0"/>
          <c:showVal val="0"/>
          <c:showCatName val="0"/>
          <c:showSerName val="0"/>
          <c:showPercent val="0"/>
          <c:showBubbleSize val="0"/>
        </c:dLbls>
        <c:gapWidth val="150"/>
        <c:overlap val="100"/>
        <c:axId val="100609408"/>
        <c:axId val="100619392"/>
      </c:barChart>
      <c:lineChart>
        <c:grouping val="standard"/>
        <c:varyColors val="0"/>
        <c:ser>
          <c:idx val="3"/>
          <c:order val="3"/>
          <c:tx>
            <c:strRef>
              <c:f>'(S) Graphique n°3'!$A$9</c:f>
              <c:strCache>
                <c:ptCount val="1"/>
                <c:pt idx="0">
                  <c:v>TOTAL</c:v>
                </c:pt>
              </c:strCache>
            </c:strRef>
          </c:tx>
          <c:spPr>
            <a:ln>
              <a:noFill/>
            </a:ln>
          </c:spPr>
          <c:marker>
            <c:symbol val="none"/>
          </c:marker>
          <c:dLbls>
            <c:dLbl>
              <c:idx val="5"/>
              <c:layout>
                <c:manualLayout>
                  <c:x val="-3.6251837814878951E-2"/>
                  <c:y val="-4.51178175218803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2E4-4E81-8174-A08FDAC34AE9}"/>
                </c:ext>
              </c:extLst>
            </c:dLbl>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 Graphique n°3'!$B$5:$F$5</c:f>
              <c:numCache>
                <c:formatCode>General</c:formatCode>
                <c:ptCount val="5"/>
                <c:pt idx="0">
                  <c:v>2010</c:v>
                </c:pt>
                <c:pt idx="1">
                  <c:v>2011</c:v>
                </c:pt>
                <c:pt idx="2">
                  <c:v>2012</c:v>
                </c:pt>
                <c:pt idx="3">
                  <c:v>2013</c:v>
                </c:pt>
                <c:pt idx="4">
                  <c:v>2014</c:v>
                </c:pt>
              </c:numCache>
            </c:numRef>
          </c:cat>
          <c:val>
            <c:numRef>
              <c:f>'(S) Graphique n°3'!$B$9:$G$9</c:f>
              <c:numCache>
                <c:formatCode>0</c:formatCode>
                <c:ptCount val="6"/>
                <c:pt idx="0">
                  <c:v>690.6</c:v>
                </c:pt>
                <c:pt idx="1">
                  <c:v>699.5</c:v>
                </c:pt>
                <c:pt idx="2">
                  <c:v>680.4</c:v>
                </c:pt>
                <c:pt idx="3">
                  <c:v>662.1</c:v>
                </c:pt>
                <c:pt idx="4">
                  <c:v>563.20000000000005</c:v>
                </c:pt>
                <c:pt idx="5" formatCode="General">
                  <c:v>534</c:v>
                </c:pt>
              </c:numCache>
            </c:numRef>
          </c:val>
          <c:smooth val="0"/>
          <c:extLst>
            <c:ext xmlns:c16="http://schemas.microsoft.com/office/drawing/2014/chart" uri="{C3380CC4-5D6E-409C-BE32-E72D297353CC}">
              <c16:uniqueId val="{00000004-32E4-4E81-8174-A08FDAC34AE9}"/>
            </c:ext>
          </c:extLst>
        </c:ser>
        <c:dLbls>
          <c:showLegendKey val="0"/>
          <c:showVal val="0"/>
          <c:showCatName val="0"/>
          <c:showSerName val="0"/>
          <c:showPercent val="0"/>
          <c:showBubbleSize val="0"/>
        </c:dLbls>
        <c:marker val="1"/>
        <c:smooth val="0"/>
        <c:axId val="100609408"/>
        <c:axId val="100619392"/>
      </c:lineChart>
      <c:catAx>
        <c:axId val="100609408"/>
        <c:scaling>
          <c:orientation val="minMax"/>
        </c:scaling>
        <c:delete val="0"/>
        <c:axPos val="b"/>
        <c:numFmt formatCode="General" sourceLinked="1"/>
        <c:majorTickMark val="out"/>
        <c:minorTickMark val="none"/>
        <c:tickLblPos val="nextTo"/>
        <c:crossAx val="100619392"/>
        <c:crosses val="autoZero"/>
        <c:auto val="1"/>
        <c:lblAlgn val="ctr"/>
        <c:lblOffset val="100"/>
        <c:noMultiLvlLbl val="0"/>
      </c:catAx>
      <c:valAx>
        <c:axId val="100619392"/>
        <c:scaling>
          <c:orientation val="minMax"/>
        </c:scaling>
        <c:delete val="0"/>
        <c:axPos val="l"/>
        <c:majorGridlines/>
        <c:numFmt formatCode="General" sourceLinked="1"/>
        <c:majorTickMark val="out"/>
        <c:minorTickMark val="none"/>
        <c:tickLblPos val="nextTo"/>
        <c:crossAx val="100609408"/>
        <c:crosses val="autoZero"/>
        <c:crossBetween val="between"/>
      </c:valAx>
    </c:plotArea>
    <c:legend>
      <c:legendPos val="r"/>
      <c:legendEntry>
        <c:idx val="3"/>
        <c:delete val="1"/>
      </c:legendEntry>
      <c:layout>
        <c:manualLayout>
          <c:xMode val="edge"/>
          <c:yMode val="edge"/>
          <c:x val="0.72004133858267716"/>
          <c:y val="0.20660578885972586"/>
          <c:w val="0.26329199475065618"/>
          <c:h val="0.5867880577427822"/>
        </c:manualLayout>
      </c:layout>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Feuil1!$B$15</c:f>
              <c:strCache>
                <c:ptCount val="1"/>
                <c:pt idx="0">
                  <c:v>Faible activité URBAIN</c:v>
                </c:pt>
              </c:strCache>
            </c:strRef>
          </c:tx>
          <c:invertIfNegative val="0"/>
          <c:cat>
            <c:numRef>
              <c:f>Feuil1!$C$11:$D$11</c:f>
              <c:numCache>
                <c:formatCode>General</c:formatCode>
                <c:ptCount val="2"/>
                <c:pt idx="0">
                  <c:v>2010</c:v>
                </c:pt>
                <c:pt idx="1">
                  <c:v>2015</c:v>
                </c:pt>
              </c:numCache>
            </c:numRef>
          </c:cat>
          <c:val>
            <c:numRef>
              <c:f>Feuil1!$C$15:$D$15</c:f>
              <c:numCache>
                <c:formatCode>General</c:formatCode>
                <c:ptCount val="2"/>
                <c:pt idx="0">
                  <c:v>630</c:v>
                </c:pt>
                <c:pt idx="1">
                  <c:v>1073</c:v>
                </c:pt>
              </c:numCache>
            </c:numRef>
          </c:val>
          <c:extLst>
            <c:ext xmlns:c16="http://schemas.microsoft.com/office/drawing/2014/chart" uri="{C3380CC4-5D6E-409C-BE32-E72D297353CC}">
              <c16:uniqueId val="{00000000-CE78-4B6A-A998-63B40D490C76}"/>
            </c:ext>
          </c:extLst>
        </c:ser>
        <c:ser>
          <c:idx val="1"/>
          <c:order val="1"/>
          <c:tx>
            <c:strRef>
              <c:f>Feuil1!$B$16</c:f>
              <c:strCache>
                <c:ptCount val="1"/>
                <c:pt idx="0">
                  <c:v>Très faible activité URBAIN</c:v>
                </c:pt>
              </c:strCache>
            </c:strRef>
          </c:tx>
          <c:invertIfNegative val="0"/>
          <c:cat>
            <c:numRef>
              <c:f>Feuil1!$C$11:$D$11</c:f>
              <c:numCache>
                <c:formatCode>General</c:formatCode>
                <c:ptCount val="2"/>
                <c:pt idx="0">
                  <c:v>2010</c:v>
                </c:pt>
                <c:pt idx="1">
                  <c:v>2015</c:v>
                </c:pt>
              </c:numCache>
            </c:numRef>
          </c:cat>
          <c:val>
            <c:numRef>
              <c:f>Feuil1!$C$16:$D$16</c:f>
              <c:numCache>
                <c:formatCode>General</c:formatCode>
                <c:ptCount val="2"/>
                <c:pt idx="0">
                  <c:v>111</c:v>
                </c:pt>
                <c:pt idx="1">
                  <c:v>202</c:v>
                </c:pt>
              </c:numCache>
            </c:numRef>
          </c:val>
          <c:extLst>
            <c:ext xmlns:c16="http://schemas.microsoft.com/office/drawing/2014/chart" uri="{C3380CC4-5D6E-409C-BE32-E72D297353CC}">
              <c16:uniqueId val="{00000001-CE78-4B6A-A998-63B40D490C76}"/>
            </c:ext>
          </c:extLst>
        </c:ser>
        <c:dLbls>
          <c:showLegendKey val="0"/>
          <c:showVal val="0"/>
          <c:showCatName val="0"/>
          <c:showSerName val="0"/>
          <c:showPercent val="0"/>
          <c:showBubbleSize val="0"/>
        </c:dLbls>
        <c:gapWidth val="150"/>
        <c:overlap val="100"/>
        <c:axId val="39455232"/>
        <c:axId val="156942912"/>
      </c:barChart>
      <c:catAx>
        <c:axId val="39455232"/>
        <c:scaling>
          <c:orientation val="minMax"/>
        </c:scaling>
        <c:delete val="0"/>
        <c:axPos val="b"/>
        <c:numFmt formatCode="General" sourceLinked="1"/>
        <c:majorTickMark val="out"/>
        <c:minorTickMark val="none"/>
        <c:tickLblPos val="nextTo"/>
        <c:crossAx val="156942912"/>
        <c:crosses val="autoZero"/>
        <c:auto val="1"/>
        <c:lblAlgn val="ctr"/>
        <c:lblOffset val="100"/>
        <c:noMultiLvlLbl val="0"/>
      </c:catAx>
      <c:valAx>
        <c:axId val="156942912"/>
        <c:scaling>
          <c:orientation val="minMax"/>
        </c:scaling>
        <c:delete val="0"/>
        <c:axPos val="l"/>
        <c:majorGridlines/>
        <c:numFmt formatCode="General" sourceLinked="1"/>
        <c:majorTickMark val="out"/>
        <c:minorTickMark val="none"/>
        <c:tickLblPos val="nextTo"/>
        <c:crossAx val="39455232"/>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Feuil1!$B$12</c:f>
              <c:strCache>
                <c:ptCount val="1"/>
                <c:pt idx="0">
                  <c:v>Faible activité RURAL</c:v>
                </c:pt>
              </c:strCache>
            </c:strRef>
          </c:tx>
          <c:invertIfNegative val="0"/>
          <c:cat>
            <c:numRef>
              <c:f>Feuil1!$C$11:$D$11</c:f>
              <c:numCache>
                <c:formatCode>General</c:formatCode>
                <c:ptCount val="2"/>
                <c:pt idx="0">
                  <c:v>2010</c:v>
                </c:pt>
                <c:pt idx="1">
                  <c:v>2015</c:v>
                </c:pt>
              </c:numCache>
            </c:numRef>
          </c:cat>
          <c:val>
            <c:numRef>
              <c:f>Feuil1!$C$12:$D$12</c:f>
              <c:numCache>
                <c:formatCode>General</c:formatCode>
                <c:ptCount val="2"/>
                <c:pt idx="0">
                  <c:v>2050</c:v>
                </c:pt>
                <c:pt idx="1">
                  <c:v>2545</c:v>
                </c:pt>
              </c:numCache>
            </c:numRef>
          </c:val>
          <c:extLst>
            <c:ext xmlns:c16="http://schemas.microsoft.com/office/drawing/2014/chart" uri="{C3380CC4-5D6E-409C-BE32-E72D297353CC}">
              <c16:uniqueId val="{00000000-1B16-496A-ADBD-BCB0A6662CA0}"/>
            </c:ext>
          </c:extLst>
        </c:ser>
        <c:ser>
          <c:idx val="1"/>
          <c:order val="1"/>
          <c:tx>
            <c:strRef>
              <c:f>Feuil1!$B$13</c:f>
              <c:strCache>
                <c:ptCount val="1"/>
                <c:pt idx="0">
                  <c:v>Très faible activité RURAL</c:v>
                </c:pt>
              </c:strCache>
            </c:strRef>
          </c:tx>
          <c:invertIfNegative val="0"/>
          <c:cat>
            <c:numRef>
              <c:f>Feuil1!$C$11:$D$11</c:f>
              <c:numCache>
                <c:formatCode>General</c:formatCode>
                <c:ptCount val="2"/>
                <c:pt idx="0">
                  <c:v>2010</c:v>
                </c:pt>
                <c:pt idx="1">
                  <c:v>2015</c:v>
                </c:pt>
              </c:numCache>
            </c:numRef>
          </c:cat>
          <c:val>
            <c:numRef>
              <c:f>Feuil1!$C$13:$D$13</c:f>
              <c:numCache>
                <c:formatCode>General</c:formatCode>
                <c:ptCount val="2"/>
                <c:pt idx="0">
                  <c:v>589</c:v>
                </c:pt>
                <c:pt idx="1">
                  <c:v>1007</c:v>
                </c:pt>
              </c:numCache>
            </c:numRef>
          </c:val>
          <c:extLst>
            <c:ext xmlns:c16="http://schemas.microsoft.com/office/drawing/2014/chart" uri="{C3380CC4-5D6E-409C-BE32-E72D297353CC}">
              <c16:uniqueId val="{00000001-1B16-496A-ADBD-BCB0A6662CA0}"/>
            </c:ext>
          </c:extLst>
        </c:ser>
        <c:dLbls>
          <c:showLegendKey val="0"/>
          <c:showVal val="0"/>
          <c:showCatName val="0"/>
          <c:showSerName val="0"/>
          <c:showPercent val="0"/>
          <c:showBubbleSize val="0"/>
        </c:dLbls>
        <c:gapWidth val="150"/>
        <c:overlap val="100"/>
        <c:axId val="131200000"/>
        <c:axId val="156944640"/>
      </c:barChart>
      <c:catAx>
        <c:axId val="131200000"/>
        <c:scaling>
          <c:orientation val="minMax"/>
        </c:scaling>
        <c:delete val="0"/>
        <c:axPos val="b"/>
        <c:numFmt formatCode="General" sourceLinked="1"/>
        <c:majorTickMark val="out"/>
        <c:minorTickMark val="none"/>
        <c:tickLblPos val="nextTo"/>
        <c:crossAx val="156944640"/>
        <c:crosses val="autoZero"/>
        <c:auto val="1"/>
        <c:lblAlgn val="ctr"/>
        <c:lblOffset val="100"/>
        <c:noMultiLvlLbl val="0"/>
      </c:catAx>
      <c:valAx>
        <c:axId val="156944640"/>
        <c:scaling>
          <c:orientation val="minMax"/>
        </c:scaling>
        <c:delete val="0"/>
        <c:axPos val="l"/>
        <c:majorGridlines/>
        <c:numFmt formatCode="General" sourceLinked="1"/>
        <c:majorTickMark val="out"/>
        <c:minorTickMark val="none"/>
        <c:tickLblPos val="nextTo"/>
        <c:crossAx val="131200000"/>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263342082239784E-2"/>
          <c:y val="5.1585983776197136E-2"/>
          <c:w val="0.54938164478858009"/>
          <c:h val="0.8326195683872849"/>
        </c:manualLayout>
      </c:layout>
      <c:lineChart>
        <c:grouping val="standard"/>
        <c:varyColors val="0"/>
        <c:ser>
          <c:idx val="0"/>
          <c:order val="0"/>
          <c:tx>
            <c:strRef>
              <c:f>'Evol struct Réseau 2008+2013'!$B$46</c:f>
              <c:strCache>
                <c:ptCount val="1"/>
                <c:pt idx="0">
                  <c:v>Hyper centre</c:v>
                </c:pt>
              </c:strCache>
            </c:strRef>
          </c:tx>
          <c:cat>
            <c:numRef>
              <c:f>'Evol struct Réseau 2008+2013'!$C$45:$J$45</c:f>
              <c:numCache>
                <c:formatCode>General</c:formatCode>
                <c:ptCount val="8"/>
                <c:pt idx="0">
                  <c:v>2008</c:v>
                </c:pt>
                <c:pt idx="1">
                  <c:v>2009</c:v>
                </c:pt>
                <c:pt idx="2">
                  <c:v>2010</c:v>
                </c:pt>
                <c:pt idx="3">
                  <c:v>2011</c:v>
                </c:pt>
                <c:pt idx="4">
                  <c:v>2012</c:v>
                </c:pt>
                <c:pt idx="5">
                  <c:v>2013</c:v>
                </c:pt>
                <c:pt idx="6">
                  <c:v>2014</c:v>
                </c:pt>
                <c:pt idx="7">
                  <c:v>2015</c:v>
                </c:pt>
              </c:numCache>
            </c:numRef>
          </c:cat>
          <c:val>
            <c:numRef>
              <c:f>'Evol struct Réseau 2008+2013'!$C$46:$J$46</c:f>
              <c:numCache>
                <c:formatCode>General</c:formatCode>
                <c:ptCount val="8"/>
                <c:pt idx="0">
                  <c:v>565</c:v>
                </c:pt>
                <c:pt idx="1">
                  <c:v>568</c:v>
                </c:pt>
                <c:pt idx="2">
                  <c:v>564</c:v>
                </c:pt>
                <c:pt idx="3">
                  <c:v>560</c:v>
                </c:pt>
                <c:pt idx="4">
                  <c:v>561</c:v>
                </c:pt>
                <c:pt idx="5">
                  <c:v>557</c:v>
                </c:pt>
                <c:pt idx="6">
                  <c:v>553</c:v>
                </c:pt>
                <c:pt idx="7">
                  <c:v>545</c:v>
                </c:pt>
              </c:numCache>
            </c:numRef>
          </c:val>
          <c:smooth val="0"/>
          <c:extLst>
            <c:ext xmlns:c16="http://schemas.microsoft.com/office/drawing/2014/chart" uri="{C3380CC4-5D6E-409C-BE32-E72D297353CC}">
              <c16:uniqueId val="{00000000-C6B7-4C46-B9D6-DAFD8B4E38AF}"/>
            </c:ext>
          </c:extLst>
        </c:ser>
        <c:ser>
          <c:idx val="1"/>
          <c:order val="1"/>
          <c:tx>
            <c:strRef>
              <c:f>'Evol struct Réseau 2008+2013'!$B$47</c:f>
              <c:strCache>
                <c:ptCount val="1"/>
                <c:pt idx="0">
                  <c:v>Urbain</c:v>
                </c:pt>
              </c:strCache>
            </c:strRef>
          </c:tx>
          <c:cat>
            <c:numRef>
              <c:f>'Evol struct Réseau 2008+2013'!$C$45:$J$45</c:f>
              <c:numCache>
                <c:formatCode>General</c:formatCode>
                <c:ptCount val="8"/>
                <c:pt idx="0">
                  <c:v>2008</c:v>
                </c:pt>
                <c:pt idx="1">
                  <c:v>2009</c:v>
                </c:pt>
                <c:pt idx="2">
                  <c:v>2010</c:v>
                </c:pt>
                <c:pt idx="3">
                  <c:v>2011</c:v>
                </c:pt>
                <c:pt idx="4">
                  <c:v>2012</c:v>
                </c:pt>
                <c:pt idx="5">
                  <c:v>2013</c:v>
                </c:pt>
                <c:pt idx="6">
                  <c:v>2014</c:v>
                </c:pt>
                <c:pt idx="7">
                  <c:v>2015</c:v>
                </c:pt>
              </c:numCache>
            </c:numRef>
          </c:cat>
          <c:val>
            <c:numRef>
              <c:f>'Evol struct Réseau 2008+2013'!$C$47:$J$47</c:f>
              <c:numCache>
                <c:formatCode>General</c:formatCode>
                <c:ptCount val="8"/>
                <c:pt idx="0">
                  <c:v>1962</c:v>
                </c:pt>
                <c:pt idx="1">
                  <c:v>1952</c:v>
                </c:pt>
                <c:pt idx="2">
                  <c:v>1938</c:v>
                </c:pt>
                <c:pt idx="3">
                  <c:v>1940</c:v>
                </c:pt>
                <c:pt idx="4">
                  <c:v>1937</c:v>
                </c:pt>
                <c:pt idx="5">
                  <c:v>1926</c:v>
                </c:pt>
                <c:pt idx="6">
                  <c:v>1919</c:v>
                </c:pt>
                <c:pt idx="7">
                  <c:v>1896</c:v>
                </c:pt>
              </c:numCache>
            </c:numRef>
          </c:val>
          <c:smooth val="0"/>
          <c:extLst>
            <c:ext xmlns:c16="http://schemas.microsoft.com/office/drawing/2014/chart" uri="{C3380CC4-5D6E-409C-BE32-E72D297353CC}">
              <c16:uniqueId val="{00000001-C6B7-4C46-B9D6-DAFD8B4E38AF}"/>
            </c:ext>
          </c:extLst>
        </c:ser>
        <c:ser>
          <c:idx val="2"/>
          <c:order val="2"/>
          <c:tx>
            <c:strRef>
              <c:f>'Evol struct Réseau 2008+2013'!$B$48</c:f>
              <c:strCache>
                <c:ptCount val="1"/>
                <c:pt idx="0">
                  <c:v>Suburbain</c:v>
                </c:pt>
              </c:strCache>
            </c:strRef>
          </c:tx>
          <c:cat>
            <c:numRef>
              <c:f>'Evol struct Réseau 2008+2013'!$C$45:$J$45</c:f>
              <c:numCache>
                <c:formatCode>General</c:formatCode>
                <c:ptCount val="8"/>
                <c:pt idx="0">
                  <c:v>2008</c:v>
                </c:pt>
                <c:pt idx="1">
                  <c:v>2009</c:v>
                </c:pt>
                <c:pt idx="2">
                  <c:v>2010</c:v>
                </c:pt>
                <c:pt idx="3">
                  <c:v>2011</c:v>
                </c:pt>
                <c:pt idx="4">
                  <c:v>2012</c:v>
                </c:pt>
                <c:pt idx="5">
                  <c:v>2013</c:v>
                </c:pt>
                <c:pt idx="6">
                  <c:v>2014</c:v>
                </c:pt>
                <c:pt idx="7">
                  <c:v>2015</c:v>
                </c:pt>
              </c:numCache>
            </c:numRef>
          </c:cat>
          <c:val>
            <c:numRef>
              <c:f>'Evol struct Réseau 2008+2013'!$C$48:$J$48</c:f>
              <c:numCache>
                <c:formatCode>General</c:formatCode>
                <c:ptCount val="8"/>
                <c:pt idx="0">
                  <c:v>1574</c:v>
                </c:pt>
                <c:pt idx="1">
                  <c:v>1558</c:v>
                </c:pt>
                <c:pt idx="2">
                  <c:v>1540</c:v>
                </c:pt>
                <c:pt idx="3">
                  <c:v>1533</c:v>
                </c:pt>
                <c:pt idx="4">
                  <c:v>1524</c:v>
                </c:pt>
                <c:pt idx="5">
                  <c:v>1512</c:v>
                </c:pt>
                <c:pt idx="6">
                  <c:v>1507</c:v>
                </c:pt>
                <c:pt idx="7">
                  <c:v>1479</c:v>
                </c:pt>
              </c:numCache>
            </c:numRef>
          </c:val>
          <c:smooth val="0"/>
          <c:extLst>
            <c:ext xmlns:c16="http://schemas.microsoft.com/office/drawing/2014/chart" uri="{C3380CC4-5D6E-409C-BE32-E72D297353CC}">
              <c16:uniqueId val="{00000002-C6B7-4C46-B9D6-DAFD8B4E38AF}"/>
            </c:ext>
          </c:extLst>
        </c:ser>
        <c:ser>
          <c:idx val="3"/>
          <c:order val="3"/>
          <c:tx>
            <c:strRef>
              <c:f>'Evol struct Réseau 2008+2013'!$B$49</c:f>
              <c:strCache>
                <c:ptCount val="1"/>
                <c:pt idx="0">
                  <c:v>Ville à la Campagne</c:v>
                </c:pt>
              </c:strCache>
            </c:strRef>
          </c:tx>
          <c:cat>
            <c:numRef>
              <c:f>'Evol struct Réseau 2008+2013'!$C$45:$J$45</c:f>
              <c:numCache>
                <c:formatCode>General</c:formatCode>
                <c:ptCount val="8"/>
                <c:pt idx="0">
                  <c:v>2008</c:v>
                </c:pt>
                <c:pt idx="1">
                  <c:v>2009</c:v>
                </c:pt>
                <c:pt idx="2">
                  <c:v>2010</c:v>
                </c:pt>
                <c:pt idx="3">
                  <c:v>2011</c:v>
                </c:pt>
                <c:pt idx="4">
                  <c:v>2012</c:v>
                </c:pt>
                <c:pt idx="5">
                  <c:v>2013</c:v>
                </c:pt>
                <c:pt idx="6">
                  <c:v>2014</c:v>
                </c:pt>
                <c:pt idx="7">
                  <c:v>2015</c:v>
                </c:pt>
              </c:numCache>
            </c:numRef>
          </c:cat>
          <c:val>
            <c:numRef>
              <c:f>'Evol struct Réseau 2008+2013'!$C$49:$J$49</c:f>
              <c:numCache>
                <c:formatCode>General</c:formatCode>
                <c:ptCount val="8"/>
                <c:pt idx="0">
                  <c:v>2198</c:v>
                </c:pt>
                <c:pt idx="1">
                  <c:v>2180</c:v>
                </c:pt>
                <c:pt idx="2">
                  <c:v>2154</c:v>
                </c:pt>
                <c:pt idx="3">
                  <c:v>2149</c:v>
                </c:pt>
                <c:pt idx="4">
                  <c:v>2141</c:v>
                </c:pt>
                <c:pt idx="5">
                  <c:v>2128</c:v>
                </c:pt>
                <c:pt idx="6">
                  <c:v>2122</c:v>
                </c:pt>
                <c:pt idx="7">
                  <c:v>2104</c:v>
                </c:pt>
              </c:numCache>
            </c:numRef>
          </c:val>
          <c:smooth val="0"/>
          <c:extLst>
            <c:ext xmlns:c16="http://schemas.microsoft.com/office/drawing/2014/chart" uri="{C3380CC4-5D6E-409C-BE32-E72D297353CC}">
              <c16:uniqueId val="{00000003-C6B7-4C46-B9D6-DAFD8B4E38AF}"/>
            </c:ext>
          </c:extLst>
        </c:ser>
        <c:ser>
          <c:idx val="4"/>
          <c:order val="4"/>
          <c:tx>
            <c:strRef>
              <c:f>'Evol struct Réseau 2008+2013'!$B$50</c:f>
              <c:strCache>
                <c:ptCount val="1"/>
                <c:pt idx="0">
                  <c:v>Village Pôle Rural</c:v>
                </c:pt>
              </c:strCache>
            </c:strRef>
          </c:tx>
          <c:cat>
            <c:numRef>
              <c:f>'Evol struct Réseau 2008+2013'!$C$45:$J$45</c:f>
              <c:numCache>
                <c:formatCode>General</c:formatCode>
                <c:ptCount val="8"/>
                <c:pt idx="0">
                  <c:v>2008</c:v>
                </c:pt>
                <c:pt idx="1">
                  <c:v>2009</c:v>
                </c:pt>
                <c:pt idx="2">
                  <c:v>2010</c:v>
                </c:pt>
                <c:pt idx="3">
                  <c:v>2011</c:v>
                </c:pt>
                <c:pt idx="4">
                  <c:v>2012</c:v>
                </c:pt>
                <c:pt idx="5">
                  <c:v>2013</c:v>
                </c:pt>
                <c:pt idx="6">
                  <c:v>2014</c:v>
                </c:pt>
                <c:pt idx="7">
                  <c:v>2015</c:v>
                </c:pt>
              </c:numCache>
            </c:numRef>
          </c:cat>
          <c:val>
            <c:numRef>
              <c:f>'Evol struct Réseau 2008+2013'!$C$50:$J$50</c:f>
              <c:numCache>
                <c:formatCode>General</c:formatCode>
                <c:ptCount val="8"/>
                <c:pt idx="0">
                  <c:v>3142</c:v>
                </c:pt>
                <c:pt idx="1">
                  <c:v>2925</c:v>
                </c:pt>
                <c:pt idx="2">
                  <c:v>2760</c:v>
                </c:pt>
                <c:pt idx="3">
                  <c:v>2702</c:v>
                </c:pt>
                <c:pt idx="4">
                  <c:v>2646</c:v>
                </c:pt>
                <c:pt idx="5">
                  <c:v>2604</c:v>
                </c:pt>
                <c:pt idx="6">
                  <c:v>2573</c:v>
                </c:pt>
                <c:pt idx="7">
                  <c:v>2457</c:v>
                </c:pt>
              </c:numCache>
            </c:numRef>
          </c:val>
          <c:smooth val="0"/>
          <c:extLst>
            <c:ext xmlns:c16="http://schemas.microsoft.com/office/drawing/2014/chart" uri="{C3380CC4-5D6E-409C-BE32-E72D297353CC}">
              <c16:uniqueId val="{00000004-C6B7-4C46-B9D6-DAFD8B4E38AF}"/>
            </c:ext>
          </c:extLst>
        </c:ser>
        <c:ser>
          <c:idx val="5"/>
          <c:order val="5"/>
          <c:tx>
            <c:strRef>
              <c:f>'Evol struct Réseau 2008+2013'!$B$51</c:f>
              <c:strCache>
                <c:ptCount val="1"/>
                <c:pt idx="0">
                  <c:v>Village</c:v>
                </c:pt>
              </c:strCache>
            </c:strRef>
          </c:tx>
          <c:cat>
            <c:numRef>
              <c:f>'Evol struct Réseau 2008+2013'!$C$45:$J$45</c:f>
              <c:numCache>
                <c:formatCode>General</c:formatCode>
                <c:ptCount val="8"/>
                <c:pt idx="0">
                  <c:v>2008</c:v>
                </c:pt>
                <c:pt idx="1">
                  <c:v>2009</c:v>
                </c:pt>
                <c:pt idx="2">
                  <c:v>2010</c:v>
                </c:pt>
                <c:pt idx="3">
                  <c:v>2011</c:v>
                </c:pt>
                <c:pt idx="4">
                  <c:v>2012</c:v>
                </c:pt>
                <c:pt idx="5">
                  <c:v>2013</c:v>
                </c:pt>
                <c:pt idx="6">
                  <c:v>2014</c:v>
                </c:pt>
                <c:pt idx="7">
                  <c:v>2015</c:v>
                </c:pt>
              </c:numCache>
            </c:numRef>
          </c:cat>
          <c:val>
            <c:numRef>
              <c:f>'Evol struct Réseau 2008+2013'!$C$51:$J$51</c:f>
              <c:numCache>
                <c:formatCode>General</c:formatCode>
                <c:ptCount val="8"/>
                <c:pt idx="0">
                  <c:v>1846</c:v>
                </c:pt>
                <c:pt idx="1">
                  <c:v>1337</c:v>
                </c:pt>
                <c:pt idx="2">
                  <c:v>1098</c:v>
                </c:pt>
                <c:pt idx="3">
                  <c:v>1038</c:v>
                </c:pt>
                <c:pt idx="4">
                  <c:v>980</c:v>
                </c:pt>
                <c:pt idx="5">
                  <c:v>935</c:v>
                </c:pt>
                <c:pt idx="6">
                  <c:v>885</c:v>
                </c:pt>
                <c:pt idx="7">
                  <c:v>758</c:v>
                </c:pt>
              </c:numCache>
            </c:numRef>
          </c:val>
          <c:smooth val="0"/>
          <c:extLst>
            <c:ext xmlns:c16="http://schemas.microsoft.com/office/drawing/2014/chart" uri="{C3380CC4-5D6E-409C-BE32-E72D297353CC}">
              <c16:uniqueId val="{00000005-C6B7-4C46-B9D6-DAFD8B4E38AF}"/>
            </c:ext>
          </c:extLst>
        </c:ser>
        <c:ser>
          <c:idx val="6"/>
          <c:order val="6"/>
          <c:tx>
            <c:strRef>
              <c:f>'Evol struct Réseau 2008+2013'!$B$52</c:f>
              <c:strCache>
                <c:ptCount val="1"/>
                <c:pt idx="0">
                  <c:v>Mayotte et autres</c:v>
                </c:pt>
              </c:strCache>
            </c:strRef>
          </c:tx>
          <c:cat>
            <c:numRef>
              <c:f>'Evol struct Réseau 2008+2013'!$C$45:$J$45</c:f>
              <c:numCache>
                <c:formatCode>General</c:formatCode>
                <c:ptCount val="8"/>
                <c:pt idx="0">
                  <c:v>2008</c:v>
                </c:pt>
                <c:pt idx="1">
                  <c:v>2009</c:v>
                </c:pt>
                <c:pt idx="2">
                  <c:v>2010</c:v>
                </c:pt>
                <c:pt idx="3">
                  <c:v>2011</c:v>
                </c:pt>
                <c:pt idx="4">
                  <c:v>2012</c:v>
                </c:pt>
                <c:pt idx="5">
                  <c:v>2013</c:v>
                </c:pt>
                <c:pt idx="6">
                  <c:v>2014</c:v>
                </c:pt>
                <c:pt idx="7">
                  <c:v>2015</c:v>
                </c:pt>
              </c:numCache>
            </c:numRef>
          </c:cat>
          <c:val>
            <c:numRef>
              <c:f>'Evol struct Réseau 2008+2013'!$C$52:$J$52</c:f>
              <c:numCache>
                <c:formatCode>General</c:formatCode>
                <c:ptCount val="8"/>
                <c:pt idx="0">
                  <c:v>23</c:v>
                </c:pt>
                <c:pt idx="1">
                  <c:v>23</c:v>
                </c:pt>
                <c:pt idx="2">
                  <c:v>23</c:v>
                </c:pt>
                <c:pt idx="3">
                  <c:v>23</c:v>
                </c:pt>
                <c:pt idx="4">
                  <c:v>23</c:v>
                </c:pt>
                <c:pt idx="5">
                  <c:v>23</c:v>
                </c:pt>
                <c:pt idx="6">
                  <c:v>15</c:v>
                </c:pt>
                <c:pt idx="7">
                  <c:v>15</c:v>
                </c:pt>
              </c:numCache>
            </c:numRef>
          </c:val>
          <c:smooth val="0"/>
          <c:extLst>
            <c:ext xmlns:c16="http://schemas.microsoft.com/office/drawing/2014/chart" uri="{C3380CC4-5D6E-409C-BE32-E72D297353CC}">
              <c16:uniqueId val="{00000006-C6B7-4C46-B9D6-DAFD8B4E38AF}"/>
            </c:ext>
          </c:extLst>
        </c:ser>
        <c:dLbls>
          <c:showLegendKey val="0"/>
          <c:showVal val="0"/>
          <c:showCatName val="0"/>
          <c:showSerName val="0"/>
          <c:showPercent val="0"/>
          <c:showBubbleSize val="0"/>
        </c:dLbls>
        <c:marker val="1"/>
        <c:smooth val="0"/>
        <c:axId val="132434432"/>
        <c:axId val="156946368"/>
      </c:lineChart>
      <c:catAx>
        <c:axId val="132434432"/>
        <c:scaling>
          <c:orientation val="minMax"/>
        </c:scaling>
        <c:delete val="0"/>
        <c:axPos val="b"/>
        <c:numFmt formatCode="General" sourceLinked="1"/>
        <c:majorTickMark val="out"/>
        <c:minorTickMark val="none"/>
        <c:tickLblPos val="nextTo"/>
        <c:crossAx val="156946368"/>
        <c:crosses val="autoZero"/>
        <c:auto val="1"/>
        <c:lblAlgn val="ctr"/>
        <c:lblOffset val="100"/>
        <c:noMultiLvlLbl val="0"/>
      </c:catAx>
      <c:valAx>
        <c:axId val="156946368"/>
        <c:scaling>
          <c:orientation val="minMax"/>
        </c:scaling>
        <c:delete val="0"/>
        <c:axPos val="l"/>
        <c:majorGridlines/>
        <c:numFmt formatCode="General" sourceLinked="1"/>
        <c:majorTickMark val="out"/>
        <c:minorTickMark val="none"/>
        <c:tickLblPos val="nextTo"/>
        <c:crossAx val="132434432"/>
        <c:crosses val="autoZero"/>
        <c:crossBetween val="between"/>
      </c:valAx>
    </c:plotArea>
    <c:legend>
      <c:legendPos val="r"/>
      <c:layout>
        <c:manualLayout>
          <c:xMode val="edge"/>
          <c:yMode val="edge"/>
          <c:x val="0.67546785928444308"/>
          <c:y val="3.0146910369235527E-3"/>
          <c:w val="0.27564021449553944"/>
          <c:h val="0.85540309800550263"/>
        </c:manualLayout>
      </c:layout>
      <c:overlay val="0"/>
    </c:legend>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34"/>
    </mc:Choice>
    <mc:Fallback>
      <c:style val="34"/>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a:solidFill>
                <a:schemeClr val="tx1"/>
              </a:solidFill>
            </a:ln>
          </c:spPr>
          <c:explosion val="25"/>
          <c:dPt>
            <c:idx val="0"/>
            <c:bubble3D val="0"/>
            <c:explosion val="0"/>
            <c:spPr>
              <a:solidFill>
                <a:schemeClr val="accent2">
                  <a:lumMod val="60000"/>
                  <a:lumOff val="40000"/>
                </a:schemeClr>
              </a:solidFill>
              <a:ln>
                <a:solidFill>
                  <a:schemeClr val="tx1"/>
                </a:solidFill>
              </a:ln>
            </c:spPr>
            <c:extLst>
              <c:ext xmlns:c16="http://schemas.microsoft.com/office/drawing/2014/chart" uri="{C3380CC4-5D6E-409C-BE32-E72D297353CC}">
                <c16:uniqueId val="{00000001-6192-49B4-84F0-86C6CF7AEA4A}"/>
              </c:ext>
            </c:extLst>
          </c:dPt>
          <c:dPt>
            <c:idx val="1"/>
            <c:bubble3D val="0"/>
            <c:spPr>
              <a:solidFill>
                <a:schemeClr val="accent6">
                  <a:lumMod val="60000"/>
                  <a:lumOff val="40000"/>
                </a:schemeClr>
              </a:solidFill>
              <a:ln>
                <a:solidFill>
                  <a:schemeClr val="tx1"/>
                </a:solidFill>
              </a:ln>
            </c:spPr>
            <c:extLst>
              <c:ext xmlns:c16="http://schemas.microsoft.com/office/drawing/2014/chart" uri="{C3380CC4-5D6E-409C-BE32-E72D297353CC}">
                <c16:uniqueId val="{00000003-6192-49B4-84F0-86C6CF7AEA4A}"/>
              </c:ext>
            </c:extLst>
          </c:dPt>
          <c:dPt>
            <c:idx val="2"/>
            <c:bubble3D val="0"/>
            <c:spPr>
              <a:solidFill>
                <a:schemeClr val="accent4">
                  <a:lumMod val="60000"/>
                  <a:lumOff val="40000"/>
                </a:schemeClr>
              </a:solidFill>
              <a:ln>
                <a:solidFill>
                  <a:schemeClr val="tx1"/>
                </a:solidFill>
              </a:ln>
            </c:spPr>
            <c:extLst>
              <c:ext xmlns:c16="http://schemas.microsoft.com/office/drawing/2014/chart" uri="{C3380CC4-5D6E-409C-BE32-E72D297353CC}">
                <c16:uniqueId val="{00000005-6192-49B4-84F0-86C6CF7AEA4A}"/>
              </c:ext>
            </c:extLst>
          </c:dPt>
          <c:dLbls>
            <c:dLbl>
              <c:idx val="0"/>
              <c:layout>
                <c:manualLayout>
                  <c:x val="-7.3499398433781657E-2"/>
                  <c:y val="-0.2496229549836147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192-49B4-84F0-86C6CF7AEA4A}"/>
                </c:ext>
              </c:extLst>
            </c:dLbl>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Feuil1!$A$65:$A$67</c:f>
              <c:strCache>
                <c:ptCount val="3"/>
                <c:pt idx="0">
                  <c:v>La Poste (maison-mère, France)</c:v>
                </c:pt>
                <c:pt idx="1">
                  <c:v>Filiales françaises</c:v>
                </c:pt>
                <c:pt idx="2">
                  <c:v>Filiales étrangères</c:v>
                </c:pt>
              </c:strCache>
            </c:strRef>
          </c:cat>
          <c:val>
            <c:numRef>
              <c:f>Feuil1!$B$65:$B$67</c:f>
              <c:numCache>
                <c:formatCode>#,##0</c:formatCode>
                <c:ptCount val="3"/>
                <c:pt idx="0">
                  <c:v>204420</c:v>
                </c:pt>
                <c:pt idx="1">
                  <c:v>25068</c:v>
                </c:pt>
                <c:pt idx="2">
                  <c:v>23670</c:v>
                </c:pt>
              </c:numCache>
            </c:numRef>
          </c:val>
          <c:extLst>
            <c:ext xmlns:c16="http://schemas.microsoft.com/office/drawing/2014/chart" uri="{C3380CC4-5D6E-409C-BE32-E72D297353CC}">
              <c16:uniqueId val="{00000006-6192-49B4-84F0-86C6CF7AEA4A}"/>
            </c:ext>
          </c:extLst>
        </c:ser>
        <c:dLbls>
          <c:showLegendKey val="0"/>
          <c:showVal val="0"/>
          <c:showCatName val="1"/>
          <c:showSerName val="0"/>
          <c:showPercent val="1"/>
          <c:showBubbleSize val="0"/>
          <c:showLeaderLines val="1"/>
        </c:dLbls>
        <c:firstSliceAng val="0"/>
      </c:pieChart>
    </c:plotArea>
    <c:plotVisOnly val="1"/>
    <c:dispBlanksAs val="zero"/>
    <c:showDLblsOverMax val="0"/>
  </c:chart>
  <c:spPr>
    <a:ln>
      <a:noFill/>
    </a:ln>
  </c:sp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0.77172</cdr:x>
      <cdr:y>0.65258</cdr:y>
    </cdr:from>
    <cdr:to>
      <cdr:x>0.97053</cdr:x>
      <cdr:y>0.82304</cdr:y>
    </cdr:to>
    <cdr:sp macro="" textlink="">
      <cdr:nvSpPr>
        <cdr:cNvPr id="2" name="ZoneTexte 1"/>
        <cdr:cNvSpPr txBox="1"/>
      </cdr:nvSpPr>
      <cdr:spPr>
        <a:xfrm xmlns:a="http://schemas.openxmlformats.org/drawingml/2006/main">
          <a:off x="2332113" y="1355880"/>
          <a:ext cx="600787" cy="35416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fr-FR" sz="800">
              <a:solidFill>
                <a:srgbClr val="C45B58"/>
              </a:solidFill>
              <a:latin typeface="+mn-lt"/>
              <a:cs typeface="Times New Roman" panose="02020603050405020304" pitchFamily="18" charset="0"/>
            </a:rPr>
            <a:t>Zone  France </a:t>
          </a:r>
        </a:p>
      </cdr:txBody>
    </cdr:sp>
  </cdr:relSizeAnchor>
  <cdr:relSizeAnchor xmlns:cdr="http://schemas.openxmlformats.org/drawingml/2006/chartDrawing">
    <cdr:from>
      <cdr:x>0.64673</cdr:x>
      <cdr:y>0.28571</cdr:y>
    </cdr:from>
    <cdr:to>
      <cdr:x>0.82617</cdr:x>
      <cdr:y>0.33791</cdr:y>
    </cdr:to>
    <cdr:sp macro="" textlink="">
      <cdr:nvSpPr>
        <cdr:cNvPr id="3" name="ZoneTexte 2"/>
        <cdr:cNvSpPr txBox="1"/>
      </cdr:nvSpPr>
      <cdr:spPr>
        <a:xfrm xmlns:a="http://schemas.openxmlformats.org/drawingml/2006/main">
          <a:off x="3295650" y="990600"/>
          <a:ext cx="914400" cy="180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fr-FR" sz="1100"/>
        </a:p>
      </cdr:txBody>
    </cdr:sp>
  </cdr:relSizeAnchor>
  <cdr:relSizeAnchor xmlns:cdr="http://schemas.openxmlformats.org/drawingml/2006/chartDrawing">
    <cdr:from>
      <cdr:x>0.83317</cdr:x>
      <cdr:y>0.18806</cdr:y>
    </cdr:from>
    <cdr:to>
      <cdr:x>0.98831</cdr:x>
      <cdr:y>0.26863</cdr:y>
    </cdr:to>
    <cdr:sp macro="" textlink="">
      <cdr:nvSpPr>
        <cdr:cNvPr id="4" name="ZoneTexte 3"/>
        <cdr:cNvSpPr txBox="1"/>
      </cdr:nvSpPr>
      <cdr:spPr>
        <a:xfrm xmlns:a="http://schemas.openxmlformats.org/drawingml/2006/main">
          <a:off x="2517798" y="390739"/>
          <a:ext cx="468846" cy="1674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fr-FR" sz="800">
              <a:solidFill>
                <a:schemeClr val="accent6">
                  <a:lumMod val="75000"/>
                </a:schemeClr>
              </a:solidFill>
            </a:rPr>
            <a:t>Total </a:t>
          </a:r>
        </a:p>
      </cdr:txBody>
    </cdr:sp>
  </cdr:relSizeAnchor>
  <cdr:relSizeAnchor xmlns:cdr="http://schemas.openxmlformats.org/drawingml/2006/chartDrawing">
    <cdr:from>
      <cdr:x>0.66509</cdr:x>
      <cdr:y>0.41308</cdr:y>
    </cdr:from>
    <cdr:to>
      <cdr:x>0.88614</cdr:x>
      <cdr:y>0.51726</cdr:y>
    </cdr:to>
    <cdr:sp macro="" textlink="">
      <cdr:nvSpPr>
        <cdr:cNvPr id="5" name="ZoneTexte 1"/>
        <cdr:cNvSpPr txBox="1"/>
      </cdr:nvSpPr>
      <cdr:spPr>
        <a:xfrm xmlns:a="http://schemas.openxmlformats.org/drawingml/2006/main">
          <a:off x="2009869" y="858269"/>
          <a:ext cx="668016" cy="21644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fr-FR" sz="800">
              <a:solidFill>
                <a:schemeClr val="accent5">
                  <a:lumMod val="75000"/>
                </a:schemeClr>
              </a:solidFill>
            </a:rPr>
            <a:t>Zone "Etranger"</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AA09A92FDFC4321ADBEE583A9F71726"/>
        <w:category>
          <w:name w:val="Général"/>
          <w:gallery w:val="placeholder"/>
        </w:category>
        <w:types>
          <w:type w:val="bbPlcHdr"/>
        </w:types>
        <w:behaviors>
          <w:behavior w:val="content"/>
        </w:behaviors>
        <w:guid w:val="{5C4B8339-8EB9-4D71-841E-CB37320D1A79}"/>
      </w:docPartPr>
      <w:docPartBody>
        <w:p w:rsidR="00206B26" w:rsidRDefault="00206B26">
          <w:pPr>
            <w:pStyle w:val="BAA09A92FDFC4321ADBEE583A9F71726"/>
          </w:pPr>
          <w:r w:rsidRPr="00A40091">
            <w:rPr>
              <w:rStyle w:val="Textedelespacerserv"/>
            </w:rPr>
            <w:t>Cliquez ici pour taper du texte.</w:t>
          </w:r>
        </w:p>
      </w:docPartBody>
    </w:docPart>
    <w:docPart>
      <w:docPartPr>
        <w:name w:val="7ADAFF163EA24CA8B643FA2AE492989E"/>
        <w:category>
          <w:name w:val="Général"/>
          <w:gallery w:val="placeholder"/>
        </w:category>
        <w:types>
          <w:type w:val="bbPlcHdr"/>
        </w:types>
        <w:behaviors>
          <w:behavior w:val="content"/>
        </w:behaviors>
        <w:guid w:val="{4F97C6EB-2949-493C-9448-2B6D6E708234}"/>
      </w:docPartPr>
      <w:docPartBody>
        <w:p w:rsidR="00206B26" w:rsidRDefault="00206B26">
          <w:pPr>
            <w:pStyle w:val="7ADAFF163EA24CA8B643FA2AE492989E"/>
          </w:pPr>
          <w:r w:rsidRPr="003E4B8A">
            <w:rPr>
              <w:rStyle w:val="Textedelespacerserv"/>
            </w:rPr>
            <w:t>Cliquez ici pour taper du texte.</w:t>
          </w:r>
        </w:p>
      </w:docPartBody>
    </w:docPart>
    <w:docPart>
      <w:docPartPr>
        <w:name w:val="A1609FDFC59944FAA6CC245CEFDC62C9"/>
        <w:category>
          <w:name w:val="Général"/>
          <w:gallery w:val="placeholder"/>
        </w:category>
        <w:types>
          <w:type w:val="bbPlcHdr"/>
        </w:types>
        <w:behaviors>
          <w:behavior w:val="content"/>
        </w:behaviors>
        <w:guid w:val="{CBAA2FD8-2259-482F-8EB4-358CA9951E7A}"/>
      </w:docPartPr>
      <w:docPartBody>
        <w:p w:rsidR="00C352B3" w:rsidRDefault="00C352B3" w:rsidP="00C352B3">
          <w:pPr>
            <w:pStyle w:val="A1609FDFC59944FAA6CC245CEFDC62C9"/>
          </w:pPr>
          <w:r w:rsidRPr="00BE00C7">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Gras">
    <w:panose1 w:val="020B07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BNPP Sans Light">
    <w:altName w:val="Times New Roman"/>
    <w:charset w:val="00"/>
    <w:family w:val="auto"/>
    <w:pitch w:val="variable"/>
    <w:sig w:usb0="A00002AF" w:usb1="4000204A" w:usb2="00000000" w:usb3="00000000" w:csb0="00000097"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Times New Roman Gras">
    <w:panose1 w:val="02020803070505020304"/>
    <w:charset w:val="00"/>
    <w:family w:val="roman"/>
    <w:notTrueType/>
    <w:pitch w:val="default"/>
  </w:font>
  <w:font w:name="Calibri, Calibri">
    <w:altName w:val="Arial"/>
    <w:charset w:val="00"/>
    <w:family w:val="swiss"/>
    <w:pitch w:val="default"/>
  </w:font>
  <w:font w:name="MS Gothic">
    <w:altName w:val="ＭＳ ゴシック"/>
    <w:panose1 w:val="020B0609070205080204"/>
    <w:charset w:val="80"/>
    <w:family w:val="modern"/>
    <w:pitch w:val="fixed"/>
    <w:sig w:usb0="E00002FF" w:usb1="6AC7FDFB" w:usb2="00000012" w:usb3="00000000" w:csb0="0002009F" w:csb1="00000000"/>
  </w:font>
  <w:font w:name="Optima LT">
    <w:altName w:val="Optima LT"/>
    <w:panose1 w:val="00000000000000000000"/>
    <w:charset w:val="00"/>
    <w:family w:val="swiss"/>
    <w:notTrueType/>
    <w:pitch w:val="default"/>
    <w:sig w:usb0="00000003" w:usb1="00000000" w:usb2="00000000" w:usb3="00000000" w:csb0="00000001" w:csb1="00000000"/>
  </w:font>
  <w:font w:name="Myriad Pro">
    <w:altName w:val="Myriad Pro"/>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B26"/>
    <w:rsid w:val="00055774"/>
    <w:rsid w:val="000B2321"/>
    <w:rsid w:val="000F15C1"/>
    <w:rsid w:val="001866F9"/>
    <w:rsid w:val="001D4424"/>
    <w:rsid w:val="001D4836"/>
    <w:rsid w:val="001F4BC7"/>
    <w:rsid w:val="00206B26"/>
    <w:rsid w:val="00233FEA"/>
    <w:rsid w:val="00234CBF"/>
    <w:rsid w:val="002B6104"/>
    <w:rsid w:val="002D53C3"/>
    <w:rsid w:val="00327044"/>
    <w:rsid w:val="00342509"/>
    <w:rsid w:val="003962C6"/>
    <w:rsid w:val="00423558"/>
    <w:rsid w:val="00462A02"/>
    <w:rsid w:val="005665B9"/>
    <w:rsid w:val="00571997"/>
    <w:rsid w:val="00575918"/>
    <w:rsid w:val="00594E54"/>
    <w:rsid w:val="006365D4"/>
    <w:rsid w:val="006A18B4"/>
    <w:rsid w:val="006C148E"/>
    <w:rsid w:val="006C1EE2"/>
    <w:rsid w:val="0076119B"/>
    <w:rsid w:val="00880A98"/>
    <w:rsid w:val="00A07559"/>
    <w:rsid w:val="00A37B3A"/>
    <w:rsid w:val="00AD6236"/>
    <w:rsid w:val="00BC7E93"/>
    <w:rsid w:val="00BD6DB6"/>
    <w:rsid w:val="00BE4F10"/>
    <w:rsid w:val="00BF7188"/>
    <w:rsid w:val="00C06E0A"/>
    <w:rsid w:val="00C352B3"/>
    <w:rsid w:val="00CB6ABD"/>
    <w:rsid w:val="00CD6597"/>
    <w:rsid w:val="00ED0C2F"/>
    <w:rsid w:val="00F249C1"/>
    <w:rsid w:val="00F37672"/>
    <w:rsid w:val="00F477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C8AE6A3"/>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4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49"/>
    <w:semiHidden/>
    <w:rsid w:val="00C352B3"/>
    <w:rPr>
      <w:color w:val="808080"/>
    </w:rPr>
  </w:style>
  <w:style w:type="paragraph" w:customStyle="1" w:styleId="BAA09A92FDFC4321ADBEE583A9F71726">
    <w:name w:val="BAA09A92FDFC4321ADBEE583A9F71726"/>
  </w:style>
  <w:style w:type="paragraph" w:customStyle="1" w:styleId="7ADAFF163EA24CA8B643FA2AE492989E">
    <w:name w:val="7ADAFF163EA24CA8B643FA2AE492989E"/>
  </w:style>
  <w:style w:type="paragraph" w:customStyle="1" w:styleId="1AB6D811E93D44039673A7737C5734FB">
    <w:name w:val="1AB6D811E93D44039673A7737C5734FB"/>
  </w:style>
  <w:style w:type="paragraph" w:customStyle="1" w:styleId="C15F15BD3237448695493BE0286FE951">
    <w:name w:val="C15F15BD3237448695493BE0286FE951"/>
    <w:rsid w:val="00206B26"/>
  </w:style>
  <w:style w:type="paragraph" w:customStyle="1" w:styleId="73A60741BC69460EA5AD259DB10378F3">
    <w:name w:val="73A60741BC69460EA5AD259DB10378F3"/>
    <w:rsid w:val="00206B26"/>
  </w:style>
  <w:style w:type="paragraph" w:customStyle="1" w:styleId="07B15A3DCF6E4EA1BC13E22A60D4AFC1">
    <w:name w:val="07B15A3DCF6E4EA1BC13E22A60D4AFC1"/>
    <w:rsid w:val="00206B26"/>
  </w:style>
  <w:style w:type="paragraph" w:customStyle="1" w:styleId="A1609FDFC59944FAA6CC245CEFDC62C9">
    <w:name w:val="A1609FDFC59944FAA6CC245CEFDC62C9"/>
    <w:rsid w:val="00C352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COUR DES COMPTES - Couleur">
      <a:dk1>
        <a:sysClr val="windowText" lastClr="000000"/>
      </a:dk1>
      <a:lt1>
        <a:sysClr val="window" lastClr="FFFFFF"/>
      </a:lt1>
      <a:dk2>
        <a:srgbClr val="000000"/>
      </a:dk2>
      <a:lt2>
        <a:srgbClr val="FFFFFF"/>
      </a:lt2>
      <a:accent1>
        <a:srgbClr val="E6443C"/>
      </a:accent1>
      <a:accent2>
        <a:srgbClr val="A6589A"/>
      </a:accent2>
      <a:accent3>
        <a:srgbClr val="4B97CD"/>
      </a:accent3>
      <a:accent4>
        <a:srgbClr val="2F7F85"/>
      </a:accent4>
      <a:accent5>
        <a:srgbClr val="FABC21"/>
      </a:accent5>
      <a:accent6>
        <a:srgbClr val="D7418D"/>
      </a:accent6>
      <a:hlink>
        <a:srgbClr val="00AEC7"/>
      </a:hlink>
      <a:folHlink>
        <a:srgbClr val="A3C538"/>
      </a:folHlink>
    </a:clrScheme>
    <a:fontScheme name="Cour des Compt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COUR DES COMPTES - Couleur">
    <a:dk1>
      <a:sysClr val="windowText" lastClr="000000"/>
    </a:dk1>
    <a:lt1>
      <a:sysClr val="window" lastClr="FFFFFF"/>
    </a:lt1>
    <a:dk2>
      <a:srgbClr val="000000"/>
    </a:dk2>
    <a:lt2>
      <a:srgbClr val="FFFFFF"/>
    </a:lt2>
    <a:accent1>
      <a:srgbClr val="E6443C"/>
    </a:accent1>
    <a:accent2>
      <a:srgbClr val="A6589A"/>
    </a:accent2>
    <a:accent3>
      <a:srgbClr val="4B97CD"/>
    </a:accent3>
    <a:accent4>
      <a:srgbClr val="2F7F85"/>
    </a:accent4>
    <a:accent5>
      <a:srgbClr val="FABC21"/>
    </a:accent5>
    <a:accent6>
      <a:srgbClr val="D7418D"/>
    </a:accent6>
    <a:hlink>
      <a:srgbClr val="00AEC7"/>
    </a:hlink>
    <a:folHlink>
      <a:srgbClr val="A3C538"/>
    </a:folHlink>
  </a:clrScheme>
  <a:fontScheme name="Cour des Compt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COUR DES COMPTES - Couleur">
    <a:dk1>
      <a:sysClr val="windowText" lastClr="000000"/>
    </a:dk1>
    <a:lt1>
      <a:sysClr val="window" lastClr="FFFFFF"/>
    </a:lt1>
    <a:dk2>
      <a:srgbClr val="000000"/>
    </a:dk2>
    <a:lt2>
      <a:srgbClr val="FFFFFF"/>
    </a:lt2>
    <a:accent1>
      <a:srgbClr val="E6443C"/>
    </a:accent1>
    <a:accent2>
      <a:srgbClr val="A6589A"/>
    </a:accent2>
    <a:accent3>
      <a:srgbClr val="4B97CD"/>
    </a:accent3>
    <a:accent4>
      <a:srgbClr val="2F7F85"/>
    </a:accent4>
    <a:accent5>
      <a:srgbClr val="FABC21"/>
    </a:accent5>
    <a:accent6>
      <a:srgbClr val="D7418D"/>
    </a:accent6>
    <a:hlink>
      <a:srgbClr val="00AEC7"/>
    </a:hlink>
    <a:folHlink>
      <a:srgbClr val="A3C538"/>
    </a:folHlink>
  </a:clrScheme>
  <a:fontScheme name="Cour des Compt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COUR DES COMPTES - Couleur">
    <a:dk1>
      <a:sysClr val="windowText" lastClr="000000"/>
    </a:dk1>
    <a:lt1>
      <a:sysClr val="window" lastClr="FFFFFF"/>
    </a:lt1>
    <a:dk2>
      <a:srgbClr val="000000"/>
    </a:dk2>
    <a:lt2>
      <a:srgbClr val="FFFFFF"/>
    </a:lt2>
    <a:accent1>
      <a:srgbClr val="E6443C"/>
    </a:accent1>
    <a:accent2>
      <a:srgbClr val="A6589A"/>
    </a:accent2>
    <a:accent3>
      <a:srgbClr val="4B97CD"/>
    </a:accent3>
    <a:accent4>
      <a:srgbClr val="2F7F85"/>
    </a:accent4>
    <a:accent5>
      <a:srgbClr val="FABC21"/>
    </a:accent5>
    <a:accent6>
      <a:srgbClr val="D7418D"/>
    </a:accent6>
    <a:hlink>
      <a:srgbClr val="00AEC7"/>
    </a:hlink>
    <a:folHlink>
      <a:srgbClr val="A3C538"/>
    </a:folHlink>
  </a:clrScheme>
  <a:fontScheme name="Cour des Compt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COUR DES COMPTES - Couleur">
    <a:dk1>
      <a:sysClr val="windowText" lastClr="000000"/>
    </a:dk1>
    <a:lt1>
      <a:sysClr val="window" lastClr="FFFFFF"/>
    </a:lt1>
    <a:dk2>
      <a:srgbClr val="000000"/>
    </a:dk2>
    <a:lt2>
      <a:srgbClr val="FFFFFF"/>
    </a:lt2>
    <a:accent1>
      <a:srgbClr val="E6443C"/>
    </a:accent1>
    <a:accent2>
      <a:srgbClr val="A6589A"/>
    </a:accent2>
    <a:accent3>
      <a:srgbClr val="4B97CD"/>
    </a:accent3>
    <a:accent4>
      <a:srgbClr val="2F7F85"/>
    </a:accent4>
    <a:accent5>
      <a:srgbClr val="FABC21"/>
    </a:accent5>
    <a:accent6>
      <a:srgbClr val="D7418D"/>
    </a:accent6>
    <a:hlink>
      <a:srgbClr val="00AEC7"/>
    </a:hlink>
    <a:folHlink>
      <a:srgbClr val="A3C538"/>
    </a:folHlink>
  </a:clrScheme>
  <a:fontScheme name="Cour des Compt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COUR DES COMPTES - Couleur">
    <a:dk1>
      <a:sysClr val="windowText" lastClr="000000"/>
    </a:dk1>
    <a:lt1>
      <a:sysClr val="window" lastClr="FFFFFF"/>
    </a:lt1>
    <a:dk2>
      <a:srgbClr val="000000"/>
    </a:dk2>
    <a:lt2>
      <a:srgbClr val="FFFFFF"/>
    </a:lt2>
    <a:accent1>
      <a:srgbClr val="E6443C"/>
    </a:accent1>
    <a:accent2>
      <a:srgbClr val="A6589A"/>
    </a:accent2>
    <a:accent3>
      <a:srgbClr val="4B97CD"/>
    </a:accent3>
    <a:accent4>
      <a:srgbClr val="2F7F85"/>
    </a:accent4>
    <a:accent5>
      <a:srgbClr val="FABC21"/>
    </a:accent5>
    <a:accent6>
      <a:srgbClr val="D7418D"/>
    </a:accent6>
    <a:hlink>
      <a:srgbClr val="00AEC7"/>
    </a:hlink>
    <a:folHlink>
      <a:srgbClr val="A3C538"/>
    </a:folHlink>
  </a:clrScheme>
  <a:fontScheme name="Cour des Compt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5F9CA-B4B6-47FE-A02A-6C1C8C5E4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C_COMPTES_RPT_MASTER.dotm</Template>
  <TotalTime>0</TotalTime>
  <Pages>86</Pages>
  <Words>60957</Words>
  <Characters>335269</Characters>
  <Application>Microsoft Office Word</Application>
  <DocSecurity>0</DocSecurity>
  <Lines>2793</Lines>
  <Paragraphs>790</Paragraphs>
  <ScaleCrop>false</ScaleCrop>
  <HeadingPairs>
    <vt:vector size="2" baseType="variant">
      <vt:variant>
        <vt:lpstr>Titre</vt:lpstr>
      </vt:variant>
      <vt:variant>
        <vt:i4>1</vt:i4>
      </vt:variant>
    </vt:vector>
  </HeadingPairs>
  <TitlesOfParts>
    <vt:vector size="1" baseType="lpstr">
      <vt:lpstr>RAPPORT PUBLIC THÉMATIQUE</vt:lpstr>
    </vt:vector>
  </TitlesOfParts>
  <Company>Cour des Comptes</Company>
  <LinksUpToDate>false</LinksUpToDate>
  <CharactersWithSpaces>395436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PUBLIC THÉMATIQUE</dc:title>
  <dc:creator>Amaranthe, Arnaud</dc:creator>
  <cp:lastModifiedBy>Garbolino, Manuella</cp:lastModifiedBy>
  <cp:revision>2</cp:revision>
  <cp:lastPrinted>2016-12-07T10:58:00Z</cp:lastPrinted>
  <dcterms:created xsi:type="dcterms:W3CDTF">2017-01-31T08:04:00Z</dcterms:created>
  <dcterms:modified xsi:type="dcterms:W3CDTF">2017-01-31T08:04:00Z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Écran bienvenue">
    <vt:bool>false</vt:bool>
  </property>
</Properties>
</file>